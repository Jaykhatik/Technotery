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0DB1" w:rsidRDefault="003C0DB1">
      <w:pPr>
        <w:pStyle w:val="normal0"/>
      </w:pPr>
    </w:p>
    <w:p w:rsidR="00141CD9" w:rsidRDefault="003C0DB1">
      <w:pPr>
        <w:pStyle w:val="normal0"/>
      </w:pPr>
      <w:r>
        <w:rPr>
          <w:noProof/>
          <w:lang w:val="en-US"/>
        </w:rPr>
        <w:drawing>
          <wp:inline distT="114300" distB="114300" distL="114300" distR="114300">
            <wp:extent cx="5943600" cy="2603500"/>
            <wp:effectExtent l="0" t="0" r="0" b="0"/>
            <wp:docPr id="1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
                    <a:srcRect/>
                    <a:stretch>
                      <a:fillRect/>
                    </a:stretch>
                  </pic:blipFill>
                  <pic:spPr>
                    <a:xfrm>
                      <a:off x="0" y="0"/>
                      <a:ext cx="5943600" cy="2603500"/>
                    </a:xfrm>
                    <a:prstGeom prst="rect">
                      <a:avLst/>
                    </a:prstGeom>
                    <a:ln/>
                  </pic:spPr>
                </pic:pic>
              </a:graphicData>
            </a:graphic>
          </wp:inline>
        </w:drawing>
      </w:r>
    </w:p>
    <w:p w:rsidR="00141CD9" w:rsidRDefault="00141CD9">
      <w:pPr>
        <w:pStyle w:val="normal0"/>
      </w:pPr>
    </w:p>
    <w:p w:rsidR="00141CD9" w:rsidRDefault="003C0DB1">
      <w:pPr>
        <w:pStyle w:val="normal0"/>
      </w:pPr>
      <w:r>
        <w:t>Node Js</w:t>
      </w:r>
    </w:p>
    <w:p w:rsidR="00141CD9" w:rsidRDefault="00141CD9">
      <w:pPr>
        <w:pStyle w:val="normal0"/>
      </w:pPr>
    </w:p>
    <w:p w:rsidR="00141CD9" w:rsidRDefault="003C0DB1">
      <w:pPr>
        <w:pStyle w:val="Heading2"/>
        <w:keepNext w:val="0"/>
        <w:keepLines w:val="0"/>
        <w:shd w:val="clear" w:color="auto" w:fill="FFFFFF"/>
        <w:spacing w:before="160" w:after="160"/>
        <w:rPr>
          <w:sz w:val="48"/>
          <w:szCs w:val="48"/>
        </w:rPr>
      </w:pPr>
      <w:bookmarkStart w:id="0" w:name="_f4rz6c9z3b7u" w:colFirst="0" w:colLast="0"/>
      <w:bookmarkEnd w:id="0"/>
      <w:r>
        <w:rPr>
          <w:sz w:val="48"/>
          <w:szCs w:val="48"/>
        </w:rPr>
        <w:t>What is Node.js?</w:t>
      </w:r>
    </w:p>
    <w:p w:rsidR="00141CD9" w:rsidRDefault="003C0DB1">
      <w:pPr>
        <w:pStyle w:val="normal0"/>
        <w:numPr>
          <w:ilvl w:val="0"/>
          <w:numId w:val="6"/>
        </w:numPr>
        <w:shd w:val="clear" w:color="auto" w:fill="FFFFFF"/>
        <w:spacing w:before="220"/>
        <w:rPr>
          <w:b/>
          <w:bCs/>
        </w:rPr>
      </w:pPr>
      <w:r>
        <w:rPr>
          <w:rFonts w:ascii="Verdana" w:eastAsia="Verdana" w:hAnsi="Verdana" w:cs="Verdana"/>
          <w:b/>
          <w:bCs/>
          <w:sz w:val="23"/>
          <w:szCs w:val="23"/>
        </w:rPr>
        <w:t>Node is not a Languages</w:t>
      </w:r>
    </w:p>
    <w:p w:rsidR="00141CD9" w:rsidRDefault="003C0DB1">
      <w:pPr>
        <w:pStyle w:val="normal0"/>
        <w:numPr>
          <w:ilvl w:val="0"/>
          <w:numId w:val="6"/>
        </w:numPr>
        <w:shd w:val="clear" w:color="auto" w:fill="FFFFFF"/>
        <w:rPr>
          <w:b/>
          <w:bCs/>
        </w:rPr>
      </w:pPr>
      <w:r>
        <w:rPr>
          <w:rFonts w:ascii="Verdana" w:eastAsia="Verdana" w:hAnsi="Verdana" w:cs="Verdana"/>
          <w:b/>
          <w:bCs/>
          <w:sz w:val="23"/>
          <w:szCs w:val="23"/>
        </w:rPr>
        <w:t>Node.js is an open source server environment</w:t>
      </w:r>
    </w:p>
    <w:p w:rsidR="00141CD9" w:rsidRDefault="003C0DB1">
      <w:pPr>
        <w:pStyle w:val="normal0"/>
        <w:numPr>
          <w:ilvl w:val="0"/>
          <w:numId w:val="6"/>
        </w:numPr>
        <w:shd w:val="clear" w:color="auto" w:fill="FFFFFF"/>
        <w:rPr>
          <w:b/>
          <w:bCs/>
          <w:sz w:val="23"/>
          <w:szCs w:val="23"/>
        </w:rPr>
      </w:pPr>
      <w:r>
        <w:rPr>
          <w:rFonts w:ascii="Verdana" w:eastAsia="Verdana" w:hAnsi="Verdana" w:cs="Verdana"/>
          <w:b/>
          <w:bCs/>
          <w:sz w:val="23"/>
          <w:szCs w:val="23"/>
        </w:rPr>
        <w:t>Node can connect with database but Javascript Not direct</w:t>
      </w:r>
    </w:p>
    <w:p w:rsidR="00141CD9" w:rsidRDefault="003C0DB1">
      <w:pPr>
        <w:pStyle w:val="normal0"/>
        <w:numPr>
          <w:ilvl w:val="0"/>
          <w:numId w:val="6"/>
        </w:numPr>
        <w:shd w:val="clear" w:color="auto" w:fill="FFFFFF"/>
        <w:rPr>
          <w:b/>
          <w:bCs/>
          <w:sz w:val="23"/>
          <w:szCs w:val="23"/>
        </w:rPr>
      </w:pPr>
      <w:r>
        <w:rPr>
          <w:rFonts w:ascii="Verdana" w:eastAsia="Verdana" w:hAnsi="Verdana" w:cs="Verdana"/>
          <w:b/>
          <w:bCs/>
          <w:sz w:val="23"/>
          <w:szCs w:val="23"/>
        </w:rPr>
        <w:t>Code &amp; syntex is very similar to javascript but Not exactly same</w:t>
      </w:r>
    </w:p>
    <w:p w:rsidR="00141CD9" w:rsidRDefault="003C0DB1">
      <w:pPr>
        <w:pStyle w:val="normal0"/>
        <w:numPr>
          <w:ilvl w:val="0"/>
          <w:numId w:val="6"/>
        </w:numPr>
        <w:shd w:val="clear" w:color="auto" w:fill="FFFFFF"/>
        <w:rPr>
          <w:b/>
          <w:bCs/>
        </w:rPr>
      </w:pPr>
      <w:r>
        <w:rPr>
          <w:rFonts w:ascii="Verdana" w:eastAsia="Verdana" w:hAnsi="Verdana" w:cs="Verdana"/>
          <w:b/>
          <w:bCs/>
          <w:sz w:val="23"/>
          <w:szCs w:val="23"/>
        </w:rPr>
        <w:t>Node.js is free</w:t>
      </w:r>
    </w:p>
    <w:p w:rsidR="00141CD9" w:rsidRDefault="003C0DB1">
      <w:pPr>
        <w:pStyle w:val="normal0"/>
        <w:numPr>
          <w:ilvl w:val="0"/>
          <w:numId w:val="6"/>
        </w:numPr>
        <w:shd w:val="clear" w:color="auto" w:fill="FFFFFF"/>
        <w:rPr>
          <w:b/>
          <w:bCs/>
        </w:rPr>
      </w:pPr>
      <w:r>
        <w:rPr>
          <w:rFonts w:ascii="Verdana" w:eastAsia="Verdana" w:hAnsi="Verdana" w:cs="Verdana"/>
          <w:b/>
          <w:bCs/>
          <w:sz w:val="23"/>
          <w:szCs w:val="23"/>
        </w:rPr>
        <w:t>Node.js runs on various platforms (Windows, Linux, Unix, Mac OS X, etc.)</w:t>
      </w:r>
    </w:p>
    <w:p w:rsidR="00141CD9" w:rsidRDefault="003C0DB1">
      <w:pPr>
        <w:pStyle w:val="normal0"/>
        <w:numPr>
          <w:ilvl w:val="0"/>
          <w:numId w:val="6"/>
        </w:numPr>
        <w:shd w:val="clear" w:color="auto" w:fill="FFFFFF"/>
        <w:rPr>
          <w:b/>
          <w:bCs/>
        </w:rPr>
      </w:pPr>
      <w:r>
        <w:rPr>
          <w:rFonts w:ascii="Verdana" w:eastAsia="Verdana" w:hAnsi="Verdana" w:cs="Verdana"/>
          <w:b/>
          <w:bCs/>
          <w:sz w:val="23"/>
          <w:szCs w:val="23"/>
        </w:rPr>
        <w:t>Node.js uses JavaScript on the server</w:t>
      </w:r>
    </w:p>
    <w:p w:rsidR="00141CD9" w:rsidRDefault="003C0DB1">
      <w:pPr>
        <w:pStyle w:val="normal0"/>
        <w:numPr>
          <w:ilvl w:val="0"/>
          <w:numId w:val="6"/>
        </w:numPr>
        <w:rPr>
          <w:b/>
          <w:bCs/>
        </w:rPr>
      </w:pPr>
      <w:r>
        <w:rPr>
          <w:b/>
          <w:bCs/>
        </w:rPr>
        <w:t>Node.js runs the chrome V8 JavaScript engine, the core of Google Chrome, outside of the browser.</w:t>
      </w:r>
    </w:p>
    <w:p w:rsidR="00141CD9" w:rsidRDefault="003C0DB1">
      <w:pPr>
        <w:pStyle w:val="normal0"/>
        <w:numPr>
          <w:ilvl w:val="0"/>
          <w:numId w:val="6"/>
        </w:numPr>
        <w:rPr>
          <w:b/>
          <w:bCs/>
        </w:rPr>
      </w:pPr>
      <w:r>
        <w:rPr>
          <w:b/>
          <w:bCs/>
        </w:rPr>
        <w:t>Written in c,c++,javascript</w:t>
      </w:r>
    </w:p>
    <w:p w:rsidR="00141CD9" w:rsidRDefault="003C0DB1">
      <w:pPr>
        <w:pStyle w:val="normal0"/>
        <w:ind w:left="720"/>
        <w:rPr>
          <w:b/>
          <w:bCs/>
        </w:rPr>
      </w:pPr>
      <w:r>
        <w:rPr>
          <w:b/>
          <w:bCs/>
        </w:rPr>
        <w:t>==============================================================</w:t>
      </w:r>
    </w:p>
    <w:p w:rsidR="00141CD9" w:rsidRDefault="00141CD9">
      <w:pPr>
        <w:pStyle w:val="normal0"/>
        <w:ind w:left="720"/>
        <w:rPr>
          <w:b/>
          <w:bCs/>
        </w:rPr>
      </w:pPr>
    </w:p>
    <w:p w:rsidR="00141CD9" w:rsidRDefault="003C0DB1">
      <w:pPr>
        <w:pStyle w:val="normal0"/>
        <w:numPr>
          <w:ilvl w:val="0"/>
          <w:numId w:val="6"/>
        </w:numPr>
      </w:pPr>
      <w:r>
        <w:t>It is a popular tool for almost any kind of project!</w:t>
      </w:r>
    </w:p>
    <w:p w:rsidR="00141CD9" w:rsidRDefault="003C0DB1">
      <w:pPr>
        <w:pStyle w:val="normal0"/>
        <w:numPr>
          <w:ilvl w:val="0"/>
          <w:numId w:val="6"/>
        </w:numPr>
      </w:pPr>
      <w:r>
        <w:t xml:space="preserve">Most useful for </w:t>
      </w:r>
      <w:r>
        <w:rPr>
          <w:b/>
          <w:bCs/>
        </w:rPr>
        <w:t>create api</w:t>
      </w:r>
      <w:r>
        <w:t xml:space="preserve"> and also </w:t>
      </w:r>
      <w:r>
        <w:rPr>
          <w:b/>
          <w:bCs/>
        </w:rPr>
        <w:t>create website</w:t>
      </w:r>
    </w:p>
    <w:p w:rsidR="00141CD9" w:rsidRDefault="003C0DB1">
      <w:pPr>
        <w:pStyle w:val="normal0"/>
        <w:numPr>
          <w:ilvl w:val="0"/>
          <w:numId w:val="6"/>
        </w:numPr>
      </w:pPr>
      <w:r>
        <w:t xml:space="preserve">A Node.js app is run in a single process, without creating a new thread for every request. </w:t>
      </w:r>
    </w:p>
    <w:p w:rsidR="00141CD9" w:rsidRDefault="00141CD9">
      <w:pPr>
        <w:pStyle w:val="normal0"/>
        <w:ind w:left="720"/>
      </w:pPr>
    </w:p>
    <w:p w:rsidR="00141CD9" w:rsidRDefault="003C0DB1">
      <w:pPr>
        <w:pStyle w:val="normal0"/>
        <w:numPr>
          <w:ilvl w:val="0"/>
          <w:numId w:val="6"/>
        </w:numPr>
      </w:pPr>
      <w:r>
        <w:t xml:space="preserve">Node.js provides a set of asynchronous I/O primitives in its standard library that prevent JavaScript code from blocking and generally, libraries in Node.js are written using non-blocking paradigms, making blocking behavior the exception rather than the norm When Node.js needs to perform an I/O operation, like reading from the network, accessing a </w:t>
      </w:r>
      <w:r>
        <w:lastRenderedPageBreak/>
        <w:t>database or the filesystem, instead of blocking the thread and wasting CPU cycles waiting, Node.js will resume the operations when the response comes back.</w:t>
      </w:r>
    </w:p>
    <w:p w:rsidR="00141CD9" w:rsidRDefault="00141CD9">
      <w:pPr>
        <w:pStyle w:val="normal0"/>
      </w:pPr>
    </w:p>
    <w:p w:rsidR="00141CD9" w:rsidRDefault="00141CD9">
      <w:pPr>
        <w:pStyle w:val="normal0"/>
      </w:pPr>
    </w:p>
    <w:p w:rsidR="00141CD9" w:rsidRDefault="003C0DB1">
      <w:pPr>
        <w:pStyle w:val="Heading2"/>
        <w:keepNext w:val="0"/>
        <w:keepLines w:val="0"/>
        <w:shd w:val="clear" w:color="auto" w:fill="FFFFFF"/>
        <w:spacing w:before="160" w:after="160"/>
        <w:rPr>
          <w:sz w:val="48"/>
          <w:szCs w:val="48"/>
        </w:rPr>
      </w:pPr>
      <w:bookmarkStart w:id="1" w:name="_agg8ihpdi4nl" w:colFirst="0" w:colLast="0"/>
      <w:bookmarkEnd w:id="1"/>
      <w:r>
        <w:rPr>
          <w:sz w:val="48"/>
          <w:szCs w:val="48"/>
        </w:rPr>
        <w:t>Why do we use Node.js?</w:t>
      </w:r>
    </w:p>
    <w:p w:rsidR="00141CD9" w:rsidRDefault="003C0DB1">
      <w:pPr>
        <w:pStyle w:val="normal0"/>
        <w:numPr>
          <w:ilvl w:val="0"/>
          <w:numId w:val="3"/>
        </w:numPr>
        <w:rPr>
          <w:b/>
          <w:bCs/>
        </w:rPr>
      </w:pPr>
      <w:r>
        <w:rPr>
          <w:b/>
          <w:bCs/>
        </w:rPr>
        <w:t>Node Mostly used for api create (Fast API WORK)</w:t>
      </w:r>
    </w:p>
    <w:p w:rsidR="00141CD9" w:rsidRDefault="003C0DB1">
      <w:pPr>
        <w:pStyle w:val="normal0"/>
        <w:numPr>
          <w:ilvl w:val="0"/>
          <w:numId w:val="3"/>
        </w:numPr>
        <w:rPr>
          <w:b/>
          <w:bCs/>
        </w:rPr>
      </w:pPr>
      <w:r>
        <w:rPr>
          <w:b/>
          <w:bCs/>
        </w:rPr>
        <w:t>So we can connect the same database with web app, Mobile App</w:t>
      </w:r>
    </w:p>
    <w:p w:rsidR="00141CD9" w:rsidRDefault="003C0DB1">
      <w:pPr>
        <w:pStyle w:val="normal0"/>
        <w:numPr>
          <w:ilvl w:val="0"/>
          <w:numId w:val="3"/>
        </w:numPr>
        <w:rPr>
          <w:b/>
          <w:bCs/>
        </w:rPr>
      </w:pPr>
      <w:r>
        <w:rPr>
          <w:b/>
          <w:bCs/>
        </w:rPr>
        <w:t xml:space="preserve">Node easy because who know javascript </w:t>
      </w:r>
    </w:p>
    <w:p w:rsidR="00141CD9" w:rsidRDefault="003C0DB1">
      <w:pPr>
        <w:pStyle w:val="normal0"/>
        <w:numPr>
          <w:ilvl w:val="0"/>
          <w:numId w:val="3"/>
        </w:numPr>
        <w:rPr>
          <w:b/>
          <w:bCs/>
        </w:rPr>
      </w:pPr>
      <w:r>
        <w:rPr>
          <w:b/>
          <w:bCs/>
        </w:rPr>
        <w:t>Node super fast for APIs</w:t>
      </w:r>
    </w:p>
    <w:p w:rsidR="00141CD9" w:rsidRDefault="003C0DB1">
      <w:pPr>
        <w:pStyle w:val="normal0"/>
        <w:numPr>
          <w:ilvl w:val="0"/>
          <w:numId w:val="3"/>
        </w:numPr>
        <w:rPr>
          <w:b/>
          <w:bCs/>
        </w:rPr>
      </w:pPr>
      <w:r>
        <w:rPr>
          <w:b/>
          <w:bCs/>
        </w:rPr>
        <w:t>With Node &amp; Javascript , you can become full stack Developer / Mern Stack</w:t>
      </w:r>
    </w:p>
    <w:p w:rsidR="00141CD9" w:rsidRDefault="00141CD9">
      <w:pPr>
        <w:pStyle w:val="normal0"/>
        <w:rPr>
          <w:b/>
          <w:bCs/>
        </w:rPr>
      </w:pPr>
    </w:p>
    <w:p w:rsidR="00141CD9" w:rsidRDefault="003C0DB1">
      <w:pPr>
        <w:pStyle w:val="normal0"/>
        <w:rPr>
          <w:b/>
          <w:bCs/>
        </w:rPr>
      </w:pPr>
      <w:r>
        <w:rPr>
          <w:b/>
          <w:bCs/>
        </w:rPr>
        <w:t>====================================================================</w:t>
      </w:r>
    </w:p>
    <w:p w:rsidR="00141CD9" w:rsidRDefault="003C0DB1">
      <w:pPr>
        <w:pStyle w:val="Heading2"/>
        <w:keepNext w:val="0"/>
        <w:keepLines w:val="0"/>
        <w:shd w:val="clear" w:color="auto" w:fill="FFFFFF"/>
        <w:spacing w:before="160" w:after="160"/>
        <w:rPr>
          <w:sz w:val="48"/>
          <w:szCs w:val="48"/>
        </w:rPr>
      </w:pPr>
      <w:bookmarkStart w:id="2" w:name="_4cdciquh7l6z" w:colFirst="0" w:colLast="0"/>
      <w:bookmarkEnd w:id="2"/>
      <w:r>
        <w:rPr>
          <w:sz w:val="48"/>
          <w:szCs w:val="48"/>
        </w:rPr>
        <w:t>Javascript and Node are same?</w:t>
      </w:r>
    </w:p>
    <w:p w:rsidR="00141CD9" w:rsidRDefault="003C0DB1">
      <w:pPr>
        <w:pStyle w:val="normal0"/>
        <w:numPr>
          <w:ilvl w:val="0"/>
          <w:numId w:val="3"/>
        </w:numPr>
        <w:rPr>
          <w:b/>
          <w:bCs/>
        </w:rPr>
      </w:pPr>
      <w:r>
        <w:rPr>
          <w:b/>
          <w:bCs/>
        </w:rPr>
        <w:t>Javascript and Node.js code syntax is same</w:t>
      </w:r>
    </w:p>
    <w:p w:rsidR="00141CD9" w:rsidRDefault="003C0DB1">
      <w:pPr>
        <w:pStyle w:val="normal0"/>
        <w:numPr>
          <w:ilvl w:val="0"/>
          <w:numId w:val="3"/>
        </w:numPr>
        <w:rPr>
          <w:b/>
          <w:bCs/>
        </w:rPr>
      </w:pPr>
      <w:r>
        <w:rPr>
          <w:b/>
          <w:bCs/>
        </w:rPr>
        <w:t>If you know javascript then you can learn node very easily</w:t>
      </w:r>
    </w:p>
    <w:p w:rsidR="00141CD9" w:rsidRDefault="003C0DB1">
      <w:pPr>
        <w:pStyle w:val="normal0"/>
        <w:numPr>
          <w:ilvl w:val="0"/>
          <w:numId w:val="3"/>
        </w:numPr>
        <w:rPr>
          <w:b/>
          <w:bCs/>
        </w:rPr>
      </w:pPr>
      <w:r>
        <w:rPr>
          <w:b/>
          <w:bCs/>
        </w:rPr>
        <w:t>But Both are note same</w:t>
      </w:r>
    </w:p>
    <w:p w:rsidR="00141CD9" w:rsidRDefault="003C0DB1">
      <w:pPr>
        <w:pStyle w:val="normal0"/>
        <w:numPr>
          <w:ilvl w:val="0"/>
          <w:numId w:val="3"/>
        </w:numPr>
        <w:rPr>
          <w:b/>
          <w:bCs/>
        </w:rPr>
      </w:pPr>
      <w:r>
        <w:rPr>
          <w:b/>
          <w:bCs/>
        </w:rPr>
        <w:t>You can not connect javascript with database</w:t>
      </w:r>
    </w:p>
    <w:p w:rsidR="00141CD9" w:rsidRDefault="003C0DB1">
      <w:pPr>
        <w:pStyle w:val="normal0"/>
        <w:numPr>
          <w:ilvl w:val="0"/>
          <w:numId w:val="3"/>
        </w:numPr>
        <w:rPr>
          <w:b/>
          <w:bCs/>
        </w:rPr>
      </w:pPr>
      <w:r>
        <w:rPr>
          <w:b/>
          <w:bCs/>
        </w:rPr>
        <w:t>Node js run on server side</w:t>
      </w:r>
    </w:p>
    <w:p w:rsidR="00141CD9" w:rsidRDefault="003C0DB1">
      <w:pPr>
        <w:pStyle w:val="normal0"/>
        <w:numPr>
          <w:ilvl w:val="0"/>
          <w:numId w:val="3"/>
        </w:numPr>
        <w:rPr>
          <w:b/>
          <w:bCs/>
        </w:rPr>
      </w:pPr>
      <w:r>
        <w:rPr>
          <w:b/>
          <w:bCs/>
        </w:rPr>
        <w:t>Javascript run on browser side</w:t>
      </w:r>
    </w:p>
    <w:p w:rsidR="00141CD9" w:rsidRDefault="00141CD9">
      <w:pPr>
        <w:pStyle w:val="normal0"/>
        <w:rPr>
          <w:b/>
          <w:bCs/>
        </w:rPr>
      </w:pPr>
    </w:p>
    <w:p w:rsidR="00141CD9" w:rsidRDefault="003C0DB1">
      <w:pPr>
        <w:pStyle w:val="normal0"/>
        <w:rPr>
          <w:b/>
          <w:bCs/>
        </w:rPr>
      </w:pPr>
      <w:r>
        <w:rPr>
          <w:b/>
          <w:bCs/>
        </w:rPr>
        <w:t>===================================================================</w:t>
      </w:r>
    </w:p>
    <w:p w:rsidR="00141CD9" w:rsidRDefault="00141CD9">
      <w:pPr>
        <w:pStyle w:val="normal0"/>
        <w:rPr>
          <w:b/>
          <w:bCs/>
        </w:rPr>
      </w:pPr>
    </w:p>
    <w:p w:rsidR="00141CD9" w:rsidRDefault="003C0DB1">
      <w:pPr>
        <w:pStyle w:val="normal0"/>
        <w:rPr>
          <w:b/>
          <w:bCs/>
        </w:rPr>
      </w:pPr>
      <w:r>
        <w:rPr>
          <w:b/>
          <w:bCs/>
        </w:rPr>
        <w:t>Topic</w:t>
      </w:r>
    </w:p>
    <w:p w:rsidR="00141CD9" w:rsidRDefault="00141CD9">
      <w:pPr>
        <w:pStyle w:val="normal0"/>
        <w:rPr>
          <w:b/>
          <w:bCs/>
        </w:rPr>
      </w:pPr>
    </w:p>
    <w:p w:rsidR="00141CD9" w:rsidRDefault="003C0DB1">
      <w:pPr>
        <w:pStyle w:val="normal0"/>
        <w:numPr>
          <w:ilvl w:val="0"/>
          <w:numId w:val="22"/>
        </w:numPr>
        <w:rPr>
          <w:b/>
          <w:bCs/>
        </w:rPr>
      </w:pPr>
      <w:r>
        <w:rPr>
          <w:b/>
          <w:bCs/>
        </w:rPr>
        <w:t>Node js Introduction</w:t>
      </w:r>
    </w:p>
    <w:p w:rsidR="00141CD9" w:rsidRDefault="003C0DB1">
      <w:pPr>
        <w:pStyle w:val="normal0"/>
        <w:numPr>
          <w:ilvl w:val="0"/>
          <w:numId w:val="22"/>
        </w:numPr>
        <w:rPr>
          <w:b/>
          <w:bCs/>
        </w:rPr>
      </w:pPr>
      <w:r>
        <w:rPr>
          <w:b/>
          <w:bCs/>
        </w:rPr>
        <w:t>How works</w:t>
      </w:r>
    </w:p>
    <w:p w:rsidR="00141CD9" w:rsidRDefault="003C0DB1">
      <w:pPr>
        <w:pStyle w:val="normal0"/>
        <w:numPr>
          <w:ilvl w:val="0"/>
          <w:numId w:val="22"/>
        </w:numPr>
        <w:rPr>
          <w:b/>
          <w:bCs/>
        </w:rPr>
      </w:pPr>
      <w:r>
        <w:rPr>
          <w:b/>
          <w:bCs/>
        </w:rPr>
        <w:t>Install and run</w:t>
      </w:r>
    </w:p>
    <w:p w:rsidR="00141CD9" w:rsidRDefault="003C0DB1">
      <w:pPr>
        <w:pStyle w:val="normal0"/>
        <w:numPr>
          <w:ilvl w:val="0"/>
          <w:numId w:val="22"/>
        </w:numPr>
        <w:rPr>
          <w:b/>
          <w:bCs/>
        </w:rPr>
      </w:pPr>
      <w:r>
        <w:rPr>
          <w:b/>
          <w:bCs/>
        </w:rPr>
        <w:t>Make basic api</w:t>
      </w:r>
    </w:p>
    <w:p w:rsidR="00141CD9" w:rsidRDefault="003C0DB1">
      <w:pPr>
        <w:pStyle w:val="normal0"/>
        <w:numPr>
          <w:ilvl w:val="0"/>
          <w:numId w:val="22"/>
        </w:numPr>
        <w:rPr>
          <w:b/>
          <w:bCs/>
        </w:rPr>
      </w:pPr>
      <w:r>
        <w:rPr>
          <w:b/>
          <w:bCs/>
        </w:rPr>
        <w:t>Use with express.js</w:t>
      </w:r>
    </w:p>
    <w:p w:rsidR="00141CD9" w:rsidRDefault="003C0DB1">
      <w:pPr>
        <w:pStyle w:val="normal0"/>
        <w:numPr>
          <w:ilvl w:val="0"/>
          <w:numId w:val="22"/>
        </w:numPr>
        <w:rPr>
          <w:b/>
          <w:bCs/>
        </w:rPr>
      </w:pPr>
      <w:r>
        <w:rPr>
          <w:b/>
          <w:bCs/>
        </w:rPr>
        <w:t>UI with Node</w:t>
      </w:r>
    </w:p>
    <w:p w:rsidR="00141CD9" w:rsidRDefault="003C0DB1">
      <w:pPr>
        <w:pStyle w:val="normal0"/>
        <w:numPr>
          <w:ilvl w:val="1"/>
          <w:numId w:val="22"/>
        </w:numPr>
        <w:rPr>
          <w:b/>
          <w:bCs/>
        </w:rPr>
      </w:pPr>
      <w:r>
        <w:rPr>
          <w:b/>
          <w:bCs/>
        </w:rPr>
        <w:t>UI EVENT</w:t>
      </w:r>
    </w:p>
    <w:p w:rsidR="00141CD9" w:rsidRDefault="003C0DB1">
      <w:pPr>
        <w:pStyle w:val="normal0"/>
        <w:numPr>
          <w:ilvl w:val="1"/>
          <w:numId w:val="22"/>
        </w:numPr>
        <w:rPr>
          <w:b/>
          <w:bCs/>
        </w:rPr>
      </w:pPr>
      <w:r>
        <w:rPr>
          <w:b/>
          <w:bCs/>
        </w:rPr>
        <w:t>FORMS</w:t>
      </w:r>
    </w:p>
    <w:p w:rsidR="00141CD9" w:rsidRDefault="003C0DB1">
      <w:pPr>
        <w:pStyle w:val="normal0"/>
        <w:numPr>
          <w:ilvl w:val="1"/>
          <w:numId w:val="22"/>
        </w:numPr>
        <w:rPr>
          <w:b/>
          <w:bCs/>
        </w:rPr>
      </w:pPr>
      <w:r>
        <w:rPr>
          <w:b/>
          <w:bCs/>
        </w:rPr>
        <w:t>WEB PAGES</w:t>
      </w:r>
    </w:p>
    <w:p w:rsidR="00141CD9" w:rsidRDefault="00141CD9">
      <w:pPr>
        <w:pStyle w:val="normal0"/>
        <w:rPr>
          <w:b/>
          <w:bCs/>
        </w:rPr>
      </w:pPr>
    </w:p>
    <w:p w:rsidR="00141CD9" w:rsidRDefault="003C0DB1">
      <w:pPr>
        <w:pStyle w:val="normal0"/>
        <w:rPr>
          <w:b/>
          <w:bCs/>
        </w:rPr>
      </w:pPr>
      <w:r>
        <w:rPr>
          <w:b/>
          <w:bCs/>
        </w:rPr>
        <w:t>====================================================================</w:t>
      </w:r>
    </w:p>
    <w:p w:rsidR="00141CD9" w:rsidRDefault="00141CD9">
      <w:pPr>
        <w:pStyle w:val="normal0"/>
        <w:rPr>
          <w:b/>
          <w:bCs/>
        </w:rPr>
      </w:pPr>
    </w:p>
    <w:p w:rsidR="00141CD9" w:rsidRDefault="00141CD9">
      <w:pPr>
        <w:pStyle w:val="normal0"/>
        <w:shd w:val="clear" w:color="auto" w:fill="FFFFCC"/>
        <w:spacing w:before="580" w:after="580"/>
        <w:ind w:left="-480" w:right="-480"/>
        <w:rPr>
          <w:rFonts w:ascii="Verdana" w:eastAsia="Verdana" w:hAnsi="Verdana" w:cs="Verdana"/>
          <w:sz w:val="23"/>
          <w:szCs w:val="23"/>
        </w:rPr>
      </w:pPr>
    </w:p>
    <w:p w:rsidR="00141CD9" w:rsidRDefault="00141CD9">
      <w:pPr>
        <w:pStyle w:val="normal0"/>
        <w:shd w:val="clear" w:color="auto" w:fill="FFFFCC"/>
        <w:spacing w:before="580" w:after="580"/>
        <w:ind w:left="-480" w:right="-480"/>
        <w:rPr>
          <w:rFonts w:ascii="Verdana" w:eastAsia="Verdana" w:hAnsi="Verdana" w:cs="Verdana"/>
          <w:sz w:val="23"/>
          <w:szCs w:val="23"/>
        </w:rPr>
      </w:pPr>
    </w:p>
    <w:p w:rsidR="00141CD9" w:rsidRDefault="003C0DB1">
      <w:pPr>
        <w:pStyle w:val="normal0"/>
        <w:shd w:val="clear" w:color="auto" w:fill="FFFFCC"/>
        <w:spacing w:before="580" w:after="580"/>
        <w:ind w:left="-480" w:right="-480"/>
        <w:rPr>
          <w:rFonts w:ascii="Verdana" w:eastAsia="Verdana" w:hAnsi="Verdana" w:cs="Verdana"/>
          <w:sz w:val="23"/>
          <w:szCs w:val="23"/>
        </w:rPr>
      </w:pPr>
      <w:r>
        <w:rPr>
          <w:rFonts w:ascii="Verdana" w:eastAsia="Verdana" w:hAnsi="Verdana" w:cs="Verdana"/>
          <w:sz w:val="23"/>
          <w:szCs w:val="23"/>
        </w:rPr>
        <w:t>Node.js uses asynchronous programming!</w:t>
      </w:r>
    </w:p>
    <w:p w:rsidR="00141CD9" w:rsidRDefault="003C0DB1">
      <w:pPr>
        <w:pStyle w:val="normal0"/>
        <w:shd w:val="clear" w:color="auto" w:fill="FFFFFF"/>
        <w:spacing w:before="280" w:after="280"/>
        <w:rPr>
          <w:rFonts w:ascii="Verdana" w:eastAsia="Verdana" w:hAnsi="Verdana" w:cs="Verdana"/>
          <w:sz w:val="23"/>
          <w:szCs w:val="23"/>
        </w:rPr>
      </w:pPr>
      <w:r>
        <w:rPr>
          <w:rFonts w:ascii="Verdana" w:eastAsia="Verdana" w:hAnsi="Verdana" w:cs="Verdana"/>
          <w:sz w:val="23"/>
          <w:szCs w:val="23"/>
        </w:rPr>
        <w:t>A common task for a web server can be to open a file on the server and return the content to the client.</w:t>
      </w:r>
    </w:p>
    <w:p w:rsidR="00141CD9" w:rsidRDefault="003C0DB1">
      <w:pPr>
        <w:pStyle w:val="normal0"/>
        <w:shd w:val="clear" w:color="auto" w:fill="FFFFFF"/>
        <w:spacing w:before="280" w:after="280"/>
        <w:rPr>
          <w:rFonts w:ascii="Verdana" w:eastAsia="Verdana" w:hAnsi="Verdana" w:cs="Verdana"/>
          <w:sz w:val="23"/>
          <w:szCs w:val="23"/>
        </w:rPr>
      </w:pPr>
      <w:r>
        <w:rPr>
          <w:rFonts w:ascii="Verdana" w:eastAsia="Verdana" w:hAnsi="Verdana" w:cs="Verdana"/>
          <w:sz w:val="23"/>
          <w:szCs w:val="23"/>
        </w:rPr>
        <w:t>Here is how PHP or ASP handles a file request:</w:t>
      </w:r>
    </w:p>
    <w:p w:rsidR="00141CD9" w:rsidRDefault="003C0DB1">
      <w:pPr>
        <w:pStyle w:val="normal0"/>
        <w:numPr>
          <w:ilvl w:val="0"/>
          <w:numId w:val="32"/>
        </w:numPr>
        <w:shd w:val="clear" w:color="auto" w:fill="FFFFFF"/>
        <w:spacing w:before="220"/>
      </w:pPr>
      <w:r>
        <w:rPr>
          <w:rFonts w:ascii="Verdana" w:eastAsia="Verdana" w:hAnsi="Verdana" w:cs="Verdana"/>
          <w:sz w:val="23"/>
          <w:szCs w:val="23"/>
        </w:rPr>
        <w:t>Sends the task to the computer's file system.</w:t>
      </w:r>
    </w:p>
    <w:p w:rsidR="00141CD9" w:rsidRDefault="003C0DB1">
      <w:pPr>
        <w:pStyle w:val="normal0"/>
        <w:numPr>
          <w:ilvl w:val="0"/>
          <w:numId w:val="32"/>
        </w:numPr>
        <w:shd w:val="clear" w:color="auto" w:fill="FFFFFF"/>
      </w:pPr>
      <w:r>
        <w:rPr>
          <w:rFonts w:ascii="Verdana" w:eastAsia="Verdana" w:hAnsi="Verdana" w:cs="Verdana"/>
          <w:sz w:val="23"/>
          <w:szCs w:val="23"/>
        </w:rPr>
        <w:t>Waits while the file system opens and reads the file.</w:t>
      </w:r>
    </w:p>
    <w:p w:rsidR="00141CD9" w:rsidRDefault="003C0DB1">
      <w:pPr>
        <w:pStyle w:val="normal0"/>
        <w:numPr>
          <w:ilvl w:val="0"/>
          <w:numId w:val="32"/>
        </w:numPr>
        <w:shd w:val="clear" w:color="auto" w:fill="FFFFFF"/>
      </w:pPr>
      <w:r>
        <w:rPr>
          <w:rFonts w:ascii="Verdana" w:eastAsia="Verdana" w:hAnsi="Verdana" w:cs="Verdana"/>
          <w:sz w:val="23"/>
          <w:szCs w:val="23"/>
        </w:rPr>
        <w:t>Returns the content to the client.</w:t>
      </w:r>
    </w:p>
    <w:p w:rsidR="00141CD9" w:rsidRDefault="003C0DB1">
      <w:pPr>
        <w:pStyle w:val="normal0"/>
        <w:numPr>
          <w:ilvl w:val="0"/>
          <w:numId w:val="32"/>
        </w:numPr>
        <w:shd w:val="clear" w:color="auto" w:fill="FFFFFF"/>
        <w:spacing w:after="220"/>
      </w:pPr>
      <w:r>
        <w:rPr>
          <w:rFonts w:ascii="Verdana" w:eastAsia="Verdana" w:hAnsi="Verdana" w:cs="Verdana"/>
          <w:sz w:val="23"/>
          <w:szCs w:val="23"/>
        </w:rPr>
        <w:t>Ready to handle the next request.</w:t>
      </w:r>
    </w:p>
    <w:p w:rsidR="00141CD9" w:rsidRDefault="003C0DB1">
      <w:pPr>
        <w:pStyle w:val="normal0"/>
        <w:shd w:val="clear" w:color="auto" w:fill="FFFFFF"/>
        <w:spacing w:before="280" w:after="280"/>
        <w:rPr>
          <w:rFonts w:ascii="Verdana" w:eastAsia="Verdana" w:hAnsi="Verdana" w:cs="Verdana"/>
          <w:sz w:val="23"/>
          <w:szCs w:val="23"/>
        </w:rPr>
      </w:pPr>
      <w:r>
        <w:rPr>
          <w:rFonts w:ascii="Verdana" w:eastAsia="Verdana" w:hAnsi="Verdana" w:cs="Verdana"/>
          <w:sz w:val="23"/>
          <w:szCs w:val="23"/>
        </w:rPr>
        <w:t>Here is how Node.js handles a file request:</w:t>
      </w:r>
    </w:p>
    <w:p w:rsidR="00141CD9" w:rsidRDefault="003C0DB1">
      <w:pPr>
        <w:pStyle w:val="normal0"/>
        <w:numPr>
          <w:ilvl w:val="0"/>
          <w:numId w:val="24"/>
        </w:numPr>
        <w:shd w:val="clear" w:color="auto" w:fill="FFFFFF"/>
        <w:spacing w:before="220"/>
      </w:pPr>
      <w:r>
        <w:rPr>
          <w:rFonts w:ascii="Verdana" w:eastAsia="Verdana" w:hAnsi="Verdana" w:cs="Verdana"/>
          <w:sz w:val="23"/>
          <w:szCs w:val="23"/>
        </w:rPr>
        <w:t>Sends the task to the computer's file system.</w:t>
      </w:r>
    </w:p>
    <w:p w:rsidR="00141CD9" w:rsidRDefault="003C0DB1">
      <w:pPr>
        <w:pStyle w:val="normal0"/>
        <w:numPr>
          <w:ilvl w:val="0"/>
          <w:numId w:val="24"/>
        </w:numPr>
        <w:shd w:val="clear" w:color="auto" w:fill="FFFFFF"/>
      </w:pPr>
      <w:r>
        <w:rPr>
          <w:rFonts w:ascii="Verdana" w:eastAsia="Verdana" w:hAnsi="Verdana" w:cs="Verdana"/>
          <w:sz w:val="23"/>
          <w:szCs w:val="23"/>
        </w:rPr>
        <w:t>Ready to handle the next request.</w:t>
      </w:r>
    </w:p>
    <w:p w:rsidR="00141CD9" w:rsidRDefault="003C0DB1">
      <w:pPr>
        <w:pStyle w:val="normal0"/>
        <w:numPr>
          <w:ilvl w:val="0"/>
          <w:numId w:val="24"/>
        </w:numPr>
        <w:shd w:val="clear" w:color="auto" w:fill="FFFFFF"/>
        <w:spacing w:after="220"/>
      </w:pPr>
      <w:r>
        <w:rPr>
          <w:rFonts w:ascii="Verdana" w:eastAsia="Verdana" w:hAnsi="Verdana" w:cs="Verdana"/>
          <w:sz w:val="23"/>
          <w:szCs w:val="23"/>
        </w:rPr>
        <w:t>When the file system has opened and read the file, the server returns the content to the client.</w:t>
      </w:r>
    </w:p>
    <w:p w:rsidR="00141CD9" w:rsidRDefault="003C0DB1">
      <w:pPr>
        <w:pStyle w:val="normal0"/>
        <w:shd w:val="clear" w:color="auto" w:fill="FFFFFF"/>
        <w:spacing w:before="280" w:after="280"/>
        <w:rPr>
          <w:rFonts w:ascii="Verdana" w:eastAsia="Verdana" w:hAnsi="Verdana" w:cs="Verdana"/>
          <w:sz w:val="23"/>
          <w:szCs w:val="23"/>
        </w:rPr>
      </w:pPr>
      <w:r>
        <w:rPr>
          <w:rFonts w:ascii="Verdana" w:eastAsia="Verdana" w:hAnsi="Verdana" w:cs="Verdana"/>
          <w:sz w:val="23"/>
          <w:szCs w:val="23"/>
        </w:rPr>
        <w:t>Node.js eliminates the waiting, and simply continues with the next request.</w:t>
      </w:r>
    </w:p>
    <w:p w:rsidR="00141CD9" w:rsidRDefault="003C0DB1">
      <w:pPr>
        <w:pStyle w:val="normal0"/>
        <w:shd w:val="clear" w:color="auto" w:fill="FFFFFF"/>
        <w:spacing w:before="280" w:after="280"/>
        <w:rPr>
          <w:rFonts w:ascii="Verdana" w:eastAsia="Verdana" w:hAnsi="Verdana" w:cs="Verdana"/>
          <w:sz w:val="23"/>
          <w:szCs w:val="23"/>
        </w:rPr>
      </w:pPr>
      <w:r>
        <w:rPr>
          <w:rFonts w:ascii="Verdana" w:eastAsia="Verdana" w:hAnsi="Verdana" w:cs="Verdana"/>
          <w:sz w:val="23"/>
          <w:szCs w:val="23"/>
        </w:rPr>
        <w:t>Node.js runs single-threaded, non-blocking, asynchronous programming, which is very memory efficient.</w:t>
      </w:r>
    </w:p>
    <w:p w:rsidR="00141CD9" w:rsidRDefault="003C0DB1">
      <w:pPr>
        <w:pStyle w:val="normal0"/>
        <w:shd w:val="clear" w:color="auto" w:fill="FFFFFF"/>
        <w:spacing w:before="280" w:after="280"/>
        <w:rPr>
          <w:rFonts w:ascii="Verdana" w:eastAsia="Verdana" w:hAnsi="Verdana" w:cs="Verdana"/>
          <w:sz w:val="23"/>
          <w:szCs w:val="23"/>
        </w:rPr>
      </w:pPr>
      <w:r>
        <w:rPr>
          <w:rFonts w:ascii="Verdana" w:eastAsia="Verdana" w:hAnsi="Verdana" w:cs="Verdana"/>
          <w:sz w:val="23"/>
          <w:szCs w:val="23"/>
        </w:rPr>
        <w:t>=================================================</w:t>
      </w:r>
    </w:p>
    <w:p w:rsidR="00141CD9" w:rsidRDefault="003C0DB1">
      <w:pPr>
        <w:pStyle w:val="Heading2"/>
        <w:keepNext w:val="0"/>
        <w:keepLines w:val="0"/>
        <w:shd w:val="clear" w:color="auto" w:fill="FFFFFF"/>
        <w:spacing w:before="160" w:after="160"/>
        <w:rPr>
          <w:sz w:val="48"/>
          <w:szCs w:val="48"/>
        </w:rPr>
      </w:pPr>
      <w:bookmarkStart w:id="3" w:name="_e5t7yg9bi7my" w:colFirst="0" w:colLast="0"/>
      <w:bookmarkEnd w:id="3"/>
      <w:r>
        <w:rPr>
          <w:sz w:val="48"/>
          <w:szCs w:val="48"/>
        </w:rPr>
        <w:t>What Can Node.js Do?</w:t>
      </w:r>
    </w:p>
    <w:p w:rsidR="00141CD9" w:rsidRDefault="003C0DB1">
      <w:pPr>
        <w:pStyle w:val="normal0"/>
        <w:numPr>
          <w:ilvl w:val="0"/>
          <w:numId w:val="37"/>
        </w:numPr>
        <w:shd w:val="clear" w:color="auto" w:fill="FFFFFF"/>
        <w:spacing w:before="220"/>
      </w:pPr>
      <w:r>
        <w:rPr>
          <w:rFonts w:ascii="Verdana" w:eastAsia="Verdana" w:hAnsi="Verdana" w:cs="Verdana"/>
          <w:sz w:val="23"/>
          <w:szCs w:val="23"/>
        </w:rPr>
        <w:t>Node.js can generate dynamic page content</w:t>
      </w:r>
    </w:p>
    <w:p w:rsidR="00141CD9" w:rsidRDefault="003C0DB1">
      <w:pPr>
        <w:pStyle w:val="normal0"/>
        <w:numPr>
          <w:ilvl w:val="0"/>
          <w:numId w:val="37"/>
        </w:numPr>
        <w:shd w:val="clear" w:color="auto" w:fill="FFFFFF"/>
      </w:pPr>
      <w:r>
        <w:rPr>
          <w:rFonts w:ascii="Verdana" w:eastAsia="Verdana" w:hAnsi="Verdana" w:cs="Verdana"/>
          <w:sz w:val="23"/>
          <w:szCs w:val="23"/>
        </w:rPr>
        <w:t>Node.js can create, open, read, write, delete, and close files on the server</w:t>
      </w:r>
    </w:p>
    <w:p w:rsidR="00141CD9" w:rsidRDefault="003C0DB1">
      <w:pPr>
        <w:pStyle w:val="normal0"/>
        <w:numPr>
          <w:ilvl w:val="0"/>
          <w:numId w:val="37"/>
        </w:numPr>
        <w:shd w:val="clear" w:color="auto" w:fill="FFFFFF"/>
      </w:pPr>
      <w:r>
        <w:rPr>
          <w:rFonts w:ascii="Verdana" w:eastAsia="Verdana" w:hAnsi="Verdana" w:cs="Verdana"/>
          <w:sz w:val="23"/>
          <w:szCs w:val="23"/>
        </w:rPr>
        <w:t>Node.js can collect form data</w:t>
      </w:r>
    </w:p>
    <w:p w:rsidR="00141CD9" w:rsidRDefault="003C0DB1">
      <w:pPr>
        <w:pStyle w:val="normal0"/>
        <w:numPr>
          <w:ilvl w:val="0"/>
          <w:numId w:val="37"/>
        </w:numPr>
        <w:shd w:val="clear" w:color="auto" w:fill="FFFFFF"/>
        <w:spacing w:after="220"/>
      </w:pPr>
      <w:r>
        <w:rPr>
          <w:rFonts w:ascii="Verdana" w:eastAsia="Verdana" w:hAnsi="Verdana" w:cs="Verdana"/>
          <w:sz w:val="23"/>
          <w:szCs w:val="23"/>
        </w:rPr>
        <w:t>Node.js can add, delete, modify data in your database</w:t>
      </w:r>
    </w:p>
    <w:p w:rsidR="00141CD9" w:rsidRDefault="00141CD9">
      <w:pPr>
        <w:pStyle w:val="normal0"/>
        <w:shd w:val="clear" w:color="auto" w:fill="FFFFFF"/>
        <w:spacing w:before="220" w:after="220"/>
        <w:ind w:left="720"/>
        <w:rPr>
          <w:rFonts w:ascii="Verdana" w:eastAsia="Verdana" w:hAnsi="Verdana" w:cs="Verdana"/>
          <w:sz w:val="23"/>
          <w:szCs w:val="23"/>
        </w:rPr>
      </w:pPr>
    </w:p>
    <w:p w:rsidR="00141CD9" w:rsidRDefault="003C0DB1">
      <w:pPr>
        <w:pStyle w:val="normal0"/>
        <w:shd w:val="clear" w:color="auto" w:fill="FFFFFF"/>
        <w:spacing w:before="220" w:after="220"/>
        <w:rPr>
          <w:rFonts w:ascii="Verdana" w:eastAsia="Verdana" w:hAnsi="Verdana" w:cs="Verdana"/>
          <w:sz w:val="23"/>
          <w:szCs w:val="23"/>
        </w:rPr>
      </w:pPr>
      <w:r>
        <w:rPr>
          <w:rFonts w:ascii="Verdana" w:eastAsia="Verdana" w:hAnsi="Verdana" w:cs="Verdana"/>
          <w:sz w:val="23"/>
          <w:szCs w:val="23"/>
        </w:rPr>
        <w:t>=================================================</w:t>
      </w:r>
    </w:p>
    <w:p w:rsidR="00141CD9" w:rsidRDefault="00141CD9">
      <w:pPr>
        <w:pStyle w:val="normal0"/>
        <w:shd w:val="clear" w:color="auto" w:fill="FFFFFF"/>
        <w:spacing w:before="220" w:after="220"/>
        <w:rPr>
          <w:rFonts w:ascii="Verdana" w:eastAsia="Verdana" w:hAnsi="Verdana" w:cs="Verdana"/>
          <w:sz w:val="23"/>
          <w:szCs w:val="23"/>
        </w:rPr>
      </w:pPr>
    </w:p>
    <w:p w:rsidR="00141CD9" w:rsidRDefault="00141CD9">
      <w:pPr>
        <w:pStyle w:val="normal0"/>
        <w:shd w:val="clear" w:color="auto" w:fill="FFFFFF"/>
        <w:spacing w:before="220" w:after="220"/>
        <w:rPr>
          <w:rFonts w:ascii="Verdana" w:eastAsia="Verdana" w:hAnsi="Verdana" w:cs="Verdana"/>
          <w:sz w:val="23"/>
          <w:szCs w:val="23"/>
        </w:rPr>
      </w:pPr>
    </w:p>
    <w:p w:rsidR="00141CD9" w:rsidRDefault="00141CD9">
      <w:pPr>
        <w:pStyle w:val="normal0"/>
        <w:shd w:val="clear" w:color="auto" w:fill="FFFFFF"/>
        <w:spacing w:before="220" w:after="220"/>
        <w:rPr>
          <w:rFonts w:ascii="Verdana" w:eastAsia="Verdana" w:hAnsi="Verdana" w:cs="Verdana"/>
          <w:sz w:val="23"/>
          <w:szCs w:val="23"/>
        </w:rPr>
      </w:pPr>
    </w:p>
    <w:p w:rsidR="00141CD9" w:rsidRDefault="003C0DB1">
      <w:pPr>
        <w:pStyle w:val="Heading2"/>
        <w:keepNext w:val="0"/>
        <w:keepLines w:val="0"/>
        <w:shd w:val="clear" w:color="auto" w:fill="FFFFFF"/>
        <w:spacing w:before="160" w:after="160"/>
        <w:rPr>
          <w:sz w:val="48"/>
          <w:szCs w:val="48"/>
        </w:rPr>
      </w:pPr>
      <w:bookmarkStart w:id="4" w:name="_v1gpfb7g1rh" w:colFirst="0" w:colLast="0"/>
      <w:bookmarkEnd w:id="4"/>
      <w:r>
        <w:rPr>
          <w:sz w:val="48"/>
          <w:szCs w:val="48"/>
        </w:rPr>
        <w:t>What is a Node.js File?</w:t>
      </w:r>
    </w:p>
    <w:p w:rsidR="00141CD9" w:rsidRDefault="003C0DB1">
      <w:pPr>
        <w:pStyle w:val="normal0"/>
        <w:numPr>
          <w:ilvl w:val="0"/>
          <w:numId w:val="19"/>
        </w:numPr>
        <w:shd w:val="clear" w:color="auto" w:fill="FFFFFF"/>
        <w:spacing w:before="220"/>
      </w:pPr>
      <w:r>
        <w:rPr>
          <w:rFonts w:ascii="Verdana" w:eastAsia="Verdana" w:hAnsi="Verdana" w:cs="Verdana"/>
          <w:sz w:val="23"/>
          <w:szCs w:val="23"/>
        </w:rPr>
        <w:t>Node.js files contain tasks that will be executed on certain events</w:t>
      </w:r>
    </w:p>
    <w:p w:rsidR="00141CD9" w:rsidRDefault="003C0DB1">
      <w:pPr>
        <w:pStyle w:val="normal0"/>
        <w:numPr>
          <w:ilvl w:val="0"/>
          <w:numId w:val="19"/>
        </w:numPr>
        <w:shd w:val="clear" w:color="auto" w:fill="FFFFFF"/>
      </w:pPr>
      <w:r>
        <w:rPr>
          <w:rFonts w:ascii="Verdana" w:eastAsia="Verdana" w:hAnsi="Verdana" w:cs="Verdana"/>
          <w:sz w:val="23"/>
          <w:szCs w:val="23"/>
        </w:rPr>
        <w:t>A typical event is someone trying to access a port on the server</w:t>
      </w:r>
    </w:p>
    <w:p w:rsidR="00141CD9" w:rsidRDefault="003C0DB1">
      <w:pPr>
        <w:pStyle w:val="normal0"/>
        <w:numPr>
          <w:ilvl w:val="0"/>
          <w:numId w:val="19"/>
        </w:numPr>
        <w:shd w:val="clear" w:color="auto" w:fill="FFFFFF"/>
      </w:pPr>
      <w:r>
        <w:rPr>
          <w:rFonts w:ascii="Verdana" w:eastAsia="Verdana" w:hAnsi="Verdana" w:cs="Verdana"/>
          <w:sz w:val="23"/>
          <w:szCs w:val="23"/>
        </w:rPr>
        <w:t>Node.js files must be initiated on the server before having any effect</w:t>
      </w:r>
    </w:p>
    <w:p w:rsidR="00141CD9" w:rsidRDefault="003C0DB1">
      <w:pPr>
        <w:pStyle w:val="normal0"/>
        <w:numPr>
          <w:ilvl w:val="0"/>
          <w:numId w:val="19"/>
        </w:numPr>
        <w:shd w:val="clear" w:color="auto" w:fill="FFFFFF"/>
        <w:spacing w:after="220"/>
      </w:pPr>
      <w:r>
        <w:rPr>
          <w:rFonts w:ascii="Verdana" w:eastAsia="Verdana" w:hAnsi="Verdana" w:cs="Verdana"/>
          <w:sz w:val="23"/>
          <w:szCs w:val="23"/>
        </w:rPr>
        <w:t>Node.js files have extension ".js"</w:t>
      </w:r>
    </w:p>
    <w:p w:rsidR="00141CD9" w:rsidRDefault="00141CD9">
      <w:pPr>
        <w:pStyle w:val="normal0"/>
        <w:shd w:val="clear" w:color="auto" w:fill="FFFFFF"/>
        <w:spacing w:before="220" w:after="220"/>
        <w:ind w:left="720"/>
        <w:rPr>
          <w:rFonts w:ascii="Verdana" w:eastAsia="Verdana" w:hAnsi="Verdana" w:cs="Verdana"/>
          <w:sz w:val="23"/>
          <w:szCs w:val="23"/>
        </w:rPr>
      </w:pPr>
    </w:p>
    <w:p w:rsidR="00141CD9" w:rsidRDefault="003C0DB1">
      <w:pPr>
        <w:pStyle w:val="normal0"/>
        <w:shd w:val="clear" w:color="auto" w:fill="FFFFFF"/>
        <w:spacing w:before="220" w:after="220"/>
        <w:rPr>
          <w:rFonts w:ascii="Verdana" w:eastAsia="Verdana" w:hAnsi="Verdana" w:cs="Verdana"/>
          <w:sz w:val="23"/>
          <w:szCs w:val="23"/>
        </w:rPr>
      </w:pPr>
      <w:r>
        <w:rPr>
          <w:rFonts w:ascii="Verdana" w:eastAsia="Verdana" w:hAnsi="Verdana" w:cs="Verdana"/>
          <w:sz w:val="23"/>
          <w:szCs w:val="23"/>
        </w:rPr>
        <w:t>=================================================</w:t>
      </w:r>
    </w:p>
    <w:p w:rsidR="00141CD9" w:rsidRDefault="00141CD9">
      <w:pPr>
        <w:pStyle w:val="normal0"/>
        <w:shd w:val="clear" w:color="auto" w:fill="FFFFFF"/>
        <w:spacing w:before="220" w:after="220"/>
        <w:ind w:left="720"/>
        <w:rPr>
          <w:rFonts w:ascii="Verdana" w:eastAsia="Verdana" w:hAnsi="Verdana" w:cs="Verdana"/>
          <w:sz w:val="23"/>
          <w:szCs w:val="23"/>
        </w:rPr>
      </w:pPr>
    </w:p>
    <w:p w:rsidR="00141CD9" w:rsidRDefault="003C0DB1">
      <w:pPr>
        <w:pStyle w:val="Heading2"/>
        <w:keepNext w:val="0"/>
        <w:keepLines w:val="0"/>
        <w:shd w:val="clear" w:color="auto" w:fill="FFFFFF"/>
        <w:spacing w:before="160" w:after="160"/>
        <w:rPr>
          <w:sz w:val="48"/>
          <w:szCs w:val="48"/>
        </w:rPr>
      </w:pPr>
      <w:bookmarkStart w:id="5" w:name="_5pljxdx61ucd" w:colFirst="0" w:colLast="0"/>
      <w:bookmarkEnd w:id="5"/>
      <w:r>
        <w:rPr>
          <w:sz w:val="48"/>
          <w:szCs w:val="48"/>
        </w:rPr>
        <w:t>Install and Setup Node JS</w:t>
      </w:r>
    </w:p>
    <w:p w:rsidR="00141CD9" w:rsidRDefault="003C0DB1">
      <w:pPr>
        <w:pStyle w:val="normal0"/>
        <w:numPr>
          <w:ilvl w:val="0"/>
          <w:numId w:val="27"/>
        </w:numPr>
        <w:rPr>
          <w:b/>
          <w:bCs/>
        </w:rPr>
      </w:pPr>
      <w:r>
        <w:rPr>
          <w:b/>
          <w:bCs/>
        </w:rPr>
        <w:t>Download Node</w:t>
      </w:r>
    </w:p>
    <w:p w:rsidR="00141CD9" w:rsidRDefault="003C0DB1">
      <w:pPr>
        <w:pStyle w:val="normal0"/>
        <w:shd w:val="clear" w:color="auto" w:fill="FFFFFF"/>
        <w:spacing w:before="280" w:after="280"/>
        <w:rPr>
          <w:rFonts w:ascii="Verdana" w:eastAsia="Verdana" w:hAnsi="Verdana" w:cs="Verdana"/>
          <w:color w:val="059862"/>
          <w:sz w:val="23"/>
          <w:szCs w:val="23"/>
          <w:u w:val="single"/>
        </w:rPr>
      </w:pPr>
      <w:r>
        <w:rPr>
          <w:rFonts w:ascii="Verdana" w:eastAsia="Verdana" w:hAnsi="Verdana" w:cs="Verdana"/>
          <w:sz w:val="23"/>
          <w:szCs w:val="23"/>
        </w:rPr>
        <w:t xml:space="preserve">The official Node.js website has installation instructions for Node.js: </w:t>
      </w:r>
      <w:hyperlink r:id="rId6">
        <w:r>
          <w:rPr>
            <w:rFonts w:ascii="Verdana" w:eastAsia="Verdana" w:hAnsi="Verdana" w:cs="Verdana"/>
            <w:color w:val="059862"/>
            <w:sz w:val="23"/>
            <w:szCs w:val="23"/>
            <w:u w:val="single"/>
          </w:rPr>
          <w:t>https://nodejs.org</w:t>
        </w:r>
      </w:hyperlink>
    </w:p>
    <w:p w:rsidR="00141CD9" w:rsidRDefault="003C0DB1">
      <w:pPr>
        <w:pStyle w:val="normal0"/>
        <w:numPr>
          <w:ilvl w:val="0"/>
          <w:numId w:val="15"/>
        </w:numPr>
        <w:rPr>
          <w:b/>
          <w:bCs/>
        </w:rPr>
      </w:pPr>
      <w:r>
        <w:rPr>
          <w:b/>
          <w:bCs/>
        </w:rPr>
        <w:t xml:space="preserve">Install NPM AND NODE  =&gt; node js </w:t>
      </w:r>
    </w:p>
    <w:p w:rsidR="00141CD9" w:rsidRDefault="003C0DB1">
      <w:pPr>
        <w:pStyle w:val="normal0"/>
        <w:numPr>
          <w:ilvl w:val="0"/>
          <w:numId w:val="15"/>
        </w:numPr>
        <w:rPr>
          <w:b/>
          <w:bCs/>
        </w:rPr>
      </w:pPr>
      <w:r>
        <w:rPr>
          <w:b/>
          <w:bCs/>
        </w:rPr>
        <w:t xml:space="preserve">Code Editors </w:t>
      </w:r>
    </w:p>
    <w:p w:rsidR="00141CD9" w:rsidRDefault="003C0DB1">
      <w:pPr>
        <w:pStyle w:val="normal0"/>
        <w:ind w:left="720"/>
        <w:rPr>
          <w:b/>
          <w:bCs/>
        </w:rPr>
      </w:pPr>
      <w:r>
        <w:rPr>
          <w:b/>
          <w:bCs/>
        </w:rPr>
        <w:tab/>
        <w:t>VS CODE</w:t>
      </w:r>
    </w:p>
    <w:p w:rsidR="00141CD9" w:rsidRDefault="003C0DB1">
      <w:pPr>
        <w:pStyle w:val="normal0"/>
        <w:ind w:left="720"/>
        <w:rPr>
          <w:b/>
          <w:bCs/>
        </w:rPr>
      </w:pPr>
      <w:r>
        <w:rPr>
          <w:b/>
          <w:bCs/>
        </w:rPr>
        <w:tab/>
        <w:t>Sublime</w:t>
      </w:r>
    </w:p>
    <w:p w:rsidR="00141CD9" w:rsidRDefault="003C0DB1">
      <w:pPr>
        <w:pStyle w:val="normal0"/>
        <w:rPr>
          <w:b/>
          <w:bCs/>
        </w:rPr>
      </w:pPr>
      <w:r>
        <w:rPr>
          <w:b/>
          <w:bCs/>
        </w:rPr>
        <w:t>========================================================================</w:t>
      </w:r>
    </w:p>
    <w:p w:rsidR="00141CD9" w:rsidRDefault="003C0DB1">
      <w:pPr>
        <w:pStyle w:val="Heading1"/>
        <w:keepNext w:val="0"/>
        <w:keepLines w:val="0"/>
        <w:shd w:val="clear" w:color="auto" w:fill="FFFFFF"/>
        <w:spacing w:before="480" w:line="288" w:lineRule="auto"/>
        <w:rPr>
          <w:rFonts w:ascii="Verdana" w:eastAsia="Verdana" w:hAnsi="Verdana" w:cs="Verdana"/>
          <w:color w:val="181717"/>
          <w:sz w:val="51"/>
          <w:szCs w:val="51"/>
          <w:u w:val="single"/>
        </w:rPr>
      </w:pPr>
      <w:bookmarkStart w:id="6" w:name="_1aih0orx5yc3" w:colFirst="0" w:colLast="0"/>
      <w:bookmarkEnd w:id="6"/>
      <w:r>
        <w:rPr>
          <w:rFonts w:ascii="Verdana" w:eastAsia="Verdana" w:hAnsi="Verdana" w:cs="Verdana"/>
          <w:color w:val="181717"/>
          <w:sz w:val="51"/>
          <w:szCs w:val="51"/>
          <w:u w:val="single"/>
        </w:rPr>
        <w:t>First Script with Node</w:t>
      </w:r>
    </w:p>
    <w:p w:rsidR="00141CD9" w:rsidRDefault="003C0DB1">
      <w:pPr>
        <w:pStyle w:val="Heading1"/>
        <w:keepNext w:val="0"/>
        <w:keepLines w:val="0"/>
        <w:shd w:val="clear" w:color="auto" w:fill="FFFFFF"/>
        <w:spacing w:before="480" w:line="288" w:lineRule="auto"/>
        <w:rPr>
          <w:rFonts w:ascii="Verdana" w:eastAsia="Verdana" w:hAnsi="Verdana" w:cs="Verdana"/>
          <w:color w:val="181717"/>
          <w:sz w:val="51"/>
          <w:szCs w:val="51"/>
          <w:u w:val="single"/>
        </w:rPr>
      </w:pPr>
      <w:bookmarkStart w:id="7" w:name="_r4r9rlqewmv5" w:colFirst="0" w:colLast="0"/>
      <w:bookmarkEnd w:id="7"/>
      <w:r>
        <w:rPr>
          <w:rFonts w:ascii="Verdana" w:eastAsia="Verdana" w:hAnsi="Verdana" w:cs="Verdana"/>
          <w:color w:val="181717"/>
          <w:sz w:val="51"/>
          <w:szCs w:val="51"/>
          <w:u w:val="single"/>
        </w:rPr>
        <w:t xml:space="preserve">Node.js Console/REPL Terminal </w:t>
      </w:r>
    </w:p>
    <w:p w:rsidR="00141CD9" w:rsidRDefault="003C0DB1">
      <w:pPr>
        <w:pStyle w:val="normal0"/>
        <w:shd w:val="clear" w:color="auto" w:fill="FFFFFF"/>
        <w:spacing w:before="360" w:after="360"/>
        <w:jc w:val="both"/>
        <w:rPr>
          <w:rFonts w:ascii="Verdana" w:eastAsia="Verdana" w:hAnsi="Verdana" w:cs="Verdana"/>
          <w:color w:val="181717"/>
          <w:sz w:val="26"/>
          <w:szCs w:val="26"/>
        </w:rPr>
      </w:pPr>
      <w:r>
        <w:rPr>
          <w:rFonts w:ascii="Verdana" w:eastAsia="Verdana" w:hAnsi="Verdana" w:cs="Verdana"/>
          <w:color w:val="181717"/>
          <w:sz w:val="26"/>
          <w:szCs w:val="26"/>
        </w:rPr>
        <w:t xml:space="preserve">Node.js comes with virtual environment called REPL (aka Node shell). REPL stands for </w:t>
      </w:r>
      <w:r>
        <w:rPr>
          <w:rFonts w:ascii="Verdana" w:eastAsia="Verdana" w:hAnsi="Verdana" w:cs="Verdana"/>
          <w:b/>
          <w:bCs/>
          <w:color w:val="181717"/>
          <w:sz w:val="26"/>
          <w:szCs w:val="26"/>
        </w:rPr>
        <w:t>Read-Eval-Print-Loop</w:t>
      </w:r>
      <w:r>
        <w:rPr>
          <w:rFonts w:ascii="Verdana" w:eastAsia="Verdana" w:hAnsi="Verdana" w:cs="Verdana"/>
          <w:color w:val="181717"/>
          <w:sz w:val="26"/>
          <w:szCs w:val="26"/>
        </w:rPr>
        <w:t>. It is a quick and easy way to test simple Node.js/JavaScript code.</w:t>
      </w:r>
    </w:p>
    <w:p w:rsidR="00141CD9" w:rsidRDefault="00141CD9">
      <w:pPr>
        <w:pStyle w:val="normal0"/>
        <w:shd w:val="clear" w:color="auto" w:fill="FFFFFF"/>
        <w:spacing w:before="360" w:after="360"/>
        <w:jc w:val="both"/>
        <w:rPr>
          <w:rFonts w:ascii="Verdana" w:eastAsia="Verdana" w:hAnsi="Verdana" w:cs="Verdana"/>
          <w:color w:val="181717"/>
          <w:sz w:val="26"/>
          <w:szCs w:val="26"/>
        </w:rPr>
      </w:pPr>
    </w:p>
    <w:p w:rsidR="00141CD9" w:rsidRDefault="003C0DB1">
      <w:pPr>
        <w:pStyle w:val="normal0"/>
        <w:shd w:val="clear" w:color="auto" w:fill="FFFFFF"/>
        <w:spacing w:before="360" w:after="360"/>
        <w:jc w:val="both"/>
        <w:rPr>
          <w:rFonts w:ascii="Verdana" w:eastAsia="Verdana" w:hAnsi="Verdana" w:cs="Verdana"/>
          <w:color w:val="181717"/>
          <w:sz w:val="26"/>
          <w:szCs w:val="26"/>
        </w:rPr>
      </w:pPr>
      <w:r>
        <w:rPr>
          <w:rFonts w:ascii="Verdana" w:eastAsia="Verdana" w:hAnsi="Verdana" w:cs="Verdana"/>
          <w:color w:val="181717"/>
          <w:sz w:val="26"/>
          <w:szCs w:val="26"/>
        </w:rPr>
        <w:t xml:space="preserve">To launch the REPL (Node shell), open command prompt (in Windows) or terminal (in Mac or UNIX/Linux) and type </w:t>
      </w:r>
      <w:r>
        <w:rPr>
          <w:rFonts w:ascii="Verdana" w:eastAsia="Verdana" w:hAnsi="Verdana" w:cs="Verdana"/>
          <w:i/>
          <w:iCs/>
          <w:color w:val="181717"/>
          <w:sz w:val="26"/>
          <w:szCs w:val="26"/>
        </w:rPr>
        <w:t>node</w:t>
      </w:r>
      <w:r>
        <w:rPr>
          <w:rFonts w:ascii="Verdana" w:eastAsia="Verdana" w:hAnsi="Verdana" w:cs="Verdana"/>
          <w:color w:val="181717"/>
          <w:sz w:val="26"/>
          <w:szCs w:val="26"/>
        </w:rPr>
        <w:t xml:space="preserve"> as shown below. It will change the prompt to &gt; in Windows and MAC.</w:t>
      </w:r>
    </w:p>
    <w:p w:rsidR="00141CD9" w:rsidRDefault="003C0DB1">
      <w:pPr>
        <w:pStyle w:val="normal0"/>
        <w:shd w:val="clear" w:color="auto" w:fill="FFFFFF"/>
        <w:spacing w:before="280" w:after="280"/>
        <w:rPr>
          <w:rFonts w:ascii="Verdana" w:eastAsia="Verdana" w:hAnsi="Verdana" w:cs="Verdana"/>
          <w:color w:val="059862"/>
          <w:sz w:val="23"/>
          <w:szCs w:val="23"/>
          <w:u w:val="single"/>
        </w:rPr>
      </w:pPr>
      <w:r>
        <w:rPr>
          <w:rFonts w:ascii="Verdana" w:eastAsia="Verdana" w:hAnsi="Verdana" w:cs="Verdana"/>
          <w:color w:val="059862"/>
          <w:sz w:val="23"/>
          <w:szCs w:val="23"/>
          <w:u w:val="single"/>
        </w:rPr>
        <w:t xml:space="preserve">Run : start =&gt; node.js </w:t>
      </w:r>
    </w:p>
    <w:p w:rsidR="00141CD9" w:rsidRDefault="00141CD9">
      <w:pPr>
        <w:pStyle w:val="normal0"/>
        <w:shd w:val="clear" w:color="auto" w:fill="FFFFFF"/>
        <w:spacing w:before="280" w:after="280"/>
        <w:rPr>
          <w:rFonts w:ascii="Verdana" w:eastAsia="Verdana" w:hAnsi="Verdana" w:cs="Verdana"/>
          <w:color w:val="059862"/>
          <w:sz w:val="23"/>
          <w:szCs w:val="23"/>
          <w:u w:val="single"/>
        </w:rPr>
      </w:pPr>
    </w:p>
    <w:p w:rsidR="00141CD9" w:rsidRDefault="003C0DB1">
      <w:pPr>
        <w:pStyle w:val="normal0"/>
        <w:shd w:val="clear" w:color="auto" w:fill="FFFFFF"/>
        <w:spacing w:before="280" w:after="280"/>
        <w:rPr>
          <w:rFonts w:ascii="Verdana" w:eastAsia="Verdana" w:hAnsi="Verdana" w:cs="Verdana"/>
          <w:color w:val="059862"/>
          <w:sz w:val="23"/>
          <w:szCs w:val="23"/>
          <w:u w:val="single"/>
        </w:rPr>
      </w:pPr>
      <w:r>
        <w:rPr>
          <w:rFonts w:ascii="Verdana" w:eastAsia="Verdana" w:hAnsi="Verdana" w:cs="Verdana"/>
          <w:noProof/>
          <w:color w:val="059862"/>
          <w:sz w:val="23"/>
          <w:szCs w:val="23"/>
          <w:u w:val="single"/>
          <w:lang w:val="en-US"/>
        </w:rPr>
        <w:drawing>
          <wp:inline distT="114300" distB="114300" distL="114300" distR="114300">
            <wp:extent cx="635000" cy="635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635000" cy="635000"/>
                    </a:xfrm>
                    <a:prstGeom prst="rect">
                      <a:avLst/>
                    </a:prstGeom>
                    <a:ln/>
                  </pic:spPr>
                </pic:pic>
              </a:graphicData>
            </a:graphic>
          </wp:inline>
        </w:drawing>
      </w:r>
    </w:p>
    <w:p w:rsidR="00141CD9" w:rsidRDefault="00141CD9">
      <w:pPr>
        <w:pStyle w:val="normal0"/>
        <w:shd w:val="clear" w:color="auto" w:fill="FFFFFF"/>
        <w:spacing w:before="280" w:after="280"/>
        <w:rPr>
          <w:rFonts w:ascii="Verdana" w:eastAsia="Verdana" w:hAnsi="Verdana" w:cs="Verdana"/>
          <w:color w:val="059862"/>
          <w:sz w:val="23"/>
          <w:szCs w:val="23"/>
          <w:u w:val="single"/>
        </w:rPr>
      </w:pPr>
    </w:p>
    <w:p w:rsidR="00141CD9" w:rsidRDefault="003C0DB1">
      <w:pPr>
        <w:pStyle w:val="normal0"/>
        <w:shd w:val="clear" w:color="auto" w:fill="FFFFFF"/>
        <w:spacing w:before="360" w:after="360"/>
        <w:jc w:val="both"/>
        <w:rPr>
          <w:rFonts w:ascii="Verdana" w:eastAsia="Verdana" w:hAnsi="Verdana" w:cs="Verdana"/>
          <w:color w:val="181717"/>
          <w:sz w:val="26"/>
          <w:szCs w:val="26"/>
        </w:rPr>
      </w:pPr>
      <w:r>
        <w:rPr>
          <w:rFonts w:ascii="Verdana" w:eastAsia="Verdana" w:hAnsi="Verdana" w:cs="Verdana"/>
          <w:color w:val="181717"/>
          <w:sz w:val="26"/>
          <w:szCs w:val="26"/>
        </w:rPr>
        <w:t>You can also define variables and perform some operation on them.</w:t>
      </w:r>
    </w:p>
    <w:p w:rsidR="00141CD9" w:rsidRDefault="003C0DB1">
      <w:pPr>
        <w:pStyle w:val="normal0"/>
      </w:pPr>
      <w:r>
        <w:rPr>
          <w:rFonts w:ascii="Verdana" w:eastAsia="Verdana" w:hAnsi="Verdana" w:cs="Verdana"/>
          <w:noProof/>
          <w:color w:val="181717"/>
          <w:sz w:val="26"/>
          <w:szCs w:val="26"/>
          <w:lang w:val="en-US"/>
        </w:rPr>
        <w:drawing>
          <wp:inline distT="114300" distB="114300" distL="114300" distR="114300">
            <wp:extent cx="5943600" cy="1435100"/>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5943600" cy="1435100"/>
                    </a:xfrm>
                    <a:prstGeom prst="rect">
                      <a:avLst/>
                    </a:prstGeom>
                    <a:ln/>
                  </pic:spPr>
                </pic:pic>
              </a:graphicData>
            </a:graphic>
          </wp:inline>
        </w:drawing>
      </w:r>
    </w:p>
    <w:p w:rsidR="00141CD9" w:rsidRDefault="00141CD9">
      <w:pPr>
        <w:pStyle w:val="normal0"/>
        <w:rPr>
          <w:rFonts w:ascii="Verdana" w:eastAsia="Verdana" w:hAnsi="Verdana" w:cs="Verdana"/>
          <w:sz w:val="23"/>
          <w:szCs w:val="23"/>
          <w:highlight w:val="white"/>
        </w:rPr>
      </w:pPr>
    </w:p>
    <w:p w:rsidR="00141CD9" w:rsidRDefault="00141CD9">
      <w:pPr>
        <w:pStyle w:val="normal0"/>
        <w:shd w:val="clear" w:color="auto" w:fill="FFFFFF"/>
        <w:spacing w:before="360" w:after="360"/>
        <w:jc w:val="both"/>
        <w:rPr>
          <w:rFonts w:ascii="Verdana" w:eastAsia="Verdana" w:hAnsi="Verdana" w:cs="Verdana"/>
          <w:sz w:val="23"/>
          <w:szCs w:val="23"/>
          <w:highlight w:val="white"/>
        </w:rPr>
      </w:pPr>
    </w:p>
    <w:p w:rsidR="00141CD9" w:rsidRDefault="003C0DB1">
      <w:pPr>
        <w:pStyle w:val="normal0"/>
        <w:shd w:val="clear" w:color="auto" w:fill="FFFFFF"/>
        <w:spacing w:before="360" w:after="360"/>
        <w:jc w:val="both"/>
        <w:rPr>
          <w:rFonts w:ascii="Verdana" w:eastAsia="Verdana" w:hAnsi="Verdana" w:cs="Verdana"/>
          <w:sz w:val="23"/>
          <w:szCs w:val="23"/>
          <w:highlight w:val="white"/>
        </w:rPr>
      </w:pPr>
      <w:r>
        <w:rPr>
          <w:rFonts w:ascii="Verdana" w:eastAsia="Verdana" w:hAnsi="Verdana" w:cs="Verdana"/>
          <w:sz w:val="23"/>
          <w:szCs w:val="23"/>
          <w:highlight w:val="white"/>
        </w:rPr>
        <w:t>You can execute an external JavaScript file by executing the node fileName command. For example, the following runs mynodejs-app.js on the command prompt/terminal and displays the result.</w:t>
      </w:r>
    </w:p>
    <w:p w:rsidR="00141CD9" w:rsidRDefault="003C0DB1">
      <w:pPr>
        <w:pStyle w:val="normal0"/>
        <w:shd w:val="clear" w:color="auto" w:fill="D8E5EE"/>
        <w:jc w:val="both"/>
        <w:rPr>
          <w:rFonts w:ascii="Verdana" w:eastAsia="Verdana" w:hAnsi="Verdana" w:cs="Verdana"/>
          <w:sz w:val="23"/>
          <w:szCs w:val="23"/>
          <w:highlight w:val="white"/>
        </w:rPr>
      </w:pPr>
      <w:r>
        <w:rPr>
          <w:rFonts w:ascii="Verdana" w:eastAsia="Verdana" w:hAnsi="Verdana" w:cs="Verdana"/>
          <w:sz w:val="23"/>
          <w:szCs w:val="23"/>
          <w:highlight w:val="white"/>
        </w:rPr>
        <w:t>mynodejs-app.js Copy</w:t>
      </w:r>
    </w:p>
    <w:p w:rsidR="00141CD9" w:rsidRDefault="003C0DB1">
      <w:pPr>
        <w:pStyle w:val="normal0"/>
        <w:shd w:val="clear" w:color="auto" w:fill="D8E5EE"/>
        <w:jc w:val="both"/>
        <w:rPr>
          <w:rFonts w:ascii="Verdana" w:eastAsia="Verdana" w:hAnsi="Verdana" w:cs="Verdana"/>
          <w:sz w:val="23"/>
          <w:szCs w:val="23"/>
          <w:highlight w:val="white"/>
        </w:rPr>
      </w:pPr>
      <w:r>
        <w:rPr>
          <w:rFonts w:ascii="Verdana" w:eastAsia="Verdana" w:hAnsi="Verdana" w:cs="Verdana"/>
          <w:sz w:val="23"/>
          <w:szCs w:val="23"/>
          <w:highlight w:val="white"/>
        </w:rPr>
        <w:t>console.log("Hello World");</w:t>
      </w:r>
    </w:p>
    <w:p w:rsidR="00141CD9" w:rsidRDefault="003C0DB1">
      <w:pPr>
        <w:pStyle w:val="normal0"/>
        <w:shd w:val="clear" w:color="auto" w:fill="FFFFFF"/>
        <w:spacing w:before="360" w:after="360"/>
        <w:jc w:val="both"/>
        <w:rPr>
          <w:rFonts w:ascii="Verdana" w:eastAsia="Verdana" w:hAnsi="Verdana" w:cs="Verdana"/>
          <w:sz w:val="23"/>
          <w:szCs w:val="23"/>
          <w:highlight w:val="white"/>
        </w:rPr>
      </w:pPr>
      <w:r>
        <w:rPr>
          <w:rFonts w:ascii="Verdana" w:eastAsia="Verdana" w:hAnsi="Verdana" w:cs="Verdana"/>
          <w:sz w:val="23"/>
          <w:szCs w:val="23"/>
          <w:highlight w:val="white"/>
        </w:rPr>
        <w:t>Now, you can execute mynodejs-app from command prompt as shown below.</w:t>
      </w:r>
    </w:p>
    <w:p w:rsidR="00141CD9" w:rsidRDefault="003C0DB1">
      <w:pPr>
        <w:pStyle w:val="normal0"/>
        <w:rPr>
          <w:rFonts w:ascii="Verdana" w:eastAsia="Verdana" w:hAnsi="Verdana" w:cs="Verdana"/>
          <w:color w:val="059862"/>
          <w:sz w:val="23"/>
          <w:szCs w:val="23"/>
          <w:u w:val="single"/>
        </w:rPr>
      </w:pPr>
      <w:r>
        <w:rPr>
          <w:rFonts w:ascii="Verdana" w:eastAsia="Verdana" w:hAnsi="Verdana" w:cs="Verdana"/>
          <w:noProof/>
          <w:color w:val="181717"/>
          <w:sz w:val="26"/>
          <w:szCs w:val="26"/>
          <w:u w:val="single"/>
          <w:lang w:val="en-US"/>
        </w:rPr>
        <w:lastRenderedPageBreak/>
        <w:drawing>
          <wp:inline distT="114300" distB="114300" distL="114300" distR="114300">
            <wp:extent cx="5948363" cy="1685925"/>
            <wp:effectExtent l="0" t="0" r="0" b="0"/>
            <wp:docPr id="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9"/>
                    <a:srcRect/>
                    <a:stretch>
                      <a:fillRect/>
                    </a:stretch>
                  </pic:blipFill>
                  <pic:spPr>
                    <a:xfrm>
                      <a:off x="0" y="0"/>
                      <a:ext cx="5948363" cy="1685925"/>
                    </a:xfrm>
                    <a:prstGeom prst="rect">
                      <a:avLst/>
                    </a:prstGeom>
                    <a:ln/>
                  </pic:spPr>
                </pic:pic>
              </a:graphicData>
            </a:graphic>
          </wp:inline>
        </w:drawing>
      </w:r>
    </w:p>
    <w:p w:rsidR="00141CD9" w:rsidRDefault="00141CD9">
      <w:pPr>
        <w:pStyle w:val="normal0"/>
        <w:rPr>
          <w:rFonts w:ascii="Verdana" w:eastAsia="Verdana" w:hAnsi="Verdana" w:cs="Verdana"/>
          <w:sz w:val="23"/>
          <w:szCs w:val="23"/>
          <w:highlight w:val="white"/>
        </w:rPr>
      </w:pPr>
    </w:p>
    <w:p w:rsidR="00141CD9" w:rsidRDefault="003C0DB1">
      <w:pPr>
        <w:pStyle w:val="normal0"/>
        <w:rPr>
          <w:rFonts w:ascii="Verdana" w:eastAsia="Verdana" w:hAnsi="Verdana" w:cs="Verdana"/>
          <w:sz w:val="23"/>
          <w:szCs w:val="23"/>
          <w:highlight w:val="white"/>
        </w:rPr>
      </w:pPr>
      <w:r>
        <w:rPr>
          <w:rFonts w:ascii="Verdana" w:eastAsia="Verdana" w:hAnsi="Verdana" w:cs="Verdana"/>
          <w:sz w:val="23"/>
          <w:szCs w:val="23"/>
          <w:highlight w:val="white"/>
        </w:rPr>
        <w:t>=================================================</w:t>
      </w:r>
    </w:p>
    <w:p w:rsidR="00141CD9" w:rsidRDefault="003C0DB1">
      <w:pPr>
        <w:pStyle w:val="normal0"/>
        <w:rPr>
          <w:rFonts w:ascii="Verdana" w:eastAsia="Verdana" w:hAnsi="Verdana" w:cs="Verdana"/>
          <w:sz w:val="23"/>
          <w:szCs w:val="23"/>
          <w:highlight w:val="white"/>
        </w:rPr>
      </w:pPr>
      <w:r>
        <w:rPr>
          <w:rFonts w:ascii="Verdana" w:eastAsia="Verdana" w:hAnsi="Verdana" w:cs="Verdana"/>
          <w:sz w:val="23"/>
          <w:szCs w:val="23"/>
          <w:highlight w:val="white"/>
        </w:rPr>
        <w:t>Create a Node.js file named "myfirst.js", and add the following code:</w:t>
      </w:r>
    </w:p>
    <w:p w:rsidR="00141CD9" w:rsidRDefault="00141CD9">
      <w:pPr>
        <w:pStyle w:val="normal0"/>
        <w:rPr>
          <w:rFonts w:ascii="Verdana" w:eastAsia="Verdana" w:hAnsi="Verdana" w:cs="Verdana"/>
          <w:sz w:val="23"/>
          <w:szCs w:val="23"/>
          <w:highlight w:val="white"/>
        </w:rPr>
      </w:pPr>
    </w:p>
    <w:p w:rsidR="00141CD9" w:rsidRDefault="003C0DB1">
      <w:pPr>
        <w:pStyle w:val="normal0"/>
        <w:spacing w:before="220" w:after="220"/>
        <w:rPr>
          <w:rFonts w:ascii="Verdana" w:eastAsia="Verdana" w:hAnsi="Verdana" w:cs="Verdana"/>
          <w:sz w:val="23"/>
          <w:szCs w:val="23"/>
          <w:highlight w:val="white"/>
        </w:rPr>
      </w:pPr>
      <w:r>
        <w:rPr>
          <w:rFonts w:ascii="Verdana" w:eastAsia="Verdana" w:hAnsi="Verdana" w:cs="Verdana"/>
          <w:sz w:val="23"/>
          <w:szCs w:val="23"/>
          <w:highlight w:val="white"/>
        </w:rPr>
        <w:t>Myfirst.js</w:t>
      </w:r>
    </w:p>
    <w:p w:rsidR="00141CD9" w:rsidRDefault="003C0DB1">
      <w:pPr>
        <w:pStyle w:val="normal0"/>
        <w:spacing w:before="220" w:after="220"/>
        <w:rPr>
          <w:rFonts w:ascii="Verdana" w:eastAsia="Verdana" w:hAnsi="Verdana" w:cs="Verdana"/>
          <w:sz w:val="23"/>
          <w:szCs w:val="23"/>
          <w:highlight w:val="white"/>
        </w:rPr>
      </w:pPr>
      <w:r>
        <w:rPr>
          <w:rFonts w:ascii="Verdana" w:eastAsia="Verdana" w:hAnsi="Verdana" w:cs="Verdana"/>
          <w:sz w:val="23"/>
          <w:szCs w:val="23"/>
          <w:highlight w:val="white"/>
        </w:rPr>
        <w:t>Code : console.log(‘Hello World’);</w:t>
      </w:r>
    </w:p>
    <w:p w:rsidR="00141CD9" w:rsidRDefault="003C0DB1">
      <w:pPr>
        <w:pStyle w:val="normal0"/>
        <w:spacing w:before="220" w:after="220"/>
        <w:rPr>
          <w:rFonts w:ascii="Verdana" w:eastAsia="Verdana" w:hAnsi="Verdana" w:cs="Verdana"/>
          <w:sz w:val="23"/>
          <w:szCs w:val="23"/>
          <w:highlight w:val="white"/>
        </w:rPr>
      </w:pPr>
      <w:r>
        <w:rPr>
          <w:rFonts w:ascii="Verdana" w:eastAsia="Verdana" w:hAnsi="Verdana" w:cs="Verdana"/>
          <w:sz w:val="23"/>
          <w:szCs w:val="23"/>
          <w:highlight w:val="white"/>
        </w:rPr>
        <w:t xml:space="preserve">Run : node Myfirst </w:t>
      </w:r>
    </w:p>
    <w:p w:rsidR="00141CD9" w:rsidRDefault="003C0DB1">
      <w:pPr>
        <w:pStyle w:val="normal0"/>
        <w:spacing w:before="220" w:after="220"/>
        <w:rPr>
          <w:rFonts w:ascii="Verdana" w:eastAsia="Verdana" w:hAnsi="Verdana" w:cs="Verdana"/>
          <w:sz w:val="23"/>
          <w:szCs w:val="23"/>
          <w:highlight w:val="white"/>
        </w:rPr>
      </w:pPr>
      <w:r>
        <w:rPr>
          <w:rFonts w:ascii="Verdana" w:eastAsia="Verdana" w:hAnsi="Verdana" w:cs="Verdana"/>
          <w:sz w:val="23"/>
          <w:szCs w:val="23"/>
          <w:highlight w:val="white"/>
        </w:rPr>
        <w:t>Output : Hello World’</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The following table lists important REPL commands.</w:t>
      </w:r>
    </w:p>
    <w:tbl>
      <w:tblPr>
        <w:tblStyle w:val="a"/>
        <w:tblW w:w="9145" w:type="dxa"/>
        <w:tblInd w:w="0" w:type="dxa"/>
        <w:tblBorders>
          <w:top w:val="nil"/>
          <w:left w:val="nil"/>
          <w:bottom w:val="nil"/>
          <w:right w:val="nil"/>
          <w:insideH w:val="nil"/>
          <w:insideV w:val="nil"/>
        </w:tblBorders>
        <w:tblLayout w:type="fixed"/>
        <w:tblLook w:val="0600"/>
      </w:tblPr>
      <w:tblGrid>
        <w:gridCol w:w="2465"/>
        <w:gridCol w:w="6680"/>
      </w:tblGrid>
      <w:tr w:rsidR="00141CD9">
        <w:trPr>
          <w:cantSplit/>
          <w:trHeight w:val="755"/>
          <w:tblHeader/>
        </w:trPr>
        <w:tc>
          <w:tcPr>
            <w:tcW w:w="2465" w:type="dxa"/>
            <w:tcBorders>
              <w:top w:val="single" w:sz="9" w:space="0" w:color="DFDFDF"/>
              <w:left w:val="single" w:sz="9" w:space="0" w:color="DFDFDF"/>
              <w:bottom w:val="single" w:sz="12" w:space="0" w:color="DEE2E6"/>
              <w:right w:val="single" w:sz="9" w:space="0" w:color="DFDFDF"/>
            </w:tcBorders>
            <w:shd w:val="clear" w:color="auto" w:fill="63A9E0"/>
            <w:tcMar>
              <w:top w:w="100" w:type="dxa"/>
              <w:left w:w="100" w:type="dxa"/>
              <w:bottom w:w="100" w:type="dxa"/>
              <w:right w:w="100" w:type="dxa"/>
            </w:tcMar>
            <w:vAlign w:val="bottom"/>
          </w:tcPr>
          <w:p w:rsidR="00141CD9" w:rsidRDefault="003C0DB1">
            <w:pPr>
              <w:pStyle w:val="normal0"/>
              <w:spacing w:before="220" w:after="220"/>
              <w:jc w:val="center"/>
              <w:rPr>
                <w:rFonts w:ascii="Verdana" w:eastAsia="Verdana" w:hAnsi="Verdana" w:cs="Verdana"/>
                <w:color w:val="181717"/>
                <w:sz w:val="24"/>
                <w:szCs w:val="24"/>
                <w:highlight w:val="white"/>
              </w:rPr>
            </w:pPr>
            <w:r>
              <w:rPr>
                <w:rFonts w:ascii="Verdana" w:eastAsia="Verdana" w:hAnsi="Verdana" w:cs="Verdana"/>
                <w:color w:val="FFFFFF"/>
                <w:sz w:val="24"/>
                <w:szCs w:val="24"/>
                <w:highlight w:val="white"/>
              </w:rPr>
              <w:t>REPL Command</w:t>
            </w:r>
          </w:p>
        </w:tc>
        <w:tc>
          <w:tcPr>
            <w:tcW w:w="6680" w:type="dxa"/>
            <w:tcBorders>
              <w:top w:val="single" w:sz="9" w:space="0" w:color="DFDFDF"/>
              <w:left w:val="single" w:sz="9" w:space="0" w:color="DFDFDF"/>
              <w:bottom w:val="single" w:sz="12" w:space="0" w:color="DEE2E6"/>
              <w:right w:val="single" w:sz="9" w:space="0" w:color="DFDFDF"/>
            </w:tcBorders>
            <w:shd w:val="clear" w:color="auto" w:fill="63A9E0"/>
            <w:tcMar>
              <w:top w:w="100" w:type="dxa"/>
              <w:left w:w="100" w:type="dxa"/>
              <w:bottom w:w="100" w:type="dxa"/>
              <w:right w:w="100" w:type="dxa"/>
            </w:tcMar>
            <w:vAlign w:val="bottom"/>
          </w:tcPr>
          <w:p w:rsidR="00141CD9" w:rsidRDefault="003C0DB1">
            <w:pPr>
              <w:pStyle w:val="normal0"/>
              <w:spacing w:before="220" w:after="220"/>
              <w:jc w:val="center"/>
              <w:rPr>
                <w:rFonts w:ascii="Verdana" w:eastAsia="Verdana" w:hAnsi="Verdana" w:cs="Verdana"/>
                <w:color w:val="181717"/>
                <w:sz w:val="24"/>
                <w:szCs w:val="24"/>
                <w:highlight w:val="white"/>
              </w:rPr>
            </w:pPr>
            <w:r>
              <w:rPr>
                <w:rFonts w:ascii="Verdana" w:eastAsia="Verdana" w:hAnsi="Verdana" w:cs="Verdana"/>
                <w:color w:val="FFFFFF"/>
                <w:sz w:val="24"/>
                <w:szCs w:val="24"/>
                <w:highlight w:val="white"/>
              </w:rPr>
              <w:t>Description</w:t>
            </w:r>
          </w:p>
        </w:tc>
      </w:tr>
      <w:tr w:rsidR="00141CD9">
        <w:trPr>
          <w:cantSplit/>
          <w:trHeight w:val="710"/>
          <w:tblHeader/>
        </w:trPr>
        <w:tc>
          <w:tcPr>
            <w:tcW w:w="2465" w:type="dxa"/>
            <w:tcBorders>
              <w:top w:val="single" w:sz="9" w:space="0" w:color="DFDFDF"/>
              <w:left w:val="single" w:sz="9" w:space="0" w:color="DFDFDF"/>
              <w:bottom w:val="single" w:sz="9" w:space="0" w:color="DFDFDF"/>
              <w:right w:val="single" w:sz="9" w:space="0" w:color="DFDFDF"/>
            </w:tcBorders>
            <w:tcMar>
              <w:top w:w="100" w:type="dxa"/>
              <w:left w:w="100" w:type="dxa"/>
              <w:bottom w:w="100" w:type="dxa"/>
              <w:right w:w="100" w:type="dxa"/>
            </w:tcMar>
          </w:tcPr>
          <w:p w:rsidR="00141CD9" w:rsidRDefault="003C0DB1">
            <w:pPr>
              <w:pStyle w:val="normal0"/>
              <w:spacing w:before="220" w:after="220"/>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.help</w:t>
            </w:r>
          </w:p>
        </w:tc>
        <w:tc>
          <w:tcPr>
            <w:tcW w:w="6680" w:type="dxa"/>
            <w:tcBorders>
              <w:top w:val="single" w:sz="9" w:space="0" w:color="DFDFDF"/>
              <w:left w:val="single" w:sz="9" w:space="0" w:color="DFDFDF"/>
              <w:bottom w:val="single" w:sz="9" w:space="0" w:color="DFDFDF"/>
              <w:right w:val="single" w:sz="9" w:space="0" w:color="DFDFDF"/>
            </w:tcBorders>
            <w:tcMar>
              <w:top w:w="100" w:type="dxa"/>
              <w:left w:w="100" w:type="dxa"/>
              <w:bottom w:w="100" w:type="dxa"/>
              <w:right w:w="100" w:type="dxa"/>
            </w:tcMar>
          </w:tcPr>
          <w:p w:rsidR="00141CD9" w:rsidRDefault="003C0DB1">
            <w:pPr>
              <w:pStyle w:val="normal0"/>
              <w:spacing w:before="220" w:after="220"/>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Display help on all the commands</w:t>
            </w:r>
          </w:p>
        </w:tc>
      </w:tr>
      <w:tr w:rsidR="00141CD9">
        <w:trPr>
          <w:cantSplit/>
          <w:trHeight w:val="710"/>
          <w:tblHeader/>
        </w:trPr>
        <w:tc>
          <w:tcPr>
            <w:tcW w:w="2465" w:type="dxa"/>
            <w:tcBorders>
              <w:top w:val="single" w:sz="9" w:space="0" w:color="DFDFDF"/>
              <w:left w:val="single" w:sz="9" w:space="0" w:color="DFDFDF"/>
              <w:bottom w:val="single" w:sz="9" w:space="0" w:color="DFDFDF"/>
              <w:right w:val="single" w:sz="9" w:space="0" w:color="DFDFDF"/>
            </w:tcBorders>
            <w:tcMar>
              <w:top w:w="100" w:type="dxa"/>
              <w:left w:w="100" w:type="dxa"/>
              <w:bottom w:w="100" w:type="dxa"/>
              <w:right w:w="100" w:type="dxa"/>
            </w:tcMar>
          </w:tcPr>
          <w:p w:rsidR="00141CD9" w:rsidRDefault="003C0DB1">
            <w:pPr>
              <w:pStyle w:val="normal0"/>
              <w:spacing w:before="220" w:after="220"/>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tab Keys</w:t>
            </w:r>
          </w:p>
        </w:tc>
        <w:tc>
          <w:tcPr>
            <w:tcW w:w="6680" w:type="dxa"/>
            <w:tcBorders>
              <w:top w:val="single" w:sz="9" w:space="0" w:color="DFDFDF"/>
              <w:left w:val="single" w:sz="9" w:space="0" w:color="DFDFDF"/>
              <w:bottom w:val="single" w:sz="9" w:space="0" w:color="DFDFDF"/>
              <w:right w:val="single" w:sz="9" w:space="0" w:color="DFDFDF"/>
            </w:tcBorders>
            <w:tcMar>
              <w:top w:w="100" w:type="dxa"/>
              <w:left w:w="100" w:type="dxa"/>
              <w:bottom w:w="100" w:type="dxa"/>
              <w:right w:w="100" w:type="dxa"/>
            </w:tcMar>
          </w:tcPr>
          <w:p w:rsidR="00141CD9" w:rsidRDefault="003C0DB1">
            <w:pPr>
              <w:pStyle w:val="normal0"/>
              <w:spacing w:before="220" w:after="220"/>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Display the list of all commands.</w:t>
            </w:r>
          </w:p>
        </w:tc>
      </w:tr>
      <w:tr w:rsidR="00141CD9">
        <w:trPr>
          <w:cantSplit/>
          <w:trHeight w:val="710"/>
          <w:tblHeader/>
        </w:trPr>
        <w:tc>
          <w:tcPr>
            <w:tcW w:w="2465" w:type="dxa"/>
            <w:tcBorders>
              <w:top w:val="single" w:sz="9" w:space="0" w:color="DFDFDF"/>
              <w:left w:val="single" w:sz="9" w:space="0" w:color="DFDFDF"/>
              <w:bottom w:val="single" w:sz="9" w:space="0" w:color="DFDFDF"/>
              <w:right w:val="single" w:sz="9" w:space="0" w:color="DFDFDF"/>
            </w:tcBorders>
            <w:tcMar>
              <w:top w:w="100" w:type="dxa"/>
              <w:left w:w="100" w:type="dxa"/>
              <w:bottom w:w="100" w:type="dxa"/>
              <w:right w:w="100" w:type="dxa"/>
            </w:tcMar>
          </w:tcPr>
          <w:p w:rsidR="00141CD9" w:rsidRDefault="003C0DB1">
            <w:pPr>
              <w:pStyle w:val="normal0"/>
              <w:spacing w:before="220" w:after="220"/>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Up/Down Keys</w:t>
            </w:r>
          </w:p>
        </w:tc>
        <w:tc>
          <w:tcPr>
            <w:tcW w:w="6680" w:type="dxa"/>
            <w:tcBorders>
              <w:top w:val="single" w:sz="9" w:space="0" w:color="DFDFDF"/>
              <w:left w:val="single" w:sz="9" w:space="0" w:color="DFDFDF"/>
              <w:bottom w:val="single" w:sz="9" w:space="0" w:color="DFDFDF"/>
              <w:right w:val="single" w:sz="9" w:space="0" w:color="DFDFDF"/>
            </w:tcBorders>
            <w:tcMar>
              <w:top w:w="100" w:type="dxa"/>
              <w:left w:w="100" w:type="dxa"/>
              <w:bottom w:w="100" w:type="dxa"/>
              <w:right w:w="100" w:type="dxa"/>
            </w:tcMar>
          </w:tcPr>
          <w:p w:rsidR="00141CD9" w:rsidRDefault="003C0DB1">
            <w:pPr>
              <w:pStyle w:val="normal0"/>
              <w:spacing w:before="220" w:after="220"/>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See previous commands applied in REPL.</w:t>
            </w:r>
          </w:p>
        </w:tc>
      </w:tr>
      <w:tr w:rsidR="00141CD9">
        <w:trPr>
          <w:cantSplit/>
          <w:trHeight w:val="710"/>
          <w:tblHeader/>
        </w:trPr>
        <w:tc>
          <w:tcPr>
            <w:tcW w:w="2465" w:type="dxa"/>
            <w:tcBorders>
              <w:top w:val="single" w:sz="9" w:space="0" w:color="DFDFDF"/>
              <w:left w:val="single" w:sz="9" w:space="0" w:color="DFDFDF"/>
              <w:bottom w:val="single" w:sz="9" w:space="0" w:color="DFDFDF"/>
              <w:right w:val="single" w:sz="9" w:space="0" w:color="DFDFDF"/>
            </w:tcBorders>
            <w:tcMar>
              <w:top w:w="100" w:type="dxa"/>
              <w:left w:w="100" w:type="dxa"/>
              <w:bottom w:w="100" w:type="dxa"/>
              <w:right w:w="100" w:type="dxa"/>
            </w:tcMar>
          </w:tcPr>
          <w:p w:rsidR="00141CD9" w:rsidRDefault="003C0DB1">
            <w:pPr>
              <w:pStyle w:val="normal0"/>
              <w:spacing w:before="220" w:after="220"/>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.save filename</w:t>
            </w:r>
          </w:p>
        </w:tc>
        <w:tc>
          <w:tcPr>
            <w:tcW w:w="6680" w:type="dxa"/>
            <w:tcBorders>
              <w:top w:val="single" w:sz="9" w:space="0" w:color="DFDFDF"/>
              <w:left w:val="single" w:sz="9" w:space="0" w:color="DFDFDF"/>
              <w:bottom w:val="single" w:sz="9" w:space="0" w:color="DFDFDF"/>
              <w:right w:val="single" w:sz="9" w:space="0" w:color="DFDFDF"/>
            </w:tcBorders>
            <w:tcMar>
              <w:top w:w="100" w:type="dxa"/>
              <w:left w:w="100" w:type="dxa"/>
              <w:bottom w:w="100" w:type="dxa"/>
              <w:right w:w="100" w:type="dxa"/>
            </w:tcMar>
          </w:tcPr>
          <w:p w:rsidR="00141CD9" w:rsidRDefault="003C0DB1">
            <w:pPr>
              <w:pStyle w:val="normal0"/>
              <w:spacing w:before="220" w:after="220"/>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Save current Node REPL session to a file.</w:t>
            </w:r>
          </w:p>
        </w:tc>
      </w:tr>
      <w:tr w:rsidR="00141CD9">
        <w:trPr>
          <w:cantSplit/>
          <w:trHeight w:val="710"/>
          <w:tblHeader/>
        </w:trPr>
        <w:tc>
          <w:tcPr>
            <w:tcW w:w="2465" w:type="dxa"/>
            <w:tcBorders>
              <w:top w:val="single" w:sz="9" w:space="0" w:color="DFDFDF"/>
              <w:left w:val="single" w:sz="9" w:space="0" w:color="DFDFDF"/>
              <w:bottom w:val="single" w:sz="9" w:space="0" w:color="DFDFDF"/>
              <w:right w:val="single" w:sz="9" w:space="0" w:color="DFDFDF"/>
            </w:tcBorders>
            <w:tcMar>
              <w:top w:w="100" w:type="dxa"/>
              <w:left w:w="100" w:type="dxa"/>
              <w:bottom w:w="100" w:type="dxa"/>
              <w:right w:w="100" w:type="dxa"/>
            </w:tcMar>
          </w:tcPr>
          <w:p w:rsidR="00141CD9" w:rsidRDefault="003C0DB1">
            <w:pPr>
              <w:pStyle w:val="normal0"/>
              <w:spacing w:before="220" w:after="220"/>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lastRenderedPageBreak/>
              <w:t>.load filename</w:t>
            </w:r>
          </w:p>
        </w:tc>
        <w:tc>
          <w:tcPr>
            <w:tcW w:w="6680" w:type="dxa"/>
            <w:tcBorders>
              <w:top w:val="single" w:sz="9" w:space="0" w:color="DFDFDF"/>
              <w:left w:val="single" w:sz="9" w:space="0" w:color="DFDFDF"/>
              <w:bottom w:val="single" w:sz="9" w:space="0" w:color="DFDFDF"/>
              <w:right w:val="single" w:sz="9" w:space="0" w:color="DFDFDF"/>
            </w:tcBorders>
            <w:tcMar>
              <w:top w:w="100" w:type="dxa"/>
              <w:left w:w="100" w:type="dxa"/>
              <w:bottom w:w="100" w:type="dxa"/>
              <w:right w:w="100" w:type="dxa"/>
            </w:tcMar>
          </w:tcPr>
          <w:p w:rsidR="00141CD9" w:rsidRDefault="003C0DB1">
            <w:pPr>
              <w:pStyle w:val="normal0"/>
              <w:spacing w:before="220" w:after="220"/>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Load the specified file in the current Node REPL session.</w:t>
            </w:r>
          </w:p>
        </w:tc>
      </w:tr>
      <w:tr w:rsidR="00141CD9">
        <w:trPr>
          <w:cantSplit/>
          <w:trHeight w:val="710"/>
          <w:tblHeader/>
        </w:trPr>
        <w:tc>
          <w:tcPr>
            <w:tcW w:w="2465" w:type="dxa"/>
            <w:tcBorders>
              <w:top w:val="single" w:sz="9" w:space="0" w:color="DFDFDF"/>
              <w:left w:val="single" w:sz="9" w:space="0" w:color="DFDFDF"/>
              <w:bottom w:val="single" w:sz="9" w:space="0" w:color="DFDFDF"/>
              <w:right w:val="single" w:sz="9" w:space="0" w:color="DFDFDF"/>
            </w:tcBorders>
            <w:tcMar>
              <w:top w:w="100" w:type="dxa"/>
              <w:left w:w="100" w:type="dxa"/>
              <w:bottom w:w="100" w:type="dxa"/>
              <w:right w:w="100" w:type="dxa"/>
            </w:tcMar>
          </w:tcPr>
          <w:p w:rsidR="00141CD9" w:rsidRDefault="003C0DB1">
            <w:pPr>
              <w:pStyle w:val="normal0"/>
              <w:spacing w:before="220" w:after="220"/>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ctrl + c</w:t>
            </w:r>
          </w:p>
        </w:tc>
        <w:tc>
          <w:tcPr>
            <w:tcW w:w="6680" w:type="dxa"/>
            <w:tcBorders>
              <w:top w:val="single" w:sz="9" w:space="0" w:color="DFDFDF"/>
              <w:left w:val="single" w:sz="9" w:space="0" w:color="DFDFDF"/>
              <w:bottom w:val="single" w:sz="9" w:space="0" w:color="DFDFDF"/>
              <w:right w:val="single" w:sz="9" w:space="0" w:color="DFDFDF"/>
            </w:tcBorders>
            <w:tcMar>
              <w:top w:w="100" w:type="dxa"/>
              <w:left w:w="100" w:type="dxa"/>
              <w:bottom w:w="100" w:type="dxa"/>
              <w:right w:w="100" w:type="dxa"/>
            </w:tcMar>
          </w:tcPr>
          <w:p w:rsidR="00141CD9" w:rsidRDefault="003C0DB1">
            <w:pPr>
              <w:pStyle w:val="normal0"/>
              <w:spacing w:before="220" w:after="220"/>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Terminate the current command.</w:t>
            </w:r>
          </w:p>
        </w:tc>
      </w:tr>
      <w:tr w:rsidR="00141CD9">
        <w:trPr>
          <w:cantSplit/>
          <w:trHeight w:val="710"/>
          <w:tblHeader/>
        </w:trPr>
        <w:tc>
          <w:tcPr>
            <w:tcW w:w="2465" w:type="dxa"/>
            <w:tcBorders>
              <w:top w:val="single" w:sz="9" w:space="0" w:color="DFDFDF"/>
              <w:left w:val="single" w:sz="9" w:space="0" w:color="DFDFDF"/>
              <w:bottom w:val="single" w:sz="9" w:space="0" w:color="DFDFDF"/>
              <w:right w:val="single" w:sz="9" w:space="0" w:color="DFDFDF"/>
            </w:tcBorders>
            <w:tcMar>
              <w:top w:w="100" w:type="dxa"/>
              <w:left w:w="100" w:type="dxa"/>
              <w:bottom w:w="100" w:type="dxa"/>
              <w:right w:w="100" w:type="dxa"/>
            </w:tcMar>
          </w:tcPr>
          <w:p w:rsidR="00141CD9" w:rsidRDefault="003C0DB1">
            <w:pPr>
              <w:pStyle w:val="normal0"/>
              <w:spacing w:before="220" w:after="220"/>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ctrl + c (twice)</w:t>
            </w:r>
          </w:p>
        </w:tc>
        <w:tc>
          <w:tcPr>
            <w:tcW w:w="6680" w:type="dxa"/>
            <w:tcBorders>
              <w:top w:val="single" w:sz="9" w:space="0" w:color="DFDFDF"/>
              <w:left w:val="single" w:sz="9" w:space="0" w:color="DFDFDF"/>
              <w:bottom w:val="single" w:sz="9" w:space="0" w:color="DFDFDF"/>
              <w:right w:val="single" w:sz="9" w:space="0" w:color="DFDFDF"/>
            </w:tcBorders>
            <w:tcMar>
              <w:top w:w="100" w:type="dxa"/>
              <w:left w:w="100" w:type="dxa"/>
              <w:bottom w:w="100" w:type="dxa"/>
              <w:right w:w="100" w:type="dxa"/>
            </w:tcMar>
          </w:tcPr>
          <w:p w:rsidR="00141CD9" w:rsidRDefault="003C0DB1">
            <w:pPr>
              <w:pStyle w:val="normal0"/>
              <w:spacing w:before="220" w:after="220"/>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Exit from the REPL.</w:t>
            </w:r>
          </w:p>
        </w:tc>
      </w:tr>
      <w:tr w:rsidR="00141CD9">
        <w:trPr>
          <w:cantSplit/>
          <w:trHeight w:val="710"/>
          <w:tblHeader/>
        </w:trPr>
        <w:tc>
          <w:tcPr>
            <w:tcW w:w="2465" w:type="dxa"/>
            <w:tcBorders>
              <w:top w:val="single" w:sz="9" w:space="0" w:color="DFDFDF"/>
              <w:left w:val="single" w:sz="9" w:space="0" w:color="DFDFDF"/>
              <w:bottom w:val="single" w:sz="9" w:space="0" w:color="DFDFDF"/>
              <w:right w:val="single" w:sz="9" w:space="0" w:color="DFDFDF"/>
            </w:tcBorders>
            <w:tcMar>
              <w:top w:w="100" w:type="dxa"/>
              <w:left w:w="100" w:type="dxa"/>
              <w:bottom w:w="100" w:type="dxa"/>
              <w:right w:w="100" w:type="dxa"/>
            </w:tcMar>
          </w:tcPr>
          <w:p w:rsidR="00141CD9" w:rsidRDefault="003C0DB1">
            <w:pPr>
              <w:pStyle w:val="normal0"/>
              <w:spacing w:before="220" w:after="220"/>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ctrl + d</w:t>
            </w:r>
          </w:p>
        </w:tc>
        <w:tc>
          <w:tcPr>
            <w:tcW w:w="6680" w:type="dxa"/>
            <w:tcBorders>
              <w:top w:val="single" w:sz="9" w:space="0" w:color="DFDFDF"/>
              <w:left w:val="single" w:sz="9" w:space="0" w:color="DFDFDF"/>
              <w:bottom w:val="single" w:sz="9" w:space="0" w:color="DFDFDF"/>
              <w:right w:val="single" w:sz="9" w:space="0" w:color="DFDFDF"/>
            </w:tcBorders>
            <w:tcMar>
              <w:top w:w="100" w:type="dxa"/>
              <w:left w:w="100" w:type="dxa"/>
              <w:bottom w:w="100" w:type="dxa"/>
              <w:right w:w="100" w:type="dxa"/>
            </w:tcMar>
          </w:tcPr>
          <w:p w:rsidR="00141CD9" w:rsidRDefault="003C0DB1">
            <w:pPr>
              <w:pStyle w:val="normal0"/>
              <w:spacing w:before="220" w:after="220"/>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Exit from the REPL.</w:t>
            </w:r>
          </w:p>
        </w:tc>
      </w:tr>
      <w:tr w:rsidR="00141CD9">
        <w:trPr>
          <w:cantSplit/>
          <w:trHeight w:val="710"/>
          <w:tblHeader/>
        </w:trPr>
        <w:tc>
          <w:tcPr>
            <w:tcW w:w="2465" w:type="dxa"/>
            <w:tcBorders>
              <w:top w:val="single" w:sz="9" w:space="0" w:color="DFDFDF"/>
              <w:left w:val="single" w:sz="9" w:space="0" w:color="DFDFDF"/>
              <w:bottom w:val="single" w:sz="9" w:space="0" w:color="DFDFDF"/>
              <w:right w:val="single" w:sz="9" w:space="0" w:color="DFDFDF"/>
            </w:tcBorders>
            <w:tcMar>
              <w:top w:w="100" w:type="dxa"/>
              <w:left w:w="100" w:type="dxa"/>
              <w:bottom w:w="100" w:type="dxa"/>
              <w:right w:w="100" w:type="dxa"/>
            </w:tcMar>
          </w:tcPr>
          <w:p w:rsidR="00141CD9" w:rsidRDefault="003C0DB1">
            <w:pPr>
              <w:pStyle w:val="normal0"/>
              <w:spacing w:before="220" w:after="220"/>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.break</w:t>
            </w:r>
          </w:p>
        </w:tc>
        <w:tc>
          <w:tcPr>
            <w:tcW w:w="6680" w:type="dxa"/>
            <w:tcBorders>
              <w:top w:val="single" w:sz="9" w:space="0" w:color="DFDFDF"/>
              <w:left w:val="single" w:sz="9" w:space="0" w:color="DFDFDF"/>
              <w:bottom w:val="single" w:sz="9" w:space="0" w:color="DFDFDF"/>
              <w:right w:val="single" w:sz="9" w:space="0" w:color="DFDFDF"/>
            </w:tcBorders>
            <w:tcMar>
              <w:top w:w="100" w:type="dxa"/>
              <w:left w:w="100" w:type="dxa"/>
              <w:bottom w:w="100" w:type="dxa"/>
              <w:right w:w="100" w:type="dxa"/>
            </w:tcMar>
          </w:tcPr>
          <w:p w:rsidR="00141CD9" w:rsidRDefault="003C0DB1">
            <w:pPr>
              <w:pStyle w:val="normal0"/>
              <w:spacing w:before="220" w:after="220"/>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Exit from multiline expression.</w:t>
            </w:r>
          </w:p>
        </w:tc>
      </w:tr>
      <w:tr w:rsidR="00141CD9">
        <w:trPr>
          <w:cantSplit/>
          <w:trHeight w:val="710"/>
          <w:tblHeader/>
        </w:trPr>
        <w:tc>
          <w:tcPr>
            <w:tcW w:w="2465" w:type="dxa"/>
            <w:tcBorders>
              <w:top w:val="single" w:sz="9" w:space="0" w:color="DFDFDF"/>
              <w:left w:val="single" w:sz="9" w:space="0" w:color="DFDFDF"/>
              <w:bottom w:val="single" w:sz="9" w:space="0" w:color="DFDFDF"/>
              <w:right w:val="single" w:sz="9" w:space="0" w:color="DFDFDF"/>
            </w:tcBorders>
            <w:tcMar>
              <w:top w:w="100" w:type="dxa"/>
              <w:left w:w="100" w:type="dxa"/>
              <w:bottom w:w="100" w:type="dxa"/>
              <w:right w:w="100" w:type="dxa"/>
            </w:tcMar>
          </w:tcPr>
          <w:p w:rsidR="00141CD9" w:rsidRDefault="003C0DB1">
            <w:pPr>
              <w:pStyle w:val="normal0"/>
              <w:spacing w:before="220" w:after="220"/>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.clear</w:t>
            </w:r>
          </w:p>
        </w:tc>
        <w:tc>
          <w:tcPr>
            <w:tcW w:w="6680" w:type="dxa"/>
            <w:tcBorders>
              <w:top w:val="single" w:sz="9" w:space="0" w:color="DFDFDF"/>
              <w:left w:val="single" w:sz="9" w:space="0" w:color="DFDFDF"/>
              <w:bottom w:val="single" w:sz="9" w:space="0" w:color="DFDFDF"/>
              <w:right w:val="single" w:sz="9" w:space="0" w:color="DFDFDF"/>
            </w:tcBorders>
            <w:tcMar>
              <w:top w:w="100" w:type="dxa"/>
              <w:left w:w="100" w:type="dxa"/>
              <w:bottom w:w="100" w:type="dxa"/>
              <w:right w:w="100" w:type="dxa"/>
            </w:tcMar>
          </w:tcPr>
          <w:p w:rsidR="00141CD9" w:rsidRDefault="003C0DB1">
            <w:pPr>
              <w:pStyle w:val="normal0"/>
              <w:spacing w:before="220" w:after="220"/>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Exit from multiline expression.</w:t>
            </w:r>
          </w:p>
        </w:tc>
      </w:tr>
    </w:tbl>
    <w:p w:rsidR="00141CD9" w:rsidRDefault="00141CD9">
      <w:pPr>
        <w:pStyle w:val="normal0"/>
        <w:spacing w:before="220" w:after="220"/>
        <w:rPr>
          <w:rFonts w:ascii="Verdana" w:eastAsia="Verdana" w:hAnsi="Verdana" w:cs="Verdana"/>
          <w:sz w:val="23"/>
          <w:szCs w:val="23"/>
          <w:highlight w:val="white"/>
        </w:rPr>
      </w:pPr>
    </w:p>
    <w:p w:rsidR="00141CD9" w:rsidRDefault="00141CD9">
      <w:pPr>
        <w:pStyle w:val="normal0"/>
        <w:rPr>
          <w:rFonts w:ascii="Courier New" w:eastAsia="Courier New" w:hAnsi="Courier New" w:cs="Courier New"/>
          <w:b/>
          <w:bCs/>
          <w:sz w:val="23"/>
          <w:szCs w:val="23"/>
          <w:highlight w:val="yellow"/>
        </w:rPr>
      </w:pPr>
    </w:p>
    <w:p w:rsidR="00141CD9" w:rsidRDefault="00141CD9">
      <w:pPr>
        <w:pStyle w:val="normal0"/>
        <w:rPr>
          <w:rFonts w:ascii="Courier New" w:eastAsia="Courier New" w:hAnsi="Courier New" w:cs="Courier New"/>
          <w:b/>
          <w:bCs/>
          <w:sz w:val="23"/>
          <w:szCs w:val="23"/>
          <w:highlight w:val="yellow"/>
        </w:rPr>
      </w:pPr>
    </w:p>
    <w:p w:rsidR="00141CD9" w:rsidRDefault="00141CD9">
      <w:pPr>
        <w:pStyle w:val="normal0"/>
        <w:rPr>
          <w:rFonts w:ascii="Courier New" w:eastAsia="Courier New" w:hAnsi="Courier New" w:cs="Courier New"/>
          <w:b/>
          <w:bCs/>
          <w:sz w:val="23"/>
          <w:szCs w:val="23"/>
          <w:highlight w:val="yellow"/>
        </w:rPr>
      </w:pPr>
    </w:p>
    <w:p w:rsidR="00141CD9" w:rsidRDefault="00141CD9">
      <w:pPr>
        <w:pStyle w:val="normal0"/>
        <w:rPr>
          <w:rFonts w:ascii="Courier New" w:eastAsia="Courier New" w:hAnsi="Courier New" w:cs="Courier New"/>
          <w:b/>
          <w:bCs/>
          <w:sz w:val="23"/>
          <w:szCs w:val="23"/>
          <w:highlight w:val="yellow"/>
        </w:rPr>
      </w:pPr>
    </w:p>
    <w:p w:rsidR="00141CD9" w:rsidRDefault="003C0DB1">
      <w:pPr>
        <w:pStyle w:val="normal0"/>
        <w:rPr>
          <w:rFonts w:ascii="Courier New" w:eastAsia="Courier New" w:hAnsi="Courier New" w:cs="Courier New"/>
          <w:b/>
          <w:bCs/>
          <w:sz w:val="23"/>
          <w:szCs w:val="23"/>
          <w:highlight w:val="yellow"/>
        </w:rPr>
      </w:pPr>
      <w:r>
        <w:rPr>
          <w:rFonts w:ascii="Courier New" w:eastAsia="Courier New" w:hAnsi="Courier New" w:cs="Courier New"/>
          <w:b/>
          <w:bCs/>
          <w:sz w:val="23"/>
          <w:szCs w:val="23"/>
          <w:highlight w:val="yellow"/>
        </w:rPr>
        <w:t>Interview Que</w:t>
      </w:r>
    </w:p>
    <w:p w:rsidR="00141CD9" w:rsidRDefault="00141CD9">
      <w:pPr>
        <w:pStyle w:val="normal0"/>
        <w:rPr>
          <w:rFonts w:ascii="Courier New" w:eastAsia="Courier New" w:hAnsi="Courier New" w:cs="Courier New"/>
          <w:sz w:val="23"/>
          <w:szCs w:val="23"/>
          <w:highlight w:val="white"/>
        </w:rPr>
      </w:pPr>
    </w:p>
    <w:p w:rsidR="00141CD9" w:rsidRDefault="003C0DB1">
      <w:pPr>
        <w:pStyle w:val="normal0"/>
        <w:rPr>
          <w:rFonts w:ascii="Courier New" w:eastAsia="Courier New" w:hAnsi="Courier New" w:cs="Courier New"/>
          <w:sz w:val="23"/>
          <w:szCs w:val="23"/>
          <w:highlight w:val="yellow"/>
        </w:rPr>
      </w:pPr>
      <w:r>
        <w:rPr>
          <w:rFonts w:ascii="Courier New" w:eastAsia="Courier New" w:hAnsi="Courier New" w:cs="Courier New"/>
          <w:b/>
          <w:bCs/>
          <w:sz w:val="23"/>
          <w:szCs w:val="23"/>
          <w:highlight w:val="yellow"/>
        </w:rPr>
        <w:t>Que :why its error come in cmd like undefined :</w:t>
      </w:r>
      <w:r>
        <w:rPr>
          <w:rFonts w:ascii="Courier New" w:eastAsia="Courier New" w:hAnsi="Courier New" w:cs="Courier New"/>
          <w:sz w:val="23"/>
          <w:szCs w:val="23"/>
          <w:highlight w:val="yellow"/>
        </w:rPr>
        <w:tab/>
      </w:r>
    </w:p>
    <w:p w:rsidR="00141CD9" w:rsidRDefault="003C0DB1">
      <w:pPr>
        <w:pStyle w:val="normal0"/>
        <w:rPr>
          <w:rFonts w:ascii="Courier New" w:eastAsia="Courier New" w:hAnsi="Courier New" w:cs="Courier New"/>
          <w:sz w:val="23"/>
          <w:szCs w:val="23"/>
          <w:highlight w:val="yellow"/>
        </w:rPr>
      </w:pPr>
      <w:r>
        <w:rPr>
          <w:rFonts w:ascii="Courier New" w:eastAsia="Courier New" w:hAnsi="Courier New" w:cs="Courier New"/>
          <w:sz w:val="23"/>
          <w:szCs w:val="23"/>
          <w:highlight w:val="yellow"/>
        </w:rPr>
        <w:t>Ans : Not return anything</w:t>
      </w:r>
    </w:p>
    <w:p w:rsidR="00141CD9" w:rsidRDefault="00141CD9">
      <w:pPr>
        <w:pStyle w:val="normal0"/>
        <w:rPr>
          <w:rFonts w:ascii="Courier New" w:eastAsia="Courier New" w:hAnsi="Courier New" w:cs="Courier New"/>
          <w:sz w:val="23"/>
          <w:szCs w:val="23"/>
          <w:highlight w:val="yellow"/>
        </w:rPr>
      </w:pPr>
    </w:p>
    <w:p w:rsidR="00141CD9" w:rsidRDefault="003C0DB1">
      <w:pPr>
        <w:pStyle w:val="normal0"/>
        <w:rPr>
          <w:rFonts w:ascii="Courier New" w:eastAsia="Courier New" w:hAnsi="Courier New" w:cs="Courier New"/>
          <w:b/>
          <w:bCs/>
          <w:sz w:val="23"/>
          <w:szCs w:val="23"/>
          <w:highlight w:val="yellow"/>
        </w:rPr>
      </w:pPr>
      <w:r>
        <w:rPr>
          <w:rFonts w:ascii="Courier New" w:eastAsia="Courier New" w:hAnsi="Courier New" w:cs="Courier New"/>
          <w:b/>
          <w:bCs/>
          <w:sz w:val="23"/>
          <w:szCs w:val="23"/>
          <w:highlight w:val="yellow"/>
        </w:rPr>
        <w:t>Que :how to different node console &amp; javascript console</w:t>
      </w:r>
      <w:r>
        <w:rPr>
          <w:rFonts w:ascii="Courier New" w:eastAsia="Courier New" w:hAnsi="Courier New" w:cs="Courier New"/>
          <w:b/>
          <w:bCs/>
          <w:sz w:val="23"/>
          <w:szCs w:val="23"/>
          <w:highlight w:val="yellow"/>
        </w:rPr>
        <w:tab/>
      </w:r>
    </w:p>
    <w:p w:rsidR="00141CD9" w:rsidRDefault="003C0DB1">
      <w:pPr>
        <w:pStyle w:val="normal0"/>
        <w:rPr>
          <w:rFonts w:ascii="Courier New" w:eastAsia="Courier New" w:hAnsi="Courier New" w:cs="Courier New"/>
          <w:sz w:val="23"/>
          <w:szCs w:val="23"/>
          <w:highlight w:val="yellow"/>
        </w:rPr>
      </w:pPr>
      <w:r>
        <w:rPr>
          <w:rFonts w:ascii="Courier New" w:eastAsia="Courier New" w:hAnsi="Courier New" w:cs="Courier New"/>
          <w:sz w:val="23"/>
          <w:szCs w:val="23"/>
          <w:highlight w:val="yellow"/>
        </w:rPr>
        <w:t>Ans : We write console in cmd its Node build in module &amp; we write in js file console its javascript browser functionality</w:t>
      </w:r>
    </w:p>
    <w:p w:rsidR="00141CD9" w:rsidRDefault="00141CD9">
      <w:pPr>
        <w:pStyle w:val="normal0"/>
        <w:rPr>
          <w:rFonts w:ascii="Courier New" w:eastAsia="Courier New" w:hAnsi="Courier New" w:cs="Courier New"/>
          <w:sz w:val="23"/>
          <w:szCs w:val="23"/>
          <w:highlight w:val="yellow"/>
        </w:rPr>
      </w:pPr>
    </w:p>
    <w:p w:rsidR="00141CD9" w:rsidRDefault="003C0DB1">
      <w:pPr>
        <w:pStyle w:val="normal0"/>
        <w:rPr>
          <w:rFonts w:ascii="Courier New" w:eastAsia="Courier New" w:hAnsi="Courier New" w:cs="Courier New"/>
          <w:sz w:val="23"/>
          <w:szCs w:val="23"/>
          <w:highlight w:val="yellow"/>
        </w:rPr>
      </w:pPr>
      <w:r>
        <w:rPr>
          <w:rFonts w:ascii="Courier New" w:eastAsia="Courier New" w:hAnsi="Courier New" w:cs="Courier New"/>
          <w:sz w:val="23"/>
          <w:szCs w:val="23"/>
          <w:highlight w:val="yellow"/>
        </w:rPr>
        <w:t xml:space="preserve">in node module provide console for debugging </w:t>
      </w:r>
    </w:p>
    <w:p w:rsidR="00141CD9" w:rsidRDefault="003C0DB1">
      <w:pPr>
        <w:pStyle w:val="normal0"/>
        <w:rPr>
          <w:rFonts w:ascii="Courier New" w:eastAsia="Courier New" w:hAnsi="Courier New" w:cs="Courier New"/>
          <w:sz w:val="23"/>
          <w:szCs w:val="23"/>
          <w:highlight w:val="yellow"/>
        </w:rPr>
      </w:pPr>
      <w:r>
        <w:rPr>
          <w:rFonts w:ascii="Courier New" w:eastAsia="Courier New" w:hAnsi="Courier New" w:cs="Courier New"/>
          <w:sz w:val="23"/>
          <w:szCs w:val="23"/>
          <w:highlight w:val="yellow"/>
        </w:rPr>
        <w:t>console.log()</w:t>
      </w:r>
    </w:p>
    <w:p w:rsidR="00141CD9" w:rsidRDefault="003C0DB1">
      <w:pPr>
        <w:pStyle w:val="normal0"/>
        <w:rPr>
          <w:rFonts w:ascii="Courier New" w:eastAsia="Courier New" w:hAnsi="Courier New" w:cs="Courier New"/>
          <w:sz w:val="23"/>
          <w:szCs w:val="23"/>
          <w:highlight w:val="yellow"/>
        </w:rPr>
      </w:pPr>
      <w:r>
        <w:rPr>
          <w:rFonts w:ascii="Courier New" w:eastAsia="Courier New" w:hAnsi="Courier New" w:cs="Courier New"/>
          <w:sz w:val="23"/>
          <w:szCs w:val="23"/>
          <w:highlight w:val="yellow"/>
        </w:rPr>
        <w:t>console.error()</w:t>
      </w:r>
    </w:p>
    <w:p w:rsidR="00141CD9" w:rsidRDefault="003C0DB1">
      <w:pPr>
        <w:pStyle w:val="normal0"/>
        <w:rPr>
          <w:rFonts w:ascii="Courier New" w:eastAsia="Courier New" w:hAnsi="Courier New" w:cs="Courier New"/>
          <w:sz w:val="23"/>
          <w:szCs w:val="23"/>
          <w:highlight w:val="yellow"/>
        </w:rPr>
      </w:pPr>
      <w:r>
        <w:rPr>
          <w:rFonts w:ascii="Courier New" w:eastAsia="Courier New" w:hAnsi="Courier New" w:cs="Courier New"/>
          <w:sz w:val="23"/>
          <w:szCs w:val="23"/>
          <w:highlight w:val="yellow"/>
        </w:rPr>
        <w:t>console.warn()</w:t>
      </w:r>
    </w:p>
    <w:p w:rsidR="00141CD9" w:rsidRDefault="00141CD9">
      <w:pPr>
        <w:pStyle w:val="Heading1"/>
        <w:keepNext w:val="0"/>
        <w:keepLines w:val="0"/>
        <w:shd w:val="clear" w:color="auto" w:fill="FFFFFF"/>
        <w:spacing w:before="480" w:line="288" w:lineRule="auto"/>
        <w:rPr>
          <w:rFonts w:ascii="Verdana" w:eastAsia="Verdana" w:hAnsi="Verdana" w:cs="Verdana"/>
          <w:color w:val="181717"/>
          <w:sz w:val="51"/>
          <w:szCs w:val="51"/>
          <w:highlight w:val="white"/>
        </w:rPr>
      </w:pPr>
      <w:bookmarkStart w:id="8" w:name="_x3s0pijvr0zd" w:colFirst="0" w:colLast="0"/>
      <w:bookmarkEnd w:id="8"/>
    </w:p>
    <w:p w:rsidR="00141CD9" w:rsidRDefault="003C0DB1">
      <w:pPr>
        <w:pStyle w:val="Heading1"/>
        <w:keepNext w:val="0"/>
        <w:keepLines w:val="0"/>
        <w:shd w:val="clear" w:color="auto" w:fill="FFFFFF"/>
        <w:spacing w:before="480" w:line="288" w:lineRule="auto"/>
        <w:rPr>
          <w:rFonts w:ascii="Verdana" w:eastAsia="Verdana" w:hAnsi="Verdana" w:cs="Verdana"/>
          <w:color w:val="181717"/>
          <w:sz w:val="51"/>
          <w:szCs w:val="51"/>
          <w:highlight w:val="white"/>
        </w:rPr>
      </w:pPr>
      <w:bookmarkStart w:id="9" w:name="_hay3toc7o1az" w:colFirst="0" w:colLast="0"/>
      <w:bookmarkEnd w:id="9"/>
      <w:r>
        <w:rPr>
          <w:rFonts w:ascii="Verdana" w:eastAsia="Verdana" w:hAnsi="Verdana" w:cs="Verdana"/>
          <w:color w:val="181717"/>
          <w:sz w:val="51"/>
          <w:szCs w:val="51"/>
          <w:highlight w:val="white"/>
        </w:rPr>
        <w:lastRenderedPageBreak/>
        <w:t>======================</w:t>
      </w:r>
    </w:p>
    <w:p w:rsidR="00141CD9" w:rsidRDefault="003C0DB1">
      <w:pPr>
        <w:pStyle w:val="Heading1"/>
        <w:keepNext w:val="0"/>
        <w:keepLines w:val="0"/>
        <w:shd w:val="clear" w:color="auto" w:fill="FFFFFF"/>
        <w:spacing w:before="480" w:line="288" w:lineRule="auto"/>
        <w:rPr>
          <w:rFonts w:ascii="Verdana" w:eastAsia="Verdana" w:hAnsi="Verdana" w:cs="Verdana"/>
          <w:color w:val="181717"/>
          <w:sz w:val="51"/>
          <w:szCs w:val="51"/>
          <w:highlight w:val="white"/>
          <w:u w:val="single"/>
        </w:rPr>
      </w:pPr>
      <w:bookmarkStart w:id="10" w:name="_f227geey066v" w:colFirst="0" w:colLast="0"/>
      <w:bookmarkEnd w:id="10"/>
      <w:r>
        <w:rPr>
          <w:rFonts w:ascii="Verdana" w:eastAsia="Verdana" w:hAnsi="Verdana" w:cs="Verdana"/>
          <w:color w:val="181717"/>
          <w:sz w:val="51"/>
          <w:szCs w:val="51"/>
          <w:highlight w:val="white"/>
          <w:u w:val="single"/>
        </w:rPr>
        <w:t>With File script</w:t>
      </w:r>
    </w:p>
    <w:p w:rsidR="00141CD9" w:rsidRDefault="00141CD9">
      <w:pPr>
        <w:pStyle w:val="normal0"/>
      </w:pPr>
    </w:p>
    <w:p w:rsidR="00141CD9" w:rsidRDefault="003C0DB1">
      <w:pPr>
        <w:pStyle w:val="normal0"/>
        <w:rPr>
          <w:b/>
          <w:bCs/>
        </w:rPr>
      </w:pPr>
      <w:r>
        <w:t>Step: 1 Create file</w:t>
      </w:r>
      <w:r>
        <w:rPr>
          <w:b/>
          <w:bCs/>
        </w:rPr>
        <w:t xml:space="preserve"> index.js</w:t>
      </w:r>
    </w:p>
    <w:p w:rsidR="00141CD9" w:rsidRDefault="00141CD9">
      <w:pPr>
        <w:pStyle w:val="normal0"/>
      </w:pPr>
    </w:p>
    <w:p w:rsidR="00141CD9" w:rsidRDefault="003C0DB1">
      <w:pPr>
        <w:pStyle w:val="normal0"/>
      </w:pPr>
      <w:r>
        <w:rPr>
          <w:b/>
          <w:bCs/>
        </w:rPr>
        <w:t>Code file</w:t>
      </w:r>
      <w:r>
        <w:t xml:space="preserve"> : console.log(‘Hello world’);</w:t>
      </w:r>
    </w:p>
    <w:p w:rsidR="00141CD9" w:rsidRDefault="00141CD9">
      <w:pPr>
        <w:pStyle w:val="normal0"/>
      </w:pPr>
    </w:p>
    <w:p w:rsidR="00141CD9" w:rsidRDefault="003C0DB1">
      <w:pPr>
        <w:pStyle w:val="normal0"/>
        <w:rPr>
          <w:b/>
          <w:bCs/>
        </w:rPr>
      </w:pPr>
      <w:r>
        <w:rPr>
          <w:b/>
          <w:bCs/>
        </w:rPr>
        <w:t>Run cmd : node index.js</w:t>
      </w:r>
    </w:p>
    <w:p w:rsidR="00141CD9" w:rsidRDefault="003C0DB1">
      <w:pPr>
        <w:pStyle w:val="Heading1"/>
        <w:keepNext w:val="0"/>
        <w:keepLines w:val="0"/>
        <w:shd w:val="clear" w:color="auto" w:fill="FFFFFF"/>
        <w:spacing w:before="480" w:line="288" w:lineRule="auto"/>
        <w:rPr>
          <w:rFonts w:ascii="Verdana" w:eastAsia="Verdana" w:hAnsi="Verdana" w:cs="Verdana"/>
          <w:color w:val="181717"/>
          <w:sz w:val="51"/>
          <w:szCs w:val="51"/>
          <w:highlight w:val="white"/>
        </w:rPr>
      </w:pPr>
      <w:bookmarkStart w:id="11" w:name="_1xrk2aonqvcp" w:colFirst="0" w:colLast="0"/>
      <w:bookmarkEnd w:id="11"/>
      <w:r>
        <w:rPr>
          <w:rFonts w:ascii="Verdana" w:eastAsia="Verdana" w:hAnsi="Verdana" w:cs="Verdana"/>
          <w:color w:val="181717"/>
          <w:sz w:val="51"/>
          <w:szCs w:val="51"/>
          <w:highlight w:val="white"/>
        </w:rPr>
        <w:t>Node.js Basics</w:t>
      </w:r>
    </w:p>
    <w:p w:rsidR="00141CD9" w:rsidRDefault="003C0DB1">
      <w:pPr>
        <w:pStyle w:val="normal0"/>
        <w:numPr>
          <w:ilvl w:val="0"/>
          <w:numId w:val="7"/>
        </w:numPr>
        <w:shd w:val="clear" w:color="auto" w:fill="FFFFFF"/>
        <w:spacing w:before="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Node.js supports JavaScript. So, JavaScript syntax on Node.js is similar to the browser's JavaScript syntax.</w:t>
      </w:r>
    </w:p>
    <w:p w:rsidR="00141CD9" w:rsidRDefault="003C0DB1">
      <w:pPr>
        <w:pStyle w:val="normal0"/>
        <w:numPr>
          <w:ilvl w:val="0"/>
          <w:numId w:val="7"/>
        </w:numPr>
        <w:shd w:val="clear" w:color="auto" w:fill="FFFFFF"/>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 xml:space="preserve">Javascript Fundamental for Node.js </w:t>
      </w:r>
    </w:p>
    <w:p w:rsidR="00141CD9" w:rsidRDefault="003C0DB1">
      <w:pPr>
        <w:pStyle w:val="normal0"/>
        <w:numPr>
          <w:ilvl w:val="0"/>
          <w:numId w:val="7"/>
        </w:numPr>
        <w:shd w:val="clear" w:color="auto" w:fill="FFFFFF"/>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Condition , Loop , Array</w:t>
      </w:r>
    </w:p>
    <w:p w:rsidR="00141CD9" w:rsidRDefault="003C0DB1">
      <w:pPr>
        <w:pStyle w:val="normal0"/>
        <w:numPr>
          <w:ilvl w:val="0"/>
          <w:numId w:val="7"/>
        </w:numPr>
        <w:shd w:val="clear" w:color="auto" w:fill="FFFFFF"/>
        <w:spacing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The Import Function and variables from another file</w:t>
      </w:r>
    </w:p>
    <w:p w:rsidR="00141CD9" w:rsidRDefault="00141CD9">
      <w:pPr>
        <w:pStyle w:val="normal0"/>
        <w:shd w:val="clear" w:color="auto" w:fill="FFFFFF"/>
        <w:spacing w:before="360" w:after="360"/>
        <w:jc w:val="both"/>
        <w:rPr>
          <w:rFonts w:ascii="Verdana" w:eastAsia="Verdana" w:hAnsi="Verdana" w:cs="Verdana"/>
          <w:color w:val="181717"/>
          <w:sz w:val="26"/>
          <w:szCs w:val="26"/>
          <w:highlight w:val="white"/>
        </w:rPr>
      </w:pPr>
    </w:p>
    <w:p w:rsidR="00141CD9" w:rsidRDefault="00141CD9">
      <w:pPr>
        <w:pStyle w:val="normal0"/>
        <w:shd w:val="clear" w:color="auto" w:fill="FFFFFF"/>
        <w:spacing w:before="360" w:after="360"/>
        <w:jc w:val="both"/>
        <w:rPr>
          <w:rFonts w:ascii="Verdana" w:eastAsia="Verdana" w:hAnsi="Verdana" w:cs="Verdana"/>
          <w:color w:val="181717"/>
          <w:sz w:val="26"/>
          <w:szCs w:val="26"/>
          <w:highlight w:val="white"/>
        </w:rPr>
      </w:pPr>
    </w:p>
    <w:p w:rsidR="00141CD9" w:rsidRDefault="00141CD9">
      <w:pPr>
        <w:pStyle w:val="normal0"/>
        <w:shd w:val="clear" w:color="auto" w:fill="FFFFFF"/>
        <w:spacing w:before="360" w:after="360"/>
        <w:jc w:val="both"/>
        <w:rPr>
          <w:rFonts w:ascii="Verdana" w:eastAsia="Verdana" w:hAnsi="Verdana" w:cs="Verdana"/>
          <w:color w:val="181717"/>
          <w:sz w:val="26"/>
          <w:szCs w:val="26"/>
          <w:highlight w:val="white"/>
        </w:rPr>
      </w:pPr>
    </w:p>
    <w:p w:rsidR="00141CD9" w:rsidRDefault="003C0DB1">
      <w:pPr>
        <w:pStyle w:val="Heading2"/>
        <w:keepNext w:val="0"/>
        <w:keepLines w:val="0"/>
        <w:shd w:val="clear" w:color="auto" w:fill="FFFFFF"/>
        <w:spacing w:after="80" w:line="288" w:lineRule="auto"/>
        <w:rPr>
          <w:rFonts w:ascii="Verdana" w:eastAsia="Verdana" w:hAnsi="Verdana" w:cs="Verdana"/>
          <w:color w:val="181717"/>
          <w:sz w:val="42"/>
          <w:szCs w:val="42"/>
          <w:highlight w:val="white"/>
        </w:rPr>
      </w:pPr>
      <w:bookmarkStart w:id="12" w:name="_vnj3z85kfw0b" w:colFirst="0" w:colLast="0"/>
      <w:bookmarkEnd w:id="12"/>
      <w:r>
        <w:rPr>
          <w:rFonts w:ascii="Verdana" w:eastAsia="Verdana" w:hAnsi="Verdana" w:cs="Verdana"/>
          <w:color w:val="181717"/>
          <w:sz w:val="42"/>
          <w:szCs w:val="42"/>
          <w:highlight w:val="white"/>
        </w:rPr>
        <w:t>Primitive Types</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Node.js includes following primitive types:</w:t>
      </w:r>
    </w:p>
    <w:p w:rsidR="00141CD9" w:rsidRDefault="003C0DB1">
      <w:pPr>
        <w:pStyle w:val="normal0"/>
        <w:numPr>
          <w:ilvl w:val="0"/>
          <w:numId w:val="9"/>
        </w:numPr>
        <w:shd w:val="clear" w:color="auto" w:fill="FFFFFF"/>
        <w:rPr>
          <w:highlight w:val="white"/>
        </w:rPr>
      </w:pPr>
      <w:r>
        <w:rPr>
          <w:rFonts w:ascii="Verdana" w:eastAsia="Verdana" w:hAnsi="Verdana" w:cs="Verdana"/>
          <w:color w:val="181717"/>
          <w:sz w:val="26"/>
          <w:szCs w:val="26"/>
          <w:highlight w:val="white"/>
        </w:rPr>
        <w:t>String</w:t>
      </w:r>
    </w:p>
    <w:p w:rsidR="00141CD9" w:rsidRDefault="003C0DB1">
      <w:pPr>
        <w:pStyle w:val="normal0"/>
        <w:numPr>
          <w:ilvl w:val="0"/>
          <w:numId w:val="9"/>
        </w:numPr>
        <w:shd w:val="clear" w:color="auto" w:fill="FFFFFF"/>
        <w:rPr>
          <w:highlight w:val="white"/>
        </w:rPr>
      </w:pPr>
      <w:r>
        <w:rPr>
          <w:rFonts w:ascii="Verdana" w:eastAsia="Verdana" w:hAnsi="Verdana" w:cs="Verdana"/>
          <w:color w:val="181717"/>
          <w:sz w:val="26"/>
          <w:szCs w:val="26"/>
          <w:highlight w:val="white"/>
        </w:rPr>
        <w:t>Number</w:t>
      </w:r>
    </w:p>
    <w:p w:rsidR="00141CD9" w:rsidRDefault="003C0DB1">
      <w:pPr>
        <w:pStyle w:val="normal0"/>
        <w:numPr>
          <w:ilvl w:val="0"/>
          <w:numId w:val="9"/>
        </w:numPr>
        <w:shd w:val="clear" w:color="auto" w:fill="FFFFFF"/>
        <w:rPr>
          <w:highlight w:val="white"/>
        </w:rPr>
      </w:pPr>
      <w:r>
        <w:rPr>
          <w:rFonts w:ascii="Verdana" w:eastAsia="Verdana" w:hAnsi="Verdana" w:cs="Verdana"/>
          <w:color w:val="181717"/>
          <w:sz w:val="26"/>
          <w:szCs w:val="26"/>
          <w:highlight w:val="white"/>
        </w:rPr>
        <w:t>Boolean</w:t>
      </w:r>
    </w:p>
    <w:p w:rsidR="00141CD9" w:rsidRDefault="003C0DB1">
      <w:pPr>
        <w:pStyle w:val="normal0"/>
        <w:numPr>
          <w:ilvl w:val="0"/>
          <w:numId w:val="9"/>
        </w:numPr>
        <w:shd w:val="clear" w:color="auto" w:fill="FFFFFF"/>
        <w:rPr>
          <w:highlight w:val="white"/>
        </w:rPr>
      </w:pPr>
      <w:r>
        <w:rPr>
          <w:rFonts w:ascii="Verdana" w:eastAsia="Verdana" w:hAnsi="Verdana" w:cs="Verdana"/>
          <w:color w:val="181717"/>
          <w:sz w:val="26"/>
          <w:szCs w:val="26"/>
          <w:highlight w:val="white"/>
        </w:rPr>
        <w:t>Undefined</w:t>
      </w:r>
    </w:p>
    <w:p w:rsidR="00141CD9" w:rsidRDefault="003C0DB1">
      <w:pPr>
        <w:pStyle w:val="normal0"/>
        <w:numPr>
          <w:ilvl w:val="0"/>
          <w:numId w:val="9"/>
        </w:numPr>
        <w:shd w:val="clear" w:color="auto" w:fill="FFFFFF"/>
        <w:rPr>
          <w:highlight w:val="white"/>
        </w:rPr>
      </w:pPr>
      <w:r>
        <w:rPr>
          <w:rFonts w:ascii="Verdana" w:eastAsia="Verdana" w:hAnsi="Verdana" w:cs="Verdana"/>
          <w:color w:val="181717"/>
          <w:sz w:val="26"/>
          <w:szCs w:val="26"/>
          <w:highlight w:val="white"/>
        </w:rPr>
        <w:lastRenderedPageBreak/>
        <w:t>Null</w:t>
      </w:r>
    </w:p>
    <w:p w:rsidR="00141CD9" w:rsidRDefault="003C0DB1">
      <w:pPr>
        <w:pStyle w:val="normal0"/>
        <w:numPr>
          <w:ilvl w:val="0"/>
          <w:numId w:val="9"/>
        </w:numPr>
        <w:shd w:val="clear" w:color="auto" w:fill="FFFFFF"/>
        <w:spacing w:after="240"/>
        <w:rPr>
          <w:highlight w:val="white"/>
        </w:rPr>
      </w:pPr>
      <w:r>
        <w:rPr>
          <w:rFonts w:ascii="Verdana" w:eastAsia="Verdana" w:hAnsi="Verdana" w:cs="Verdana"/>
          <w:color w:val="181717"/>
          <w:sz w:val="26"/>
          <w:szCs w:val="26"/>
          <w:highlight w:val="white"/>
        </w:rPr>
        <w:t>RegExp</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Everything else is an object in Node.js.</w:t>
      </w:r>
    </w:p>
    <w:p w:rsidR="00141CD9" w:rsidRDefault="003C0DB1">
      <w:pPr>
        <w:pStyle w:val="Heading2"/>
        <w:keepNext w:val="0"/>
        <w:keepLines w:val="0"/>
        <w:shd w:val="clear" w:color="auto" w:fill="FFFFFF"/>
        <w:spacing w:after="80" w:line="288" w:lineRule="auto"/>
        <w:rPr>
          <w:rFonts w:ascii="Verdana" w:eastAsia="Verdana" w:hAnsi="Verdana" w:cs="Verdana"/>
          <w:color w:val="181717"/>
          <w:sz w:val="42"/>
          <w:szCs w:val="42"/>
          <w:highlight w:val="white"/>
        </w:rPr>
      </w:pPr>
      <w:bookmarkStart w:id="13" w:name="_wu7ijknpkoqh" w:colFirst="0" w:colLast="0"/>
      <w:bookmarkEnd w:id="13"/>
      <w:r>
        <w:rPr>
          <w:rFonts w:ascii="Verdana" w:eastAsia="Verdana" w:hAnsi="Verdana" w:cs="Verdana"/>
          <w:color w:val="181717"/>
          <w:sz w:val="42"/>
          <w:szCs w:val="42"/>
          <w:highlight w:val="white"/>
        </w:rPr>
        <w:t>Loose Typing</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JavaScript in Node.js supports loose typing like the browser's JavaScript. Use var keyword to declare a variable of any type.</w:t>
      </w:r>
    </w:p>
    <w:p w:rsidR="00141CD9" w:rsidRDefault="003C0DB1">
      <w:pPr>
        <w:pStyle w:val="Heading2"/>
        <w:keepNext w:val="0"/>
        <w:keepLines w:val="0"/>
        <w:shd w:val="clear" w:color="auto" w:fill="FFFFFF"/>
        <w:spacing w:after="80" w:line="288" w:lineRule="auto"/>
        <w:rPr>
          <w:rFonts w:ascii="Verdana" w:eastAsia="Verdana" w:hAnsi="Verdana" w:cs="Verdana"/>
          <w:color w:val="181717"/>
          <w:sz w:val="42"/>
          <w:szCs w:val="42"/>
          <w:highlight w:val="white"/>
        </w:rPr>
      </w:pPr>
      <w:bookmarkStart w:id="14" w:name="_4lkgzzwwfogk" w:colFirst="0" w:colLast="0"/>
      <w:bookmarkEnd w:id="14"/>
      <w:r>
        <w:rPr>
          <w:rFonts w:ascii="Verdana" w:eastAsia="Verdana" w:hAnsi="Verdana" w:cs="Verdana"/>
          <w:color w:val="181717"/>
          <w:sz w:val="42"/>
          <w:szCs w:val="42"/>
          <w:highlight w:val="white"/>
        </w:rPr>
        <w:t>Object Literal</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Object literal syntax is same as browser's JavaScript.</w:t>
      </w:r>
    </w:p>
    <w:p w:rsidR="00141CD9" w:rsidRDefault="003C0DB1">
      <w:pPr>
        <w:pStyle w:val="normal0"/>
        <w:spacing w:before="220"/>
        <w:jc w:val="both"/>
        <w:rPr>
          <w:color w:val="507590"/>
          <w:sz w:val="21"/>
          <w:szCs w:val="21"/>
          <w:highlight w:val="white"/>
        </w:rPr>
      </w:pPr>
      <w:r>
        <w:rPr>
          <w:rFonts w:ascii="Verdana" w:eastAsia="Verdana" w:hAnsi="Verdana" w:cs="Verdana"/>
          <w:sz w:val="24"/>
          <w:szCs w:val="24"/>
          <w:highlight w:val="white"/>
        </w:rPr>
        <w:t>Example: Object</w:t>
      </w:r>
      <w:r>
        <w:rPr>
          <w:color w:val="507590"/>
          <w:sz w:val="21"/>
          <w:szCs w:val="21"/>
          <w:highlight w:val="white"/>
        </w:rPr>
        <w:t xml:space="preserve"> Copy</w:t>
      </w:r>
    </w:p>
    <w:p w:rsidR="00141CD9" w:rsidRDefault="003C0DB1">
      <w:pPr>
        <w:pStyle w:val="normal0"/>
        <w:jc w:val="both"/>
        <w:rPr>
          <w:rFonts w:ascii="Courier New" w:eastAsia="Courier New" w:hAnsi="Courier New" w:cs="Courier New"/>
          <w:sz w:val="24"/>
          <w:szCs w:val="24"/>
          <w:highlight w:val="white"/>
        </w:rPr>
      </w:pPr>
      <w:r>
        <w:rPr>
          <w:rFonts w:ascii="Courier New" w:eastAsia="Courier New" w:hAnsi="Courier New" w:cs="Courier New"/>
          <w:color w:val="0000FF"/>
          <w:sz w:val="24"/>
          <w:szCs w:val="24"/>
          <w:highlight w:val="white"/>
        </w:rPr>
        <w:t>var</w:t>
      </w:r>
      <w:r>
        <w:rPr>
          <w:rFonts w:ascii="Courier New" w:eastAsia="Courier New" w:hAnsi="Courier New" w:cs="Courier New"/>
          <w:sz w:val="24"/>
          <w:szCs w:val="24"/>
          <w:highlight w:val="white"/>
        </w:rPr>
        <w:t xml:space="preserve"> obj = { authorName: </w:t>
      </w:r>
      <w:r>
        <w:rPr>
          <w:rFonts w:ascii="Courier New" w:eastAsia="Courier New" w:hAnsi="Courier New" w:cs="Courier New"/>
          <w:color w:val="A31515"/>
          <w:sz w:val="24"/>
          <w:szCs w:val="24"/>
          <w:highlight w:val="white"/>
        </w:rPr>
        <w:t>'Ryan Dahl'</w:t>
      </w:r>
      <w:r>
        <w:rPr>
          <w:rFonts w:ascii="Courier New" w:eastAsia="Courier New" w:hAnsi="Courier New" w:cs="Courier New"/>
          <w:sz w:val="24"/>
          <w:szCs w:val="24"/>
          <w:highlight w:val="white"/>
        </w:rPr>
        <w:t xml:space="preserve">, language: </w:t>
      </w:r>
      <w:r>
        <w:rPr>
          <w:rFonts w:ascii="Courier New" w:eastAsia="Courier New" w:hAnsi="Courier New" w:cs="Courier New"/>
          <w:color w:val="A31515"/>
          <w:sz w:val="24"/>
          <w:szCs w:val="24"/>
          <w:highlight w:val="white"/>
        </w:rPr>
        <w:t>'Node.js'</w:t>
      </w:r>
      <w:r>
        <w:rPr>
          <w:rFonts w:ascii="Courier New" w:eastAsia="Courier New" w:hAnsi="Courier New" w:cs="Courier New"/>
          <w:sz w:val="24"/>
          <w:szCs w:val="24"/>
          <w:highlight w:val="white"/>
        </w:rPr>
        <w:t xml:space="preserve"> }</w:t>
      </w:r>
    </w:p>
    <w:p w:rsidR="00141CD9" w:rsidRDefault="003C0DB1">
      <w:pPr>
        <w:pStyle w:val="Heading2"/>
        <w:keepNext w:val="0"/>
        <w:keepLines w:val="0"/>
        <w:shd w:val="clear" w:color="auto" w:fill="FFFFFF"/>
        <w:spacing w:after="80" w:line="288" w:lineRule="auto"/>
        <w:rPr>
          <w:rFonts w:ascii="Verdana" w:eastAsia="Verdana" w:hAnsi="Verdana" w:cs="Verdana"/>
          <w:color w:val="181717"/>
          <w:sz w:val="42"/>
          <w:szCs w:val="42"/>
          <w:highlight w:val="white"/>
        </w:rPr>
      </w:pPr>
      <w:bookmarkStart w:id="15" w:name="_b1itgr1rnan2" w:colFirst="0" w:colLast="0"/>
      <w:bookmarkEnd w:id="15"/>
      <w:r>
        <w:rPr>
          <w:rFonts w:ascii="Verdana" w:eastAsia="Verdana" w:hAnsi="Verdana" w:cs="Verdana"/>
          <w:color w:val="181717"/>
          <w:sz w:val="42"/>
          <w:szCs w:val="42"/>
          <w:highlight w:val="white"/>
        </w:rPr>
        <w:t>Functions</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Functions are first class citizens in Node's JavaScript, similar to the browser's JavaScript. A function can have attributes and properties also. It can be treated like a class in JavaScript.</w:t>
      </w:r>
    </w:p>
    <w:p w:rsidR="00141CD9" w:rsidRDefault="003C0DB1">
      <w:pPr>
        <w:pStyle w:val="normal0"/>
        <w:spacing w:before="220"/>
        <w:jc w:val="both"/>
        <w:rPr>
          <w:color w:val="507590"/>
          <w:sz w:val="21"/>
          <w:szCs w:val="21"/>
          <w:highlight w:val="white"/>
        </w:rPr>
      </w:pPr>
      <w:r>
        <w:rPr>
          <w:rFonts w:ascii="Verdana" w:eastAsia="Verdana" w:hAnsi="Verdana" w:cs="Verdana"/>
          <w:sz w:val="24"/>
          <w:szCs w:val="24"/>
          <w:highlight w:val="white"/>
        </w:rPr>
        <w:t>Example: Function</w:t>
      </w:r>
      <w:r>
        <w:rPr>
          <w:color w:val="507590"/>
          <w:sz w:val="21"/>
          <w:szCs w:val="21"/>
          <w:highlight w:val="white"/>
        </w:rPr>
        <w:t xml:space="preserve"> Copy</w:t>
      </w:r>
    </w:p>
    <w:p w:rsidR="00141CD9" w:rsidRDefault="003C0DB1">
      <w:pPr>
        <w:pStyle w:val="normal0"/>
        <w:jc w:val="both"/>
        <w:rPr>
          <w:rFonts w:ascii="Courier New" w:eastAsia="Courier New" w:hAnsi="Courier New" w:cs="Courier New"/>
          <w:sz w:val="24"/>
          <w:szCs w:val="24"/>
          <w:highlight w:val="white"/>
        </w:rPr>
      </w:pPr>
      <w:r>
        <w:rPr>
          <w:rFonts w:ascii="Courier New" w:eastAsia="Courier New" w:hAnsi="Courier New" w:cs="Courier New"/>
          <w:color w:val="0000FF"/>
          <w:sz w:val="24"/>
          <w:szCs w:val="24"/>
          <w:highlight w:val="white"/>
        </w:rPr>
        <w:t>function</w:t>
      </w:r>
      <w:r>
        <w:rPr>
          <w:rFonts w:ascii="Courier New" w:eastAsia="Courier New" w:hAnsi="Courier New" w:cs="Courier New"/>
          <w:sz w:val="24"/>
          <w:szCs w:val="24"/>
          <w:highlight w:val="white"/>
        </w:rPr>
        <w:t xml:space="preserve"> Display(x) { console.log(x); } Display(100);</w:t>
      </w:r>
    </w:p>
    <w:p w:rsidR="00141CD9" w:rsidRDefault="00141CD9">
      <w:pPr>
        <w:pStyle w:val="Heading2"/>
        <w:keepNext w:val="0"/>
        <w:keepLines w:val="0"/>
        <w:shd w:val="clear" w:color="auto" w:fill="FFFFFF"/>
        <w:spacing w:after="80" w:line="288" w:lineRule="auto"/>
        <w:rPr>
          <w:rFonts w:ascii="Verdana" w:eastAsia="Verdana" w:hAnsi="Verdana" w:cs="Verdana"/>
          <w:color w:val="181717"/>
          <w:sz w:val="42"/>
          <w:szCs w:val="42"/>
          <w:highlight w:val="white"/>
        </w:rPr>
      </w:pPr>
      <w:bookmarkStart w:id="16" w:name="_ph2msltijzcp" w:colFirst="0" w:colLast="0"/>
      <w:bookmarkEnd w:id="16"/>
    </w:p>
    <w:p w:rsidR="00141CD9" w:rsidRDefault="00141CD9">
      <w:pPr>
        <w:pStyle w:val="Heading2"/>
        <w:keepNext w:val="0"/>
        <w:keepLines w:val="0"/>
        <w:shd w:val="clear" w:color="auto" w:fill="FFFFFF"/>
        <w:spacing w:after="80" w:line="288" w:lineRule="auto"/>
        <w:rPr>
          <w:rFonts w:ascii="Verdana" w:eastAsia="Verdana" w:hAnsi="Verdana" w:cs="Verdana"/>
          <w:color w:val="181717"/>
          <w:sz w:val="42"/>
          <w:szCs w:val="42"/>
          <w:highlight w:val="white"/>
        </w:rPr>
      </w:pPr>
      <w:bookmarkStart w:id="17" w:name="_nogdqp5ggp43" w:colFirst="0" w:colLast="0"/>
      <w:bookmarkEnd w:id="17"/>
    </w:p>
    <w:p w:rsidR="00141CD9" w:rsidRDefault="003C0DB1">
      <w:pPr>
        <w:pStyle w:val="Heading2"/>
        <w:keepNext w:val="0"/>
        <w:keepLines w:val="0"/>
        <w:shd w:val="clear" w:color="auto" w:fill="FFFFFF"/>
        <w:spacing w:after="80" w:line="288" w:lineRule="auto"/>
        <w:rPr>
          <w:rFonts w:ascii="Verdana" w:eastAsia="Verdana" w:hAnsi="Verdana" w:cs="Verdana"/>
          <w:color w:val="181717"/>
          <w:sz w:val="42"/>
          <w:szCs w:val="42"/>
          <w:highlight w:val="white"/>
        </w:rPr>
      </w:pPr>
      <w:bookmarkStart w:id="18" w:name="_w6iehppqyy71" w:colFirst="0" w:colLast="0"/>
      <w:bookmarkEnd w:id="18"/>
      <w:r>
        <w:rPr>
          <w:rFonts w:ascii="Verdana" w:eastAsia="Verdana" w:hAnsi="Verdana" w:cs="Verdana"/>
          <w:color w:val="181717"/>
          <w:sz w:val="42"/>
          <w:szCs w:val="42"/>
          <w:highlight w:val="white"/>
        </w:rPr>
        <w:t>Buffer</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lastRenderedPageBreak/>
        <w:t xml:space="preserve">Node.js includes an additional data type called </w:t>
      </w:r>
      <w:r>
        <w:rPr>
          <w:rFonts w:ascii="Verdana" w:eastAsia="Verdana" w:hAnsi="Verdana" w:cs="Verdana"/>
          <w:b/>
          <w:bCs/>
          <w:color w:val="181717"/>
          <w:sz w:val="26"/>
          <w:szCs w:val="26"/>
          <w:highlight w:val="white"/>
        </w:rPr>
        <w:t xml:space="preserve">Buffer </w:t>
      </w:r>
      <w:r>
        <w:rPr>
          <w:rFonts w:ascii="Verdana" w:eastAsia="Verdana" w:hAnsi="Verdana" w:cs="Verdana"/>
          <w:color w:val="181717"/>
          <w:sz w:val="26"/>
          <w:szCs w:val="26"/>
          <w:highlight w:val="white"/>
        </w:rPr>
        <w:t>(not available in browser's JavaScript). Buffer is mainly used to store binary data, while reading from a file or receiving packets over the network</w:t>
      </w:r>
    </w:p>
    <w:p w:rsidR="00141CD9" w:rsidRDefault="003C0DB1">
      <w:pPr>
        <w:pStyle w:val="Heading2"/>
        <w:keepNext w:val="0"/>
        <w:keepLines w:val="0"/>
        <w:shd w:val="clear" w:color="auto" w:fill="FFFFFF"/>
        <w:spacing w:after="80" w:line="288" w:lineRule="auto"/>
        <w:rPr>
          <w:rFonts w:ascii="Verdana" w:eastAsia="Verdana" w:hAnsi="Verdana" w:cs="Verdana"/>
          <w:color w:val="181717"/>
          <w:sz w:val="42"/>
          <w:szCs w:val="42"/>
          <w:highlight w:val="white"/>
        </w:rPr>
      </w:pPr>
      <w:bookmarkStart w:id="19" w:name="_yhyitqqotemv" w:colFirst="0" w:colLast="0"/>
      <w:bookmarkEnd w:id="19"/>
      <w:r>
        <w:rPr>
          <w:rFonts w:ascii="Verdana" w:eastAsia="Verdana" w:hAnsi="Verdana" w:cs="Verdana"/>
          <w:color w:val="181717"/>
          <w:sz w:val="42"/>
          <w:szCs w:val="42"/>
          <w:highlight w:val="white"/>
        </w:rPr>
        <w:t>process object</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Each Node.js script runs in a process. It includes process object to get all the information about the current process of Node.js application.</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The following example shows how to get process information in REPL using process object.</w:t>
      </w:r>
    </w:p>
    <w:p w:rsidR="00141CD9" w:rsidRDefault="003C0DB1">
      <w:pPr>
        <w:pStyle w:val="Heading2"/>
        <w:keepNext w:val="0"/>
        <w:keepLines w:val="0"/>
        <w:shd w:val="clear" w:color="auto" w:fill="FFFFFF"/>
        <w:spacing w:after="80" w:line="288" w:lineRule="auto"/>
        <w:rPr>
          <w:rFonts w:ascii="Verdana" w:eastAsia="Verdana" w:hAnsi="Verdana" w:cs="Verdana"/>
          <w:color w:val="181717"/>
          <w:sz w:val="42"/>
          <w:szCs w:val="42"/>
          <w:highlight w:val="white"/>
        </w:rPr>
      </w:pPr>
      <w:bookmarkStart w:id="20" w:name="_fy93nh9n8rg4" w:colFirst="0" w:colLast="0"/>
      <w:bookmarkEnd w:id="20"/>
      <w:r>
        <w:rPr>
          <w:rFonts w:ascii="Verdana" w:eastAsia="Verdana" w:hAnsi="Verdana" w:cs="Verdana"/>
          <w:color w:val="181717"/>
          <w:sz w:val="42"/>
          <w:szCs w:val="42"/>
          <w:highlight w:val="white"/>
        </w:rPr>
        <w:t>Access Global Scope</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In a browser, global scope is the window object. In Node.js, global object represents the global scope.</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To add something in global scope, you need to export it using export or module.export. The same way, import modules/object using require() function to access it from the global scope.</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For example, to export an object in Node.js, use exports.name = object.</w:t>
      </w:r>
    </w:p>
    <w:p w:rsidR="00141CD9" w:rsidRDefault="003C0DB1">
      <w:pPr>
        <w:pStyle w:val="normal0"/>
        <w:shd w:val="clear" w:color="auto" w:fill="FFFFFF"/>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exports.raj = { </w:t>
      </w:r>
    </w:p>
    <w:p w:rsidR="00141CD9" w:rsidRDefault="003C0DB1">
      <w:pPr>
        <w:pStyle w:val="normal0"/>
        <w:shd w:val="clear" w:color="auto" w:fill="FFFFFF"/>
        <w:ind w:firstLine="72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console: </w:t>
      </w:r>
      <w:r>
        <w:rPr>
          <w:rFonts w:ascii="Courier New" w:eastAsia="Courier New" w:hAnsi="Courier New" w:cs="Courier New"/>
          <w:color w:val="0000FF"/>
          <w:sz w:val="24"/>
          <w:szCs w:val="24"/>
          <w:highlight w:val="white"/>
        </w:rPr>
        <w:t>function</w:t>
      </w:r>
      <w:r>
        <w:rPr>
          <w:rFonts w:ascii="Courier New" w:eastAsia="Courier New" w:hAnsi="Courier New" w:cs="Courier New"/>
          <w:sz w:val="24"/>
          <w:szCs w:val="24"/>
          <w:highlight w:val="white"/>
        </w:rPr>
        <w:t xml:space="preserve">(msg) </w:t>
      </w:r>
    </w:p>
    <w:p w:rsidR="00141CD9" w:rsidRDefault="003C0DB1">
      <w:pPr>
        <w:pStyle w:val="normal0"/>
        <w:shd w:val="clear" w:color="auto" w:fill="FFFFFF"/>
        <w:ind w:firstLine="72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 </w:t>
      </w:r>
    </w:p>
    <w:p w:rsidR="00141CD9" w:rsidRDefault="003C0DB1">
      <w:pPr>
        <w:pStyle w:val="normal0"/>
        <w:shd w:val="clear" w:color="auto" w:fill="FFFFFF"/>
        <w:ind w:left="720" w:firstLine="72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console.log(msg); </w:t>
      </w:r>
    </w:p>
    <w:p w:rsidR="00141CD9" w:rsidRDefault="003C0DB1">
      <w:pPr>
        <w:pStyle w:val="normal0"/>
        <w:shd w:val="clear" w:color="auto" w:fill="FFFFFF"/>
        <w:ind w:firstLine="72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 </w:t>
      </w:r>
    </w:p>
    <w:p w:rsidR="00141CD9" w:rsidRDefault="003C0DB1">
      <w:pPr>
        <w:pStyle w:val="normal0"/>
        <w:shd w:val="clear" w:color="auto" w:fill="FFFFFF"/>
        <w:ind w:firstLine="72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file: </w:t>
      </w:r>
      <w:r>
        <w:rPr>
          <w:rFonts w:ascii="Courier New" w:eastAsia="Courier New" w:hAnsi="Courier New" w:cs="Courier New"/>
          <w:color w:val="0000FF"/>
          <w:sz w:val="24"/>
          <w:szCs w:val="24"/>
          <w:highlight w:val="white"/>
        </w:rPr>
        <w:t>function</w:t>
      </w:r>
      <w:r>
        <w:rPr>
          <w:rFonts w:ascii="Courier New" w:eastAsia="Courier New" w:hAnsi="Courier New" w:cs="Courier New"/>
          <w:sz w:val="24"/>
          <w:szCs w:val="24"/>
          <w:highlight w:val="white"/>
        </w:rPr>
        <w:t xml:space="preserve">(msg) </w:t>
      </w:r>
    </w:p>
    <w:p w:rsidR="00141CD9" w:rsidRDefault="003C0DB1">
      <w:pPr>
        <w:pStyle w:val="normal0"/>
        <w:shd w:val="clear" w:color="auto" w:fill="FFFFFF"/>
        <w:ind w:firstLine="72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 </w:t>
      </w:r>
    </w:p>
    <w:p w:rsidR="00141CD9" w:rsidRDefault="003C0DB1">
      <w:pPr>
        <w:pStyle w:val="normal0"/>
        <w:shd w:val="clear" w:color="auto" w:fill="FFFFFF"/>
        <w:ind w:left="720" w:firstLine="72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 log to file here </w:t>
      </w:r>
    </w:p>
    <w:p w:rsidR="00141CD9" w:rsidRDefault="003C0DB1">
      <w:pPr>
        <w:pStyle w:val="normal0"/>
        <w:shd w:val="clear" w:color="auto" w:fill="FFFFFF"/>
        <w:ind w:left="72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 </w:t>
      </w:r>
    </w:p>
    <w:p w:rsidR="00141CD9" w:rsidRDefault="003C0DB1">
      <w:pPr>
        <w:pStyle w:val="normal0"/>
        <w:shd w:val="clear" w:color="auto" w:fill="FFFFFF"/>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w:t>
      </w:r>
    </w:p>
    <w:p w:rsidR="00141CD9" w:rsidRDefault="00141CD9">
      <w:pPr>
        <w:pStyle w:val="normal0"/>
        <w:shd w:val="clear" w:color="auto" w:fill="FFFFFF"/>
        <w:jc w:val="both"/>
        <w:rPr>
          <w:rFonts w:ascii="Courier New" w:eastAsia="Courier New" w:hAnsi="Courier New" w:cs="Courier New"/>
          <w:sz w:val="24"/>
          <w:szCs w:val="24"/>
          <w:highlight w:val="white"/>
        </w:rPr>
      </w:pPr>
    </w:p>
    <w:p w:rsidR="00141CD9" w:rsidRDefault="003C0DB1">
      <w:pPr>
        <w:pStyle w:val="normal0"/>
        <w:shd w:val="clear" w:color="auto" w:fill="FFFFFF"/>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App.js</w:t>
      </w:r>
    </w:p>
    <w:p w:rsidR="00141CD9" w:rsidRDefault="00141CD9">
      <w:pPr>
        <w:pStyle w:val="normal0"/>
        <w:shd w:val="clear" w:color="auto" w:fill="FFFFFF"/>
        <w:jc w:val="both"/>
        <w:rPr>
          <w:rFonts w:ascii="Courier New" w:eastAsia="Courier New" w:hAnsi="Courier New" w:cs="Courier New"/>
          <w:sz w:val="24"/>
          <w:szCs w:val="24"/>
          <w:highlight w:val="white"/>
        </w:rPr>
      </w:pPr>
    </w:p>
    <w:p w:rsidR="00141CD9" w:rsidRDefault="003C0DB1">
      <w:pPr>
        <w:pStyle w:val="normal0"/>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4EC9B0"/>
          <w:sz w:val="21"/>
          <w:szCs w:val="21"/>
        </w:rPr>
        <w:t>module</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exports</w:t>
      </w:r>
      <w:r>
        <w:rPr>
          <w:rFonts w:ascii="Courier New" w:eastAsia="Courier New" w:hAnsi="Courier New" w:cs="Courier New"/>
          <w:color w:val="D4D4D4"/>
          <w:sz w:val="21"/>
          <w:szCs w:val="21"/>
        </w:rPr>
        <w:t>={</w:t>
      </w:r>
    </w:p>
    <w:p w:rsidR="00141CD9" w:rsidRDefault="003C0DB1">
      <w:pPr>
        <w:pStyle w:val="normal0"/>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x:</w:t>
      </w:r>
      <w:r>
        <w:rPr>
          <w:rFonts w:ascii="Courier New" w:eastAsia="Courier New" w:hAnsi="Courier New" w:cs="Courier New"/>
          <w:color w:val="B5CEA8"/>
          <w:sz w:val="21"/>
          <w:szCs w:val="21"/>
        </w:rPr>
        <w:t>10</w:t>
      </w:r>
      <w:r>
        <w:rPr>
          <w:rFonts w:ascii="Courier New" w:eastAsia="Courier New" w:hAnsi="Courier New" w:cs="Courier New"/>
          <w:color w:val="D4D4D4"/>
          <w:sz w:val="21"/>
          <w:szCs w:val="21"/>
        </w:rPr>
        <w:t>,</w:t>
      </w:r>
    </w:p>
    <w:p w:rsidR="00141CD9" w:rsidRDefault="003C0DB1">
      <w:pPr>
        <w:pStyle w:val="normal0"/>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y:</w:t>
      </w:r>
      <w:r>
        <w:rPr>
          <w:rFonts w:ascii="Courier New" w:eastAsia="Courier New" w:hAnsi="Courier New" w:cs="Courier New"/>
          <w:color w:val="B5CEA8"/>
          <w:sz w:val="21"/>
          <w:szCs w:val="21"/>
        </w:rPr>
        <w:t>20</w:t>
      </w:r>
      <w:r>
        <w:rPr>
          <w:rFonts w:ascii="Courier New" w:eastAsia="Courier New" w:hAnsi="Courier New" w:cs="Courier New"/>
          <w:color w:val="D4D4D4"/>
          <w:sz w:val="21"/>
          <w:szCs w:val="21"/>
        </w:rPr>
        <w:t>,</w:t>
      </w:r>
    </w:p>
    <w:p w:rsidR="00141CD9" w:rsidRDefault="003C0DB1">
      <w:pPr>
        <w:pStyle w:val="normal0"/>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DCDCAA"/>
          <w:sz w:val="21"/>
          <w:szCs w:val="21"/>
        </w:rPr>
        <w:t>z</w:t>
      </w:r>
      <w:r>
        <w:rPr>
          <w:rFonts w:ascii="Courier New" w:eastAsia="Courier New" w:hAnsi="Courier New" w:cs="Courier New"/>
          <w:color w:val="9CDCFE"/>
          <w:sz w:val="21"/>
          <w:szCs w:val="21"/>
        </w:rPr>
        <w:t>:</w:t>
      </w:r>
      <w:r>
        <w:rPr>
          <w:rFonts w:ascii="Courier New" w:eastAsia="Courier New" w:hAnsi="Courier New" w:cs="Courier New"/>
          <w:color w:val="569CD6"/>
          <w:sz w:val="21"/>
          <w:szCs w:val="21"/>
        </w:rPr>
        <w:t>function</w:t>
      </w:r>
      <w:r>
        <w:rPr>
          <w:rFonts w:ascii="Courier New" w:eastAsia="Courier New" w:hAnsi="Courier New" w:cs="Courier New"/>
          <w:color w:val="D4D4D4"/>
          <w:sz w:val="21"/>
          <w:szCs w:val="21"/>
        </w:rPr>
        <w:t>(){</w:t>
      </w:r>
    </w:p>
    <w:p w:rsidR="00141CD9" w:rsidRDefault="003C0DB1">
      <w:pPr>
        <w:pStyle w:val="normal0"/>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10</w:t>
      </w:r>
      <w:r>
        <w:rPr>
          <w:rFonts w:ascii="Courier New" w:eastAsia="Courier New" w:hAnsi="Courier New" w:cs="Courier New"/>
          <w:color w:val="D4D4D4"/>
          <w:sz w:val="21"/>
          <w:szCs w:val="21"/>
        </w:rPr>
        <w:t>;</w:t>
      </w:r>
    </w:p>
    <w:p w:rsidR="00141CD9" w:rsidRDefault="003C0DB1">
      <w:pPr>
        <w:pStyle w:val="normal0"/>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rsidR="00141CD9" w:rsidRDefault="003C0DB1">
      <w:pPr>
        <w:pStyle w:val="normal0"/>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p>
    <w:p w:rsidR="00141CD9" w:rsidRDefault="00141CD9">
      <w:pPr>
        <w:pStyle w:val="normal0"/>
      </w:pPr>
    </w:p>
    <w:p w:rsidR="00141CD9" w:rsidRDefault="003C0DB1">
      <w:pPr>
        <w:pStyle w:val="normal0"/>
        <w:shd w:val="clear" w:color="auto" w:fill="FFFFFF"/>
        <w:spacing w:before="360" w:after="360"/>
        <w:jc w:val="both"/>
      </w:pPr>
      <w:r>
        <w:rPr>
          <w:rFonts w:ascii="Verdana" w:eastAsia="Verdana" w:hAnsi="Verdana" w:cs="Verdana"/>
          <w:color w:val="181717"/>
          <w:sz w:val="26"/>
          <w:szCs w:val="26"/>
          <w:highlight w:val="white"/>
        </w:rPr>
        <w:t>Now, you can import log object using require() function and use it anywhere in your Node.js project.</w:t>
      </w:r>
    </w:p>
    <w:p w:rsidR="00141CD9" w:rsidRDefault="00141CD9">
      <w:pPr>
        <w:pStyle w:val="normal0"/>
      </w:pPr>
    </w:p>
    <w:p w:rsidR="00141CD9" w:rsidRDefault="003C0DB1">
      <w:pPr>
        <w:pStyle w:val="normal0"/>
      </w:pPr>
      <w:r>
        <w:t>Index.js</w:t>
      </w:r>
    </w:p>
    <w:p w:rsidR="00141CD9" w:rsidRDefault="00141CD9">
      <w:pPr>
        <w:pStyle w:val="normal0"/>
      </w:pPr>
    </w:p>
    <w:p w:rsidR="00141CD9" w:rsidRDefault="003C0DB1">
      <w:pPr>
        <w:pStyle w:val="normal0"/>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D4D4D4"/>
          <w:sz w:val="21"/>
          <w:szCs w:val="21"/>
        </w:rPr>
        <w:t xml:space="preserve"> </w:t>
      </w:r>
      <w:r>
        <w:rPr>
          <w:rFonts w:ascii="Courier New" w:eastAsia="Courier New" w:hAnsi="Courier New" w:cs="Courier New"/>
          <w:color w:val="4FC1FF"/>
          <w:sz w:val="21"/>
          <w:szCs w:val="21"/>
        </w:rPr>
        <w:t>app</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require</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'./app'</w:t>
      </w:r>
      <w:r>
        <w:rPr>
          <w:rFonts w:ascii="Courier New" w:eastAsia="Courier New" w:hAnsi="Courier New" w:cs="Courier New"/>
          <w:color w:val="D4D4D4"/>
          <w:sz w:val="21"/>
          <w:szCs w:val="21"/>
        </w:rPr>
        <w:t>);</w:t>
      </w:r>
    </w:p>
    <w:p w:rsidR="00141CD9" w:rsidRDefault="003C0DB1">
      <w:pPr>
        <w:pStyle w:val="normal0"/>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9CDCFE"/>
          <w:sz w:val="21"/>
          <w:szCs w:val="21"/>
        </w:rPr>
        <w:t>console</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log</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app</w:t>
      </w:r>
      <w:r>
        <w:rPr>
          <w:rFonts w:ascii="Courier New" w:eastAsia="Courier New" w:hAnsi="Courier New" w:cs="Courier New"/>
          <w:color w:val="D4D4D4"/>
          <w:sz w:val="21"/>
          <w:szCs w:val="21"/>
        </w:rPr>
        <w:t>);</w:t>
      </w:r>
    </w:p>
    <w:p w:rsidR="00141CD9" w:rsidRDefault="003C0DB1">
      <w:pPr>
        <w:pStyle w:val="normal0"/>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9CDCFE"/>
          <w:sz w:val="21"/>
          <w:szCs w:val="21"/>
        </w:rPr>
        <w:t>console</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log</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app</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x</w:t>
      </w:r>
      <w:r>
        <w:rPr>
          <w:rFonts w:ascii="Courier New" w:eastAsia="Courier New" w:hAnsi="Courier New" w:cs="Courier New"/>
          <w:color w:val="D4D4D4"/>
          <w:sz w:val="21"/>
          <w:szCs w:val="21"/>
        </w:rPr>
        <w:t>);</w:t>
      </w:r>
    </w:p>
    <w:p w:rsidR="00141CD9" w:rsidRDefault="003C0DB1">
      <w:pPr>
        <w:pStyle w:val="normal0"/>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9CDCFE"/>
          <w:sz w:val="21"/>
          <w:szCs w:val="21"/>
        </w:rPr>
        <w:t>console</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log</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app</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z</w:t>
      </w:r>
      <w:r>
        <w:rPr>
          <w:rFonts w:ascii="Courier New" w:eastAsia="Courier New" w:hAnsi="Courier New" w:cs="Courier New"/>
          <w:color w:val="D4D4D4"/>
          <w:sz w:val="21"/>
          <w:szCs w:val="21"/>
        </w:rPr>
        <w:t>());</w:t>
      </w:r>
    </w:p>
    <w:p w:rsidR="00141CD9" w:rsidRDefault="00141CD9">
      <w:pPr>
        <w:pStyle w:val="normal0"/>
        <w:shd w:val="clear" w:color="auto" w:fill="1E1E1E"/>
        <w:spacing w:line="325" w:lineRule="auto"/>
        <w:rPr>
          <w:rFonts w:ascii="Courier New" w:eastAsia="Courier New" w:hAnsi="Courier New" w:cs="Courier New"/>
          <w:color w:val="D4D4D4"/>
          <w:sz w:val="21"/>
          <w:szCs w:val="21"/>
        </w:rPr>
      </w:pPr>
    </w:p>
    <w:p w:rsidR="00141CD9" w:rsidRDefault="00141CD9">
      <w:pPr>
        <w:pStyle w:val="normal0"/>
        <w:shd w:val="clear" w:color="auto" w:fill="1E1E1E"/>
        <w:spacing w:line="325" w:lineRule="auto"/>
        <w:rPr>
          <w:rFonts w:ascii="Courier New" w:eastAsia="Courier New" w:hAnsi="Courier New" w:cs="Courier New"/>
          <w:color w:val="D4D4D4"/>
          <w:sz w:val="21"/>
          <w:szCs w:val="21"/>
        </w:rPr>
      </w:pPr>
    </w:p>
    <w:p w:rsidR="00141CD9" w:rsidRDefault="003C0DB1">
      <w:pPr>
        <w:pStyle w:val="normal0"/>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var</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arr</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5</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7</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8</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9</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10</w:t>
      </w:r>
      <w:r>
        <w:rPr>
          <w:rFonts w:ascii="Courier New" w:eastAsia="Courier New" w:hAnsi="Courier New" w:cs="Courier New"/>
          <w:color w:val="D4D4D4"/>
          <w:sz w:val="21"/>
          <w:szCs w:val="21"/>
        </w:rPr>
        <w:t>];</w:t>
      </w:r>
    </w:p>
    <w:p w:rsidR="00141CD9" w:rsidRDefault="003C0DB1">
      <w:pPr>
        <w:pStyle w:val="normal0"/>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9CDCFE"/>
          <w:sz w:val="21"/>
          <w:szCs w:val="21"/>
        </w:rPr>
        <w:t>arr</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filter</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item</w:t>
      </w:r>
      <w:r>
        <w:rPr>
          <w:rFonts w:ascii="Courier New" w:eastAsia="Courier New" w:hAnsi="Courier New" w:cs="Courier New"/>
          <w:color w:val="D4D4D4"/>
          <w:sz w:val="21"/>
          <w:szCs w:val="21"/>
        </w:rPr>
        <w:t>)</w:t>
      </w:r>
      <w:r>
        <w:rPr>
          <w:rFonts w:ascii="Courier New" w:eastAsia="Courier New" w:hAnsi="Courier New" w:cs="Courier New"/>
          <w:color w:val="569CD6"/>
          <w:sz w:val="21"/>
          <w:szCs w:val="21"/>
        </w:rPr>
        <w:t>=&gt;</w:t>
      </w:r>
      <w:r>
        <w:rPr>
          <w:rFonts w:ascii="Courier New" w:eastAsia="Courier New" w:hAnsi="Courier New" w:cs="Courier New"/>
          <w:color w:val="D4D4D4"/>
          <w:sz w:val="21"/>
          <w:szCs w:val="21"/>
        </w:rPr>
        <w:t>{</w:t>
      </w:r>
    </w:p>
    <w:p w:rsidR="00141CD9" w:rsidRDefault="003C0DB1">
      <w:pPr>
        <w:pStyle w:val="normal0"/>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console</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log</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item</w:t>
      </w:r>
      <w:r>
        <w:rPr>
          <w:rFonts w:ascii="Courier New" w:eastAsia="Courier New" w:hAnsi="Courier New" w:cs="Courier New"/>
          <w:color w:val="D4D4D4"/>
          <w:sz w:val="21"/>
          <w:szCs w:val="21"/>
        </w:rPr>
        <w:t>);</w:t>
      </w:r>
    </w:p>
    <w:p w:rsidR="00141CD9" w:rsidRDefault="003C0DB1">
      <w:pPr>
        <w:pStyle w:val="normal0"/>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return item&gt;4;</w:t>
      </w:r>
    </w:p>
    <w:p w:rsidR="00141CD9" w:rsidRDefault="003C0DB1">
      <w:pPr>
        <w:pStyle w:val="normal0"/>
        <w:shd w:val="clear" w:color="auto" w:fill="1E1E1E"/>
        <w:spacing w:line="325" w:lineRule="auto"/>
        <w:rPr>
          <w:rFonts w:ascii="Verdana" w:eastAsia="Verdana" w:hAnsi="Verdana" w:cs="Verdana"/>
          <w:sz w:val="24"/>
          <w:szCs w:val="24"/>
          <w:highlight w:val="white"/>
        </w:rPr>
      </w:pPr>
      <w:r>
        <w:rPr>
          <w:rFonts w:ascii="Courier New" w:eastAsia="Courier New" w:hAnsi="Courier New" w:cs="Courier New"/>
          <w:color w:val="D4D4D4"/>
          <w:sz w:val="21"/>
          <w:szCs w:val="21"/>
        </w:rPr>
        <w:t>})</w:t>
      </w:r>
    </w:p>
    <w:p w:rsidR="00141CD9" w:rsidRDefault="00141CD9">
      <w:pPr>
        <w:pStyle w:val="normal0"/>
        <w:shd w:val="clear" w:color="auto" w:fill="FFFFFF"/>
        <w:spacing w:before="360" w:after="360"/>
        <w:jc w:val="both"/>
        <w:rPr>
          <w:rFonts w:ascii="Verdana" w:eastAsia="Verdana" w:hAnsi="Verdana" w:cs="Verdana"/>
          <w:sz w:val="24"/>
          <w:szCs w:val="24"/>
          <w:highlight w:val="white"/>
        </w:rPr>
      </w:pPr>
    </w:p>
    <w:p w:rsidR="00141CD9" w:rsidRDefault="003C0DB1">
      <w:pPr>
        <w:pStyle w:val="Heading1"/>
        <w:keepNext w:val="0"/>
        <w:keepLines w:val="0"/>
        <w:shd w:val="clear" w:color="auto" w:fill="FFFFFF"/>
        <w:spacing w:before="160" w:after="160"/>
        <w:rPr>
          <w:sz w:val="63"/>
          <w:szCs w:val="63"/>
          <w:highlight w:val="white"/>
        </w:rPr>
      </w:pPr>
      <w:bookmarkStart w:id="21" w:name="_7xqiukxijpj0" w:colFirst="0" w:colLast="0"/>
      <w:bookmarkEnd w:id="21"/>
      <w:r>
        <w:rPr>
          <w:sz w:val="63"/>
          <w:szCs w:val="63"/>
          <w:highlight w:val="white"/>
        </w:rPr>
        <w:t>=========================</w:t>
      </w:r>
    </w:p>
    <w:p w:rsidR="00141CD9" w:rsidRDefault="00141CD9">
      <w:pPr>
        <w:pStyle w:val="Heading1"/>
        <w:keepNext w:val="0"/>
        <w:keepLines w:val="0"/>
        <w:shd w:val="clear" w:color="auto" w:fill="FFFFFF"/>
        <w:spacing w:before="160" w:after="160"/>
        <w:rPr>
          <w:sz w:val="63"/>
          <w:szCs w:val="63"/>
          <w:highlight w:val="white"/>
        </w:rPr>
      </w:pPr>
      <w:bookmarkStart w:id="22" w:name="_3y15xzxsi4p1" w:colFirst="0" w:colLast="0"/>
      <w:bookmarkEnd w:id="22"/>
    </w:p>
    <w:p w:rsidR="00141CD9" w:rsidRDefault="00141CD9">
      <w:pPr>
        <w:pStyle w:val="Heading1"/>
        <w:keepNext w:val="0"/>
        <w:keepLines w:val="0"/>
        <w:shd w:val="clear" w:color="auto" w:fill="FFFFFF"/>
        <w:spacing w:before="160" w:after="160"/>
        <w:rPr>
          <w:sz w:val="63"/>
          <w:szCs w:val="63"/>
          <w:highlight w:val="white"/>
        </w:rPr>
      </w:pPr>
      <w:bookmarkStart w:id="23" w:name="_t52lph5ub2jd" w:colFirst="0" w:colLast="0"/>
      <w:bookmarkEnd w:id="23"/>
    </w:p>
    <w:p w:rsidR="00141CD9" w:rsidRDefault="003C0DB1">
      <w:pPr>
        <w:pStyle w:val="Heading1"/>
        <w:keepNext w:val="0"/>
        <w:keepLines w:val="0"/>
        <w:shd w:val="clear" w:color="auto" w:fill="FFFFFF"/>
        <w:spacing w:before="160" w:after="160"/>
        <w:rPr>
          <w:sz w:val="63"/>
          <w:szCs w:val="63"/>
          <w:highlight w:val="white"/>
        </w:rPr>
      </w:pPr>
      <w:bookmarkStart w:id="24" w:name="_hkycid4ywnrp" w:colFirst="0" w:colLast="0"/>
      <w:bookmarkEnd w:id="24"/>
      <w:r>
        <w:rPr>
          <w:sz w:val="63"/>
          <w:szCs w:val="63"/>
          <w:highlight w:val="white"/>
        </w:rPr>
        <w:lastRenderedPageBreak/>
        <w:t>Node.js Modules</w:t>
      </w:r>
    </w:p>
    <w:p w:rsidR="00141CD9" w:rsidRDefault="003C0DB1">
      <w:pPr>
        <w:pStyle w:val="Heading2"/>
        <w:keepNext w:val="0"/>
        <w:keepLines w:val="0"/>
        <w:shd w:val="clear" w:color="auto" w:fill="FFFFFF"/>
        <w:spacing w:before="160" w:after="160"/>
        <w:rPr>
          <w:sz w:val="48"/>
          <w:szCs w:val="48"/>
          <w:highlight w:val="white"/>
        </w:rPr>
      </w:pPr>
      <w:bookmarkStart w:id="25" w:name="_9p79bxgipfps" w:colFirst="0" w:colLast="0"/>
      <w:bookmarkEnd w:id="25"/>
      <w:r>
        <w:rPr>
          <w:sz w:val="48"/>
          <w:szCs w:val="48"/>
          <w:highlight w:val="white"/>
        </w:rPr>
        <w:t>What is a Module in Node.js?</w:t>
      </w:r>
    </w:p>
    <w:p w:rsidR="00141CD9" w:rsidRDefault="003C0DB1">
      <w:pPr>
        <w:pStyle w:val="normal0"/>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Consider modules to be the same as JavaScript libraries.</w:t>
      </w:r>
    </w:p>
    <w:p w:rsidR="00141CD9" w:rsidRDefault="003C0DB1">
      <w:pPr>
        <w:pStyle w:val="normal0"/>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 set of functions you want to include in your application.</w:t>
      </w:r>
    </w:p>
    <w:p w:rsidR="00141CD9" w:rsidRDefault="003C0DB1">
      <w:pPr>
        <w:pStyle w:val="normal0"/>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Node JS module system</w:t>
      </w:r>
    </w:p>
    <w:p w:rsidR="00141CD9" w:rsidRDefault="003C0DB1">
      <w:pPr>
        <w:pStyle w:val="normal0"/>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Module in Node.js is a simple or complex functionality organized in single or multiple JavaScript</w:t>
      </w:r>
    </w:p>
    <w:p w:rsidR="00141CD9" w:rsidRDefault="003C0DB1">
      <w:pPr>
        <w:pStyle w:val="normal0"/>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files which can be reused throughout the Node.js application</w:t>
      </w:r>
    </w:p>
    <w:p w:rsidR="00141CD9" w:rsidRDefault="003C0DB1">
      <w:pPr>
        <w:pStyle w:val="normal0"/>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Each module in Node.js has its own context, so it cannot interfere with other modules or pollute</w:t>
      </w:r>
    </w:p>
    <w:p w:rsidR="00141CD9" w:rsidRDefault="003C0DB1">
      <w:pPr>
        <w:pStyle w:val="normal0"/>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global scope. Also, each module can be placed in a separate .js file under a separate folder.</w:t>
      </w:r>
    </w:p>
    <w:p w:rsidR="00141CD9" w:rsidRDefault="003C0DB1">
      <w:pPr>
        <w:pStyle w:val="normal0"/>
        <w:shd w:val="clear" w:color="auto" w:fill="FFFFFF"/>
        <w:spacing w:before="280" w:after="280"/>
        <w:rPr>
          <w:rFonts w:ascii="Verdana" w:eastAsia="Verdana" w:hAnsi="Verdana" w:cs="Verdana"/>
          <w:b/>
          <w:bCs/>
          <w:sz w:val="23"/>
          <w:szCs w:val="23"/>
          <w:highlight w:val="white"/>
        </w:rPr>
      </w:pPr>
      <w:r>
        <w:rPr>
          <w:rFonts w:ascii="Verdana" w:eastAsia="Verdana" w:hAnsi="Verdana" w:cs="Verdana"/>
          <w:b/>
          <w:bCs/>
          <w:sz w:val="23"/>
          <w:szCs w:val="23"/>
          <w:highlight w:val="white"/>
        </w:rPr>
        <w:t>1. Core Modules  (inbuilt functionality)</w:t>
      </w:r>
    </w:p>
    <w:p w:rsidR="00141CD9" w:rsidRDefault="003C0DB1">
      <w:pPr>
        <w:pStyle w:val="normal0"/>
        <w:shd w:val="clear" w:color="auto" w:fill="FFFFFF"/>
        <w:spacing w:before="280" w:after="280"/>
        <w:rPr>
          <w:rFonts w:ascii="Verdana" w:eastAsia="Verdana" w:hAnsi="Verdana" w:cs="Verdana"/>
          <w:b/>
          <w:bCs/>
          <w:sz w:val="23"/>
          <w:szCs w:val="23"/>
          <w:highlight w:val="white"/>
        </w:rPr>
      </w:pPr>
      <w:r>
        <w:rPr>
          <w:rFonts w:ascii="Verdana" w:eastAsia="Verdana" w:hAnsi="Verdana" w:cs="Verdana"/>
          <w:b/>
          <w:bCs/>
          <w:sz w:val="23"/>
          <w:szCs w:val="23"/>
          <w:highlight w:val="white"/>
        </w:rPr>
        <w:t>2. Own Modules or Local Modules  (own functionality)</w:t>
      </w:r>
    </w:p>
    <w:p w:rsidR="00141CD9" w:rsidRDefault="003C0DB1">
      <w:pPr>
        <w:pStyle w:val="normal0"/>
        <w:shd w:val="clear" w:color="auto" w:fill="FFFFFF"/>
        <w:spacing w:before="280" w:after="280"/>
        <w:rPr>
          <w:rFonts w:ascii="Verdana" w:eastAsia="Verdana" w:hAnsi="Verdana" w:cs="Verdana"/>
          <w:b/>
          <w:bCs/>
          <w:sz w:val="23"/>
          <w:szCs w:val="23"/>
          <w:highlight w:val="white"/>
        </w:rPr>
      </w:pPr>
      <w:r>
        <w:rPr>
          <w:rFonts w:ascii="Verdana" w:eastAsia="Verdana" w:hAnsi="Verdana" w:cs="Verdana"/>
          <w:b/>
          <w:bCs/>
          <w:sz w:val="23"/>
          <w:szCs w:val="23"/>
          <w:highlight w:val="white"/>
        </w:rPr>
        <w:t>3. NPM Modules or Third Party Modules    (install from outside functionality)</w:t>
      </w:r>
    </w:p>
    <w:p w:rsidR="00141CD9" w:rsidRDefault="00141CD9">
      <w:pPr>
        <w:pStyle w:val="normal0"/>
        <w:shd w:val="clear" w:color="auto" w:fill="FFFFFF"/>
        <w:spacing w:before="280" w:after="280"/>
        <w:rPr>
          <w:rFonts w:ascii="Verdana" w:eastAsia="Verdana" w:hAnsi="Verdana" w:cs="Verdana"/>
          <w:sz w:val="23"/>
          <w:szCs w:val="23"/>
          <w:highlight w:val="white"/>
        </w:rPr>
      </w:pPr>
    </w:p>
    <w:p w:rsidR="00141CD9" w:rsidRDefault="00141CD9">
      <w:pPr>
        <w:pStyle w:val="normal0"/>
        <w:shd w:val="clear" w:color="auto" w:fill="FFFFFF"/>
        <w:spacing w:before="280" w:after="280"/>
        <w:rPr>
          <w:rFonts w:ascii="Verdana" w:eastAsia="Verdana" w:hAnsi="Verdana" w:cs="Verdana"/>
          <w:b/>
          <w:bCs/>
          <w:sz w:val="23"/>
          <w:szCs w:val="23"/>
          <w:highlight w:val="white"/>
        </w:rPr>
      </w:pPr>
    </w:p>
    <w:p w:rsidR="00141CD9" w:rsidRDefault="003C0DB1">
      <w:pPr>
        <w:pStyle w:val="normal0"/>
        <w:shd w:val="clear" w:color="auto" w:fill="FFFFFF"/>
        <w:spacing w:before="280" w:after="280"/>
        <w:rPr>
          <w:rFonts w:ascii="Verdana" w:eastAsia="Verdana" w:hAnsi="Verdana" w:cs="Verdana"/>
          <w:sz w:val="23"/>
          <w:szCs w:val="23"/>
          <w:highlight w:val="white"/>
        </w:rPr>
      </w:pPr>
      <w:r>
        <w:rPr>
          <w:rFonts w:ascii="Verdana" w:eastAsia="Verdana" w:hAnsi="Verdana" w:cs="Verdana"/>
          <w:b/>
          <w:bCs/>
          <w:sz w:val="23"/>
          <w:szCs w:val="23"/>
          <w:highlight w:val="white"/>
        </w:rPr>
        <w:t>1. Core Modules</w:t>
      </w:r>
    </w:p>
    <w:p w:rsidR="00141CD9" w:rsidRDefault="003C0DB1">
      <w:pPr>
        <w:pStyle w:val="Heading2"/>
        <w:keepNext w:val="0"/>
        <w:keepLines w:val="0"/>
        <w:shd w:val="clear" w:color="auto" w:fill="FFFFFF"/>
        <w:spacing w:after="80" w:line="288" w:lineRule="auto"/>
        <w:rPr>
          <w:rFonts w:ascii="Verdana" w:eastAsia="Verdana" w:hAnsi="Verdana" w:cs="Verdana"/>
          <w:color w:val="181717"/>
          <w:sz w:val="42"/>
          <w:szCs w:val="42"/>
          <w:highlight w:val="white"/>
        </w:rPr>
      </w:pPr>
      <w:bookmarkStart w:id="26" w:name="_2yjxarqjux4m" w:colFirst="0" w:colLast="0"/>
      <w:bookmarkEnd w:id="26"/>
      <w:r>
        <w:rPr>
          <w:rFonts w:ascii="Verdana" w:eastAsia="Verdana" w:hAnsi="Verdana" w:cs="Verdana"/>
          <w:color w:val="181717"/>
          <w:sz w:val="42"/>
          <w:szCs w:val="42"/>
          <w:highlight w:val="white"/>
        </w:rPr>
        <w:t>Node.js Core / Builtin  Modules</w:t>
      </w:r>
    </w:p>
    <w:p w:rsidR="00141CD9" w:rsidRDefault="003C0DB1">
      <w:pPr>
        <w:pStyle w:val="normal0"/>
        <w:shd w:val="clear" w:color="auto" w:fill="FFFFFF"/>
        <w:spacing w:before="360" w:after="360"/>
        <w:jc w:val="both"/>
        <w:rPr>
          <w:rFonts w:ascii="Verdana" w:eastAsia="Verdana" w:hAnsi="Verdana" w:cs="Verdana"/>
          <w:sz w:val="23"/>
          <w:szCs w:val="23"/>
          <w:highlight w:val="white"/>
        </w:rPr>
      </w:pPr>
      <w:r>
        <w:rPr>
          <w:rFonts w:ascii="Verdana" w:eastAsia="Verdana" w:hAnsi="Verdana" w:cs="Verdana"/>
          <w:sz w:val="23"/>
          <w:szCs w:val="23"/>
          <w:highlight w:val="white"/>
        </w:rPr>
        <w:t xml:space="preserve">Node.js is a light weight framework. The core modules include bare minimum functionalities of Node.js. These core modules are compiled into its binary </w:t>
      </w:r>
      <w:r>
        <w:rPr>
          <w:rFonts w:ascii="Verdana" w:eastAsia="Verdana" w:hAnsi="Verdana" w:cs="Verdana"/>
          <w:sz w:val="23"/>
          <w:szCs w:val="23"/>
          <w:highlight w:val="white"/>
        </w:rPr>
        <w:lastRenderedPageBreak/>
        <w:t>distribution and load automatically when Node.js process starts. However, you need to import the core module first in order to use it in your application.</w:t>
      </w:r>
    </w:p>
    <w:p w:rsidR="00141CD9" w:rsidRDefault="003C0DB1">
      <w:pPr>
        <w:pStyle w:val="normal0"/>
        <w:shd w:val="clear" w:color="auto" w:fill="FFFFFF"/>
        <w:spacing w:before="360" w:after="360"/>
        <w:jc w:val="both"/>
        <w:rPr>
          <w:rFonts w:ascii="Verdana" w:eastAsia="Verdana" w:hAnsi="Verdana" w:cs="Verdana"/>
          <w:sz w:val="23"/>
          <w:szCs w:val="23"/>
          <w:highlight w:val="white"/>
        </w:rPr>
      </w:pPr>
      <w:r>
        <w:rPr>
          <w:rFonts w:ascii="Verdana" w:eastAsia="Verdana" w:hAnsi="Verdana" w:cs="Verdana"/>
          <w:sz w:val="23"/>
          <w:szCs w:val="23"/>
          <w:highlight w:val="white"/>
        </w:rPr>
        <w:t>The following table lists some of the important core modules in Node.js.</w:t>
      </w:r>
    </w:p>
    <w:tbl>
      <w:tblPr>
        <w:tblStyle w:val="a0"/>
        <w:tblW w:w="9145" w:type="dxa"/>
        <w:tblInd w:w="0" w:type="dxa"/>
        <w:tblBorders>
          <w:top w:val="nil"/>
          <w:left w:val="nil"/>
          <w:bottom w:val="nil"/>
          <w:right w:val="nil"/>
          <w:insideH w:val="nil"/>
          <w:insideV w:val="nil"/>
        </w:tblBorders>
        <w:tblLayout w:type="fixed"/>
        <w:tblLook w:val="0600"/>
      </w:tblPr>
      <w:tblGrid>
        <w:gridCol w:w="1955"/>
        <w:gridCol w:w="7190"/>
      </w:tblGrid>
      <w:tr w:rsidR="00141CD9">
        <w:trPr>
          <w:cantSplit/>
          <w:trHeight w:val="1055"/>
          <w:tblHeader/>
        </w:trPr>
        <w:tc>
          <w:tcPr>
            <w:tcW w:w="1955" w:type="dxa"/>
            <w:tcBorders>
              <w:top w:val="single" w:sz="9" w:space="0" w:color="DFDFDF"/>
              <w:left w:val="single" w:sz="9" w:space="0" w:color="DFDFDF"/>
              <w:bottom w:val="single" w:sz="12" w:space="0" w:color="DEE2E6"/>
              <w:right w:val="single" w:sz="9" w:space="0" w:color="DFDFDF"/>
            </w:tcBorders>
            <w:shd w:val="clear" w:color="auto" w:fill="63A9E0"/>
            <w:tcMar>
              <w:top w:w="100" w:type="dxa"/>
              <w:left w:w="100" w:type="dxa"/>
              <w:bottom w:w="100" w:type="dxa"/>
              <w:right w:w="100" w:type="dxa"/>
            </w:tcMar>
            <w:vAlign w:val="bottom"/>
          </w:tcPr>
          <w:p w:rsidR="00141CD9" w:rsidRDefault="003C0DB1">
            <w:pPr>
              <w:pStyle w:val="normal0"/>
              <w:shd w:val="clear" w:color="auto" w:fill="FFFFFF"/>
              <w:spacing w:before="280" w:after="280"/>
              <w:jc w:val="center"/>
              <w:rPr>
                <w:rFonts w:ascii="Verdana" w:eastAsia="Verdana" w:hAnsi="Verdana" w:cs="Verdana"/>
                <w:color w:val="181717"/>
                <w:sz w:val="24"/>
                <w:szCs w:val="24"/>
                <w:highlight w:val="white"/>
              </w:rPr>
            </w:pPr>
            <w:r>
              <w:rPr>
                <w:rFonts w:ascii="Verdana" w:eastAsia="Verdana" w:hAnsi="Verdana" w:cs="Verdana"/>
                <w:color w:val="FFFFFF"/>
                <w:sz w:val="24"/>
                <w:szCs w:val="24"/>
                <w:highlight w:val="white"/>
              </w:rPr>
              <w:t>Core Module</w:t>
            </w:r>
          </w:p>
        </w:tc>
        <w:tc>
          <w:tcPr>
            <w:tcW w:w="7190" w:type="dxa"/>
            <w:tcBorders>
              <w:top w:val="single" w:sz="9" w:space="0" w:color="DFDFDF"/>
              <w:left w:val="single" w:sz="9" w:space="0" w:color="DFDFDF"/>
              <w:bottom w:val="single" w:sz="12" w:space="0" w:color="DEE2E6"/>
              <w:right w:val="single" w:sz="9" w:space="0" w:color="DFDFDF"/>
            </w:tcBorders>
            <w:shd w:val="clear" w:color="auto" w:fill="63A9E0"/>
            <w:tcMar>
              <w:top w:w="100" w:type="dxa"/>
              <w:left w:w="100" w:type="dxa"/>
              <w:bottom w:w="100" w:type="dxa"/>
              <w:right w:w="100" w:type="dxa"/>
            </w:tcMar>
            <w:vAlign w:val="bottom"/>
          </w:tcPr>
          <w:p w:rsidR="00141CD9" w:rsidRDefault="003C0DB1">
            <w:pPr>
              <w:pStyle w:val="normal0"/>
              <w:shd w:val="clear" w:color="auto" w:fill="FFFFFF"/>
              <w:spacing w:before="280" w:after="280"/>
              <w:jc w:val="center"/>
              <w:rPr>
                <w:rFonts w:ascii="Verdana" w:eastAsia="Verdana" w:hAnsi="Verdana" w:cs="Verdana"/>
                <w:color w:val="181717"/>
                <w:sz w:val="24"/>
                <w:szCs w:val="24"/>
                <w:highlight w:val="white"/>
              </w:rPr>
            </w:pPr>
            <w:r>
              <w:rPr>
                <w:rFonts w:ascii="Verdana" w:eastAsia="Verdana" w:hAnsi="Verdana" w:cs="Verdana"/>
                <w:color w:val="FFFFFF"/>
                <w:sz w:val="24"/>
                <w:szCs w:val="24"/>
                <w:highlight w:val="white"/>
              </w:rPr>
              <w:t>Description</w:t>
            </w:r>
          </w:p>
        </w:tc>
      </w:tr>
      <w:tr w:rsidR="00141CD9">
        <w:trPr>
          <w:cantSplit/>
          <w:trHeight w:val="965"/>
          <w:tblHeader/>
        </w:trPr>
        <w:tc>
          <w:tcPr>
            <w:tcW w:w="1955" w:type="dxa"/>
            <w:tcBorders>
              <w:top w:val="single" w:sz="9" w:space="0" w:color="DFDFDF"/>
              <w:left w:val="single" w:sz="9" w:space="0" w:color="DFDFDF"/>
              <w:bottom w:val="single" w:sz="9" w:space="0" w:color="DFDFDF"/>
              <w:right w:val="single" w:sz="9" w:space="0" w:color="DFDFDF"/>
            </w:tcBorders>
            <w:tcMar>
              <w:top w:w="100" w:type="dxa"/>
              <w:left w:w="100" w:type="dxa"/>
              <w:bottom w:w="100" w:type="dxa"/>
              <w:right w:w="100" w:type="dxa"/>
            </w:tcMar>
          </w:tcPr>
          <w:p w:rsidR="00141CD9" w:rsidRDefault="00141CD9">
            <w:pPr>
              <w:pStyle w:val="normal0"/>
              <w:shd w:val="clear" w:color="auto" w:fill="FFFFFF"/>
              <w:spacing w:before="280" w:after="280"/>
              <w:rPr>
                <w:rFonts w:ascii="Verdana" w:eastAsia="Verdana" w:hAnsi="Verdana" w:cs="Verdana"/>
                <w:color w:val="181717"/>
                <w:sz w:val="24"/>
                <w:szCs w:val="24"/>
                <w:highlight w:val="white"/>
              </w:rPr>
            </w:pPr>
            <w:hyperlink r:id="rId10">
              <w:r w:rsidR="003C0DB1">
                <w:rPr>
                  <w:rFonts w:ascii="Verdana" w:eastAsia="Verdana" w:hAnsi="Verdana" w:cs="Verdana"/>
                  <w:color w:val="007BFF"/>
                  <w:sz w:val="26"/>
                  <w:szCs w:val="26"/>
                  <w:highlight w:val="white"/>
                  <w:u w:val="single"/>
                </w:rPr>
                <w:t>http</w:t>
              </w:r>
            </w:hyperlink>
          </w:p>
        </w:tc>
        <w:tc>
          <w:tcPr>
            <w:tcW w:w="7190" w:type="dxa"/>
            <w:tcBorders>
              <w:top w:val="single" w:sz="9" w:space="0" w:color="DFDFDF"/>
              <w:left w:val="single" w:sz="9" w:space="0" w:color="DFDFDF"/>
              <w:bottom w:val="single" w:sz="9" w:space="0" w:color="DFDFDF"/>
              <w:right w:val="single" w:sz="9" w:space="0" w:color="DFDFDF"/>
            </w:tcBorders>
            <w:tcMar>
              <w:top w:w="100" w:type="dxa"/>
              <w:left w:w="100" w:type="dxa"/>
              <w:bottom w:w="100" w:type="dxa"/>
              <w:right w:w="100" w:type="dxa"/>
            </w:tcMar>
          </w:tcPr>
          <w:p w:rsidR="00141CD9" w:rsidRDefault="003C0DB1">
            <w:pPr>
              <w:pStyle w:val="normal0"/>
              <w:shd w:val="clear" w:color="auto" w:fill="FFFFFF"/>
              <w:spacing w:before="280" w:after="280"/>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http module includes classes, methods and events to create Node.js http server.</w:t>
            </w:r>
          </w:p>
        </w:tc>
      </w:tr>
      <w:tr w:rsidR="00141CD9">
        <w:trPr>
          <w:cantSplit/>
          <w:trHeight w:val="755"/>
          <w:tblHeader/>
        </w:trPr>
        <w:tc>
          <w:tcPr>
            <w:tcW w:w="1955" w:type="dxa"/>
            <w:tcBorders>
              <w:top w:val="single" w:sz="9" w:space="0" w:color="DFDFDF"/>
              <w:left w:val="single" w:sz="9" w:space="0" w:color="DFDFDF"/>
              <w:bottom w:val="single" w:sz="9" w:space="0" w:color="DFDFDF"/>
              <w:right w:val="single" w:sz="9" w:space="0" w:color="DFDFDF"/>
            </w:tcBorders>
            <w:tcMar>
              <w:top w:w="100" w:type="dxa"/>
              <w:left w:w="100" w:type="dxa"/>
              <w:bottom w:w="100" w:type="dxa"/>
              <w:right w:w="100" w:type="dxa"/>
            </w:tcMar>
          </w:tcPr>
          <w:p w:rsidR="00141CD9" w:rsidRDefault="00141CD9">
            <w:pPr>
              <w:pStyle w:val="normal0"/>
              <w:shd w:val="clear" w:color="auto" w:fill="FFFFFF"/>
              <w:spacing w:before="280" w:after="280"/>
              <w:rPr>
                <w:rFonts w:ascii="Verdana" w:eastAsia="Verdana" w:hAnsi="Verdana" w:cs="Verdana"/>
                <w:color w:val="181717"/>
                <w:sz w:val="24"/>
                <w:szCs w:val="24"/>
                <w:highlight w:val="white"/>
              </w:rPr>
            </w:pPr>
            <w:hyperlink r:id="rId11">
              <w:r w:rsidR="003C0DB1">
                <w:rPr>
                  <w:rFonts w:ascii="Verdana" w:eastAsia="Verdana" w:hAnsi="Verdana" w:cs="Verdana"/>
                  <w:color w:val="007BFF"/>
                  <w:sz w:val="26"/>
                  <w:szCs w:val="26"/>
                  <w:highlight w:val="white"/>
                  <w:u w:val="single"/>
                </w:rPr>
                <w:t>url</w:t>
              </w:r>
            </w:hyperlink>
          </w:p>
        </w:tc>
        <w:tc>
          <w:tcPr>
            <w:tcW w:w="7190" w:type="dxa"/>
            <w:tcBorders>
              <w:top w:val="single" w:sz="9" w:space="0" w:color="DFDFDF"/>
              <w:left w:val="single" w:sz="9" w:space="0" w:color="DFDFDF"/>
              <w:bottom w:val="single" w:sz="9" w:space="0" w:color="DFDFDF"/>
              <w:right w:val="single" w:sz="9" w:space="0" w:color="DFDFDF"/>
            </w:tcBorders>
            <w:tcMar>
              <w:top w:w="100" w:type="dxa"/>
              <w:left w:w="100" w:type="dxa"/>
              <w:bottom w:w="100" w:type="dxa"/>
              <w:right w:w="100" w:type="dxa"/>
            </w:tcMar>
          </w:tcPr>
          <w:p w:rsidR="00141CD9" w:rsidRDefault="003C0DB1">
            <w:pPr>
              <w:pStyle w:val="normal0"/>
              <w:shd w:val="clear" w:color="auto" w:fill="FFFFFF"/>
              <w:spacing w:before="280" w:after="280"/>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url module includes methods for URL resolution and parsing.</w:t>
            </w:r>
          </w:p>
        </w:tc>
      </w:tr>
      <w:tr w:rsidR="00141CD9">
        <w:trPr>
          <w:cantSplit/>
          <w:trHeight w:val="755"/>
          <w:tblHeader/>
        </w:trPr>
        <w:tc>
          <w:tcPr>
            <w:tcW w:w="1955" w:type="dxa"/>
            <w:tcBorders>
              <w:top w:val="single" w:sz="9" w:space="0" w:color="DFDFDF"/>
              <w:left w:val="single" w:sz="9" w:space="0" w:color="DFDFDF"/>
              <w:bottom w:val="single" w:sz="9" w:space="0" w:color="DFDFDF"/>
              <w:right w:val="single" w:sz="9" w:space="0" w:color="DFDFDF"/>
            </w:tcBorders>
            <w:tcMar>
              <w:top w:w="100" w:type="dxa"/>
              <w:left w:w="100" w:type="dxa"/>
              <w:bottom w:w="100" w:type="dxa"/>
              <w:right w:w="100" w:type="dxa"/>
            </w:tcMar>
          </w:tcPr>
          <w:p w:rsidR="00141CD9" w:rsidRDefault="00141CD9">
            <w:pPr>
              <w:pStyle w:val="normal0"/>
              <w:shd w:val="clear" w:color="auto" w:fill="FFFFFF"/>
              <w:spacing w:before="280" w:after="280"/>
              <w:rPr>
                <w:rFonts w:ascii="Verdana" w:eastAsia="Verdana" w:hAnsi="Verdana" w:cs="Verdana"/>
                <w:color w:val="181717"/>
                <w:sz w:val="24"/>
                <w:szCs w:val="24"/>
                <w:highlight w:val="white"/>
              </w:rPr>
            </w:pPr>
            <w:hyperlink r:id="rId12">
              <w:r w:rsidR="003C0DB1">
                <w:rPr>
                  <w:rFonts w:ascii="Verdana" w:eastAsia="Verdana" w:hAnsi="Verdana" w:cs="Verdana"/>
                  <w:color w:val="007BFF"/>
                  <w:sz w:val="26"/>
                  <w:szCs w:val="26"/>
                  <w:highlight w:val="white"/>
                  <w:u w:val="single"/>
                </w:rPr>
                <w:t>querystring</w:t>
              </w:r>
            </w:hyperlink>
          </w:p>
        </w:tc>
        <w:tc>
          <w:tcPr>
            <w:tcW w:w="7190" w:type="dxa"/>
            <w:tcBorders>
              <w:top w:val="single" w:sz="9" w:space="0" w:color="DFDFDF"/>
              <w:left w:val="single" w:sz="9" w:space="0" w:color="DFDFDF"/>
              <w:bottom w:val="single" w:sz="9" w:space="0" w:color="DFDFDF"/>
              <w:right w:val="single" w:sz="9" w:space="0" w:color="DFDFDF"/>
            </w:tcBorders>
            <w:tcMar>
              <w:top w:w="100" w:type="dxa"/>
              <w:left w:w="100" w:type="dxa"/>
              <w:bottom w:w="100" w:type="dxa"/>
              <w:right w:w="100" w:type="dxa"/>
            </w:tcMar>
          </w:tcPr>
          <w:p w:rsidR="00141CD9" w:rsidRDefault="003C0DB1">
            <w:pPr>
              <w:pStyle w:val="normal0"/>
              <w:shd w:val="clear" w:color="auto" w:fill="FFFFFF"/>
              <w:spacing w:before="280" w:after="280"/>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querystring module includes methods to deal with query string.</w:t>
            </w:r>
          </w:p>
        </w:tc>
      </w:tr>
      <w:tr w:rsidR="00141CD9">
        <w:trPr>
          <w:cantSplit/>
          <w:trHeight w:val="755"/>
          <w:tblHeader/>
        </w:trPr>
        <w:tc>
          <w:tcPr>
            <w:tcW w:w="1955" w:type="dxa"/>
            <w:tcBorders>
              <w:top w:val="single" w:sz="9" w:space="0" w:color="DFDFDF"/>
              <w:left w:val="single" w:sz="9" w:space="0" w:color="DFDFDF"/>
              <w:bottom w:val="single" w:sz="9" w:space="0" w:color="DFDFDF"/>
              <w:right w:val="single" w:sz="9" w:space="0" w:color="DFDFDF"/>
            </w:tcBorders>
            <w:tcMar>
              <w:top w:w="100" w:type="dxa"/>
              <w:left w:w="100" w:type="dxa"/>
              <w:bottom w:w="100" w:type="dxa"/>
              <w:right w:w="100" w:type="dxa"/>
            </w:tcMar>
          </w:tcPr>
          <w:p w:rsidR="00141CD9" w:rsidRDefault="00141CD9">
            <w:pPr>
              <w:pStyle w:val="normal0"/>
              <w:shd w:val="clear" w:color="auto" w:fill="FFFFFF"/>
              <w:spacing w:before="280" w:after="280"/>
              <w:rPr>
                <w:rFonts w:ascii="Verdana" w:eastAsia="Verdana" w:hAnsi="Verdana" w:cs="Verdana"/>
                <w:color w:val="181717"/>
                <w:sz w:val="24"/>
                <w:szCs w:val="24"/>
                <w:highlight w:val="white"/>
              </w:rPr>
            </w:pPr>
            <w:hyperlink r:id="rId13">
              <w:r w:rsidR="003C0DB1">
                <w:rPr>
                  <w:rFonts w:ascii="Verdana" w:eastAsia="Verdana" w:hAnsi="Verdana" w:cs="Verdana"/>
                  <w:color w:val="007BFF"/>
                  <w:sz w:val="26"/>
                  <w:szCs w:val="26"/>
                  <w:highlight w:val="white"/>
                  <w:u w:val="single"/>
                </w:rPr>
                <w:t>path</w:t>
              </w:r>
            </w:hyperlink>
          </w:p>
        </w:tc>
        <w:tc>
          <w:tcPr>
            <w:tcW w:w="7190" w:type="dxa"/>
            <w:tcBorders>
              <w:top w:val="single" w:sz="9" w:space="0" w:color="DFDFDF"/>
              <w:left w:val="single" w:sz="9" w:space="0" w:color="DFDFDF"/>
              <w:bottom w:val="single" w:sz="9" w:space="0" w:color="DFDFDF"/>
              <w:right w:val="single" w:sz="9" w:space="0" w:color="DFDFDF"/>
            </w:tcBorders>
            <w:tcMar>
              <w:top w:w="100" w:type="dxa"/>
              <w:left w:w="100" w:type="dxa"/>
              <w:bottom w:w="100" w:type="dxa"/>
              <w:right w:w="100" w:type="dxa"/>
            </w:tcMar>
          </w:tcPr>
          <w:p w:rsidR="00141CD9" w:rsidRDefault="003C0DB1">
            <w:pPr>
              <w:pStyle w:val="normal0"/>
              <w:shd w:val="clear" w:color="auto" w:fill="FFFFFF"/>
              <w:spacing w:before="280" w:after="280"/>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path module includes methods to deal with file paths.</w:t>
            </w:r>
          </w:p>
        </w:tc>
      </w:tr>
      <w:tr w:rsidR="00141CD9">
        <w:trPr>
          <w:cantSplit/>
          <w:trHeight w:val="950"/>
          <w:tblHeader/>
        </w:trPr>
        <w:tc>
          <w:tcPr>
            <w:tcW w:w="1955" w:type="dxa"/>
            <w:tcBorders>
              <w:top w:val="single" w:sz="9" w:space="0" w:color="DFDFDF"/>
              <w:left w:val="single" w:sz="9" w:space="0" w:color="DFDFDF"/>
              <w:bottom w:val="single" w:sz="9" w:space="0" w:color="DFDFDF"/>
              <w:right w:val="single" w:sz="9" w:space="0" w:color="DFDFDF"/>
            </w:tcBorders>
            <w:tcMar>
              <w:top w:w="100" w:type="dxa"/>
              <w:left w:w="100" w:type="dxa"/>
              <w:bottom w:w="100" w:type="dxa"/>
              <w:right w:w="100" w:type="dxa"/>
            </w:tcMar>
          </w:tcPr>
          <w:p w:rsidR="00141CD9" w:rsidRDefault="00141CD9">
            <w:pPr>
              <w:pStyle w:val="normal0"/>
              <w:shd w:val="clear" w:color="auto" w:fill="FFFFFF"/>
              <w:spacing w:before="280" w:after="280"/>
              <w:rPr>
                <w:rFonts w:ascii="Verdana" w:eastAsia="Verdana" w:hAnsi="Verdana" w:cs="Verdana"/>
                <w:color w:val="181717"/>
                <w:sz w:val="24"/>
                <w:szCs w:val="24"/>
                <w:highlight w:val="white"/>
              </w:rPr>
            </w:pPr>
            <w:hyperlink r:id="rId14">
              <w:r w:rsidR="003C0DB1">
                <w:rPr>
                  <w:rFonts w:ascii="Verdana" w:eastAsia="Verdana" w:hAnsi="Verdana" w:cs="Verdana"/>
                  <w:color w:val="007BFF"/>
                  <w:sz w:val="26"/>
                  <w:szCs w:val="26"/>
                  <w:highlight w:val="white"/>
                  <w:u w:val="single"/>
                </w:rPr>
                <w:t>fs</w:t>
              </w:r>
            </w:hyperlink>
          </w:p>
        </w:tc>
        <w:tc>
          <w:tcPr>
            <w:tcW w:w="7190" w:type="dxa"/>
            <w:tcBorders>
              <w:top w:val="single" w:sz="9" w:space="0" w:color="DFDFDF"/>
              <w:left w:val="single" w:sz="9" w:space="0" w:color="DFDFDF"/>
              <w:bottom w:val="single" w:sz="9" w:space="0" w:color="DFDFDF"/>
              <w:right w:val="single" w:sz="9" w:space="0" w:color="DFDFDF"/>
            </w:tcBorders>
            <w:tcMar>
              <w:top w:w="100" w:type="dxa"/>
              <w:left w:w="100" w:type="dxa"/>
              <w:bottom w:w="100" w:type="dxa"/>
              <w:right w:w="100" w:type="dxa"/>
            </w:tcMar>
          </w:tcPr>
          <w:p w:rsidR="00141CD9" w:rsidRDefault="003C0DB1">
            <w:pPr>
              <w:pStyle w:val="normal0"/>
              <w:shd w:val="clear" w:color="auto" w:fill="FFFFFF"/>
              <w:spacing w:before="280" w:after="280"/>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fs module includes classes, methods, and events to work with file I/O.</w:t>
            </w:r>
          </w:p>
        </w:tc>
      </w:tr>
      <w:tr w:rsidR="00141CD9">
        <w:trPr>
          <w:cantSplit/>
          <w:trHeight w:val="755"/>
          <w:tblHeader/>
        </w:trPr>
        <w:tc>
          <w:tcPr>
            <w:tcW w:w="1955" w:type="dxa"/>
            <w:tcBorders>
              <w:top w:val="single" w:sz="9" w:space="0" w:color="DFDFDF"/>
              <w:left w:val="single" w:sz="9" w:space="0" w:color="DFDFDF"/>
              <w:bottom w:val="single" w:sz="9" w:space="0" w:color="DFDFDF"/>
              <w:right w:val="single" w:sz="9" w:space="0" w:color="DFDFDF"/>
            </w:tcBorders>
            <w:tcMar>
              <w:top w:w="100" w:type="dxa"/>
              <w:left w:w="100" w:type="dxa"/>
              <w:bottom w:w="100" w:type="dxa"/>
              <w:right w:w="100" w:type="dxa"/>
            </w:tcMar>
          </w:tcPr>
          <w:p w:rsidR="00141CD9" w:rsidRDefault="00141CD9">
            <w:pPr>
              <w:pStyle w:val="normal0"/>
              <w:shd w:val="clear" w:color="auto" w:fill="FFFFFF"/>
              <w:spacing w:before="280" w:after="280"/>
              <w:rPr>
                <w:rFonts w:ascii="Verdana" w:eastAsia="Verdana" w:hAnsi="Verdana" w:cs="Verdana"/>
                <w:color w:val="181717"/>
                <w:sz w:val="24"/>
                <w:szCs w:val="24"/>
                <w:highlight w:val="white"/>
              </w:rPr>
            </w:pPr>
            <w:hyperlink r:id="rId15">
              <w:r w:rsidR="003C0DB1">
                <w:rPr>
                  <w:rFonts w:ascii="Verdana" w:eastAsia="Verdana" w:hAnsi="Verdana" w:cs="Verdana"/>
                  <w:color w:val="007BFF"/>
                  <w:sz w:val="26"/>
                  <w:szCs w:val="26"/>
                  <w:highlight w:val="white"/>
                  <w:u w:val="single"/>
                </w:rPr>
                <w:t>util</w:t>
              </w:r>
            </w:hyperlink>
          </w:p>
        </w:tc>
        <w:tc>
          <w:tcPr>
            <w:tcW w:w="7190" w:type="dxa"/>
            <w:tcBorders>
              <w:top w:val="single" w:sz="9" w:space="0" w:color="DFDFDF"/>
              <w:left w:val="single" w:sz="9" w:space="0" w:color="DFDFDF"/>
              <w:bottom w:val="single" w:sz="9" w:space="0" w:color="DFDFDF"/>
              <w:right w:val="single" w:sz="9" w:space="0" w:color="DFDFDF"/>
            </w:tcBorders>
            <w:tcMar>
              <w:top w:w="100" w:type="dxa"/>
              <w:left w:w="100" w:type="dxa"/>
              <w:bottom w:w="100" w:type="dxa"/>
              <w:right w:w="100" w:type="dxa"/>
            </w:tcMar>
          </w:tcPr>
          <w:p w:rsidR="00141CD9" w:rsidRDefault="003C0DB1">
            <w:pPr>
              <w:pStyle w:val="normal0"/>
              <w:shd w:val="clear" w:color="auto" w:fill="FFFFFF"/>
              <w:spacing w:before="280" w:after="280"/>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util module includes utility functions useful for programmers.</w:t>
            </w:r>
          </w:p>
        </w:tc>
      </w:tr>
    </w:tbl>
    <w:p w:rsidR="00141CD9" w:rsidRDefault="00141CD9">
      <w:pPr>
        <w:pStyle w:val="Heading3"/>
        <w:keepNext w:val="0"/>
        <w:keepLines w:val="0"/>
        <w:shd w:val="clear" w:color="auto" w:fill="FFFFFF"/>
        <w:spacing w:before="280" w:line="288" w:lineRule="auto"/>
        <w:rPr>
          <w:rFonts w:ascii="Verdana" w:eastAsia="Verdana" w:hAnsi="Verdana" w:cs="Verdana"/>
          <w:color w:val="181717"/>
          <w:sz w:val="36"/>
          <w:szCs w:val="36"/>
          <w:highlight w:val="white"/>
        </w:rPr>
      </w:pPr>
      <w:bookmarkStart w:id="27" w:name="_aseo228ribvn" w:colFirst="0" w:colLast="0"/>
      <w:bookmarkEnd w:id="27"/>
    </w:p>
    <w:p w:rsidR="00141CD9" w:rsidRDefault="003C0DB1">
      <w:pPr>
        <w:pStyle w:val="Heading3"/>
        <w:keepNext w:val="0"/>
        <w:keepLines w:val="0"/>
        <w:shd w:val="clear" w:color="auto" w:fill="FFFFFF"/>
        <w:spacing w:before="280" w:line="288" w:lineRule="auto"/>
        <w:rPr>
          <w:rFonts w:ascii="Verdana" w:eastAsia="Verdana" w:hAnsi="Verdana" w:cs="Verdana"/>
          <w:color w:val="181717"/>
          <w:sz w:val="36"/>
          <w:szCs w:val="36"/>
        </w:rPr>
      </w:pPr>
      <w:bookmarkStart w:id="28" w:name="_y3nuia4b4lrg" w:colFirst="0" w:colLast="0"/>
      <w:bookmarkEnd w:id="28"/>
      <w:r>
        <w:rPr>
          <w:rFonts w:ascii="Verdana" w:eastAsia="Verdana" w:hAnsi="Verdana" w:cs="Verdana"/>
          <w:color w:val="181717"/>
          <w:sz w:val="36"/>
          <w:szCs w:val="36"/>
        </w:rPr>
        <w:t>Loading Core Modules</w:t>
      </w:r>
    </w:p>
    <w:p w:rsidR="00141CD9" w:rsidRDefault="00141CD9">
      <w:pPr>
        <w:pStyle w:val="normal0"/>
      </w:pPr>
    </w:p>
    <w:p w:rsidR="00141CD9" w:rsidRDefault="003C0DB1">
      <w:pPr>
        <w:pStyle w:val="normal0"/>
      </w:pPr>
      <w:r>
        <w:t>2 Type of Core Module</w:t>
      </w:r>
    </w:p>
    <w:p w:rsidR="00141CD9" w:rsidRDefault="003C0DB1">
      <w:pPr>
        <w:pStyle w:val="normal0"/>
      </w:pPr>
      <w:r>
        <w:tab/>
      </w:r>
    </w:p>
    <w:p w:rsidR="00141CD9" w:rsidRDefault="003C0DB1">
      <w:pPr>
        <w:pStyle w:val="normal0"/>
        <w:rPr>
          <w:b/>
          <w:bCs/>
        </w:rPr>
      </w:pPr>
      <w:r>
        <w:rPr>
          <w:b/>
          <w:bCs/>
        </w:rPr>
        <w:lastRenderedPageBreak/>
        <w:t xml:space="preserve">Global </w:t>
      </w:r>
    </w:p>
    <w:p w:rsidR="00141CD9" w:rsidRDefault="00141CD9">
      <w:pPr>
        <w:pStyle w:val="normal0"/>
      </w:pPr>
    </w:p>
    <w:p w:rsidR="00141CD9" w:rsidRDefault="003C0DB1">
      <w:pPr>
        <w:pStyle w:val="normal0"/>
        <w:ind w:firstLine="720"/>
      </w:pPr>
      <w:r>
        <w:t>Which Included already in Node like</w:t>
      </w:r>
    </w:p>
    <w:p w:rsidR="00141CD9" w:rsidRDefault="003C0DB1">
      <w:pPr>
        <w:pStyle w:val="normal0"/>
        <w:rPr>
          <w:b/>
          <w:bCs/>
        </w:rPr>
      </w:pPr>
      <w:r>
        <w:tab/>
      </w:r>
      <w:r>
        <w:rPr>
          <w:b/>
          <w:bCs/>
        </w:rPr>
        <w:t>console.log() // global already include</w:t>
      </w:r>
    </w:p>
    <w:p w:rsidR="00141CD9" w:rsidRDefault="00141CD9">
      <w:pPr>
        <w:pStyle w:val="normal0"/>
      </w:pPr>
    </w:p>
    <w:p w:rsidR="00141CD9" w:rsidRDefault="003C0DB1">
      <w:pPr>
        <w:pStyle w:val="normal0"/>
        <w:rPr>
          <w:b/>
          <w:bCs/>
        </w:rPr>
      </w:pPr>
      <w:r>
        <w:rPr>
          <w:b/>
          <w:bCs/>
        </w:rPr>
        <w:t>Non Global</w:t>
      </w:r>
    </w:p>
    <w:p w:rsidR="00141CD9" w:rsidRDefault="00141CD9">
      <w:pPr>
        <w:pStyle w:val="normal0"/>
        <w:ind w:firstLine="720"/>
      </w:pPr>
    </w:p>
    <w:p w:rsidR="00141CD9" w:rsidRDefault="003C0DB1">
      <w:pPr>
        <w:pStyle w:val="normal0"/>
        <w:ind w:firstLine="720"/>
      </w:pPr>
      <w:r>
        <w:t>Which we have to include in Node like</w:t>
      </w:r>
    </w:p>
    <w:p w:rsidR="00141CD9" w:rsidRDefault="00141CD9">
      <w:pPr>
        <w:pStyle w:val="normal0"/>
        <w:ind w:firstLine="720"/>
      </w:pPr>
    </w:p>
    <w:p w:rsidR="00141CD9" w:rsidRDefault="003C0DB1">
      <w:pPr>
        <w:pStyle w:val="normal0"/>
        <w:ind w:firstLine="720"/>
        <w:rPr>
          <w:b/>
          <w:bCs/>
        </w:rPr>
      </w:pPr>
      <w:r>
        <w:rPr>
          <w:b/>
          <w:bCs/>
        </w:rPr>
        <w:t>const  fs=require(‘fs’);</w:t>
      </w:r>
      <w:r>
        <w:rPr>
          <w:b/>
          <w:bCs/>
        </w:rPr>
        <w:tab/>
      </w:r>
    </w:p>
    <w:p w:rsidR="00141CD9" w:rsidRDefault="003C0DB1">
      <w:pPr>
        <w:pStyle w:val="normal0"/>
        <w:rPr>
          <w:b/>
          <w:bCs/>
        </w:rPr>
      </w:pPr>
      <w:r>
        <w:rPr>
          <w:b/>
          <w:bCs/>
        </w:rPr>
        <w:tab/>
        <w:t>fs.writeFileSync(“Hello.txt”,”Hello all”)</w:t>
      </w:r>
    </w:p>
    <w:p w:rsidR="00141CD9" w:rsidRDefault="00141CD9">
      <w:pPr>
        <w:pStyle w:val="normal0"/>
        <w:rPr>
          <w:b/>
          <w:bCs/>
        </w:rPr>
      </w:pPr>
    </w:p>
    <w:p w:rsidR="00141CD9" w:rsidRDefault="00141CD9">
      <w:pPr>
        <w:pStyle w:val="normal0"/>
        <w:rPr>
          <w:b/>
          <w:bCs/>
        </w:rPr>
      </w:pPr>
    </w:p>
    <w:p w:rsidR="00141CD9" w:rsidRDefault="00141CD9">
      <w:pPr>
        <w:pStyle w:val="normal0"/>
        <w:rPr>
          <w:b/>
          <w:bCs/>
        </w:rPr>
      </w:pPr>
    </w:p>
    <w:p w:rsidR="00141CD9" w:rsidRDefault="00141CD9">
      <w:pPr>
        <w:pStyle w:val="normal0"/>
        <w:rPr>
          <w:b/>
          <w:bCs/>
        </w:rPr>
      </w:pPr>
    </w:p>
    <w:p w:rsidR="00141CD9" w:rsidRDefault="003C0DB1">
      <w:pPr>
        <w:pStyle w:val="normal0"/>
        <w:rPr>
          <w:b/>
          <w:bCs/>
        </w:rPr>
      </w:pPr>
      <w:r>
        <w:rPr>
          <w:b/>
          <w:bCs/>
        </w:rPr>
        <w:t>========================================================================</w:t>
      </w:r>
    </w:p>
    <w:p w:rsidR="00141CD9" w:rsidRDefault="00141CD9">
      <w:pPr>
        <w:pStyle w:val="normal0"/>
        <w:rPr>
          <w:b/>
          <w:bCs/>
        </w:rPr>
      </w:pPr>
    </w:p>
    <w:p w:rsidR="00141CD9" w:rsidRDefault="00141CD9">
      <w:pPr>
        <w:pStyle w:val="normal0"/>
      </w:pPr>
    </w:p>
    <w:p w:rsidR="00141CD9" w:rsidRDefault="00141CD9">
      <w:pPr>
        <w:pStyle w:val="normal0"/>
        <w:shd w:val="clear" w:color="auto" w:fill="1E1E1E"/>
        <w:spacing w:line="325" w:lineRule="auto"/>
      </w:pPr>
    </w:p>
    <w:p w:rsidR="00141CD9" w:rsidRDefault="003C0DB1">
      <w:pPr>
        <w:pStyle w:val="normal0"/>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check dir</w:t>
      </w:r>
    </w:p>
    <w:p w:rsidR="00141CD9" w:rsidRDefault="003C0DB1">
      <w:pPr>
        <w:pStyle w:val="normal0"/>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9CDCFE"/>
          <w:sz w:val="21"/>
          <w:szCs w:val="21"/>
        </w:rPr>
        <w:t>console</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log</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"-&gt;&gt;"</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__dirname</w:t>
      </w:r>
      <w:r>
        <w:rPr>
          <w:rFonts w:ascii="Courier New" w:eastAsia="Courier New" w:hAnsi="Courier New" w:cs="Courier New"/>
          <w:color w:val="D4D4D4"/>
          <w:sz w:val="21"/>
          <w:szCs w:val="21"/>
        </w:rPr>
        <w:t>);</w:t>
      </w:r>
    </w:p>
    <w:p w:rsidR="00141CD9" w:rsidRDefault="003C0DB1">
      <w:pPr>
        <w:pStyle w:val="normal0"/>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9CDCFE"/>
          <w:sz w:val="21"/>
          <w:szCs w:val="21"/>
        </w:rPr>
        <w:t>console</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log</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"-&gt;&gt;"</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__filename</w:t>
      </w:r>
      <w:r>
        <w:rPr>
          <w:rFonts w:ascii="Courier New" w:eastAsia="Courier New" w:hAnsi="Courier New" w:cs="Courier New"/>
          <w:color w:val="D4D4D4"/>
          <w:sz w:val="21"/>
          <w:szCs w:val="21"/>
        </w:rPr>
        <w:t>);</w:t>
      </w:r>
    </w:p>
    <w:p w:rsidR="00141CD9" w:rsidRDefault="00141CD9">
      <w:pPr>
        <w:pStyle w:val="normal0"/>
      </w:pPr>
    </w:p>
    <w:p w:rsidR="00141CD9" w:rsidRDefault="003C0DB1">
      <w:pPr>
        <w:pStyle w:val="normal0"/>
        <w:shd w:val="clear" w:color="auto" w:fill="FFFFFF"/>
        <w:spacing w:before="360" w:after="360"/>
        <w:jc w:val="both"/>
        <w:rPr>
          <w:rFonts w:ascii="Verdana" w:eastAsia="Verdana" w:hAnsi="Verdana" w:cs="Verdana"/>
          <w:color w:val="181717"/>
          <w:sz w:val="26"/>
          <w:szCs w:val="26"/>
        </w:rPr>
      </w:pPr>
      <w:r>
        <w:rPr>
          <w:rFonts w:ascii="Verdana" w:eastAsia="Verdana" w:hAnsi="Verdana" w:cs="Verdana"/>
          <w:color w:val="181717"/>
          <w:sz w:val="26"/>
          <w:szCs w:val="26"/>
        </w:rPr>
        <w:t>In order to use Node.js core or NPM modules, you first need to import it using require() function as shown below.</w:t>
      </w:r>
    </w:p>
    <w:p w:rsidR="00141CD9" w:rsidRDefault="00141CD9">
      <w:pPr>
        <w:pStyle w:val="normal0"/>
        <w:shd w:val="clear" w:color="auto" w:fill="FFFFFF"/>
        <w:spacing w:before="360" w:after="360"/>
        <w:jc w:val="both"/>
        <w:rPr>
          <w:rFonts w:ascii="Verdana" w:eastAsia="Verdana" w:hAnsi="Verdana" w:cs="Verdana"/>
          <w:color w:val="181717"/>
          <w:sz w:val="26"/>
          <w:szCs w:val="26"/>
        </w:rPr>
      </w:pPr>
    </w:p>
    <w:p w:rsidR="00141CD9" w:rsidRDefault="003C0DB1">
      <w:pPr>
        <w:pStyle w:val="normal0"/>
        <w:shd w:val="clear" w:color="auto" w:fill="FFFFFF"/>
        <w:spacing w:before="360" w:after="360"/>
        <w:jc w:val="both"/>
        <w:rPr>
          <w:rFonts w:ascii="Courier New" w:eastAsia="Courier New" w:hAnsi="Courier New" w:cs="Courier New"/>
          <w:sz w:val="24"/>
          <w:szCs w:val="24"/>
          <w:shd w:val="clear" w:color="auto" w:fill="D9E5F3"/>
        </w:rPr>
      </w:pPr>
      <w:r>
        <w:rPr>
          <w:rFonts w:ascii="Courier New" w:eastAsia="Courier New" w:hAnsi="Courier New" w:cs="Courier New"/>
          <w:sz w:val="24"/>
          <w:szCs w:val="24"/>
          <w:shd w:val="clear" w:color="auto" w:fill="D9E5F3"/>
        </w:rPr>
        <w:t>var module = require('module_name');</w:t>
      </w:r>
    </w:p>
    <w:p w:rsidR="00141CD9" w:rsidRDefault="003C0DB1">
      <w:pPr>
        <w:pStyle w:val="normal0"/>
        <w:shd w:val="clear" w:color="auto" w:fill="FFFFFF"/>
        <w:spacing w:before="360" w:after="360"/>
        <w:jc w:val="both"/>
        <w:rPr>
          <w:rFonts w:ascii="Verdana" w:eastAsia="Verdana" w:hAnsi="Verdana" w:cs="Verdana"/>
          <w:color w:val="181717"/>
          <w:sz w:val="26"/>
          <w:szCs w:val="26"/>
        </w:rPr>
      </w:pPr>
      <w:r>
        <w:rPr>
          <w:rFonts w:ascii="Verdana" w:eastAsia="Verdana" w:hAnsi="Verdana" w:cs="Verdana"/>
          <w:color w:val="181717"/>
          <w:sz w:val="26"/>
          <w:szCs w:val="26"/>
        </w:rPr>
        <w:t>As per above syntax, specify the module name in the require() function. The require() function will return an object, function, property or any other JavaScript type, depending on what the specified module returns.</w:t>
      </w:r>
    </w:p>
    <w:p w:rsidR="00141CD9" w:rsidRDefault="003C0DB1">
      <w:pPr>
        <w:pStyle w:val="normal0"/>
        <w:shd w:val="clear" w:color="auto" w:fill="FFFFFF"/>
        <w:spacing w:before="360" w:after="360"/>
        <w:jc w:val="both"/>
        <w:rPr>
          <w:rFonts w:ascii="Verdana" w:eastAsia="Verdana" w:hAnsi="Verdana" w:cs="Verdana"/>
          <w:color w:val="181717"/>
          <w:sz w:val="26"/>
          <w:szCs w:val="26"/>
        </w:rPr>
      </w:pPr>
      <w:r>
        <w:rPr>
          <w:rFonts w:ascii="Verdana" w:eastAsia="Verdana" w:hAnsi="Verdana" w:cs="Verdana"/>
          <w:color w:val="181717"/>
          <w:sz w:val="26"/>
          <w:szCs w:val="26"/>
        </w:rPr>
        <w:t>The following example demonstrates how to use Node.js http module to create a web server.</w:t>
      </w:r>
    </w:p>
    <w:p w:rsidR="00141CD9" w:rsidRDefault="003C0DB1">
      <w:pPr>
        <w:pStyle w:val="normal0"/>
        <w:shd w:val="clear" w:color="auto" w:fill="FFFFFF"/>
        <w:spacing w:before="360" w:after="360"/>
        <w:jc w:val="both"/>
        <w:rPr>
          <w:rFonts w:ascii="Verdana" w:eastAsia="Verdana" w:hAnsi="Verdana" w:cs="Verdana"/>
          <w:color w:val="181717"/>
          <w:sz w:val="26"/>
          <w:szCs w:val="26"/>
        </w:rPr>
      </w:pPr>
      <w:r>
        <w:rPr>
          <w:rFonts w:ascii="Verdana" w:eastAsia="Verdana" w:hAnsi="Verdana" w:cs="Verdana"/>
          <w:color w:val="181717"/>
          <w:sz w:val="26"/>
          <w:szCs w:val="26"/>
        </w:rPr>
        <w:t>//Example: Load and Use Core http Module</w:t>
      </w:r>
    </w:p>
    <w:p w:rsidR="00141CD9" w:rsidRDefault="003C0DB1">
      <w:pPr>
        <w:pStyle w:val="normal0"/>
        <w:jc w:val="both"/>
        <w:rPr>
          <w:rFonts w:ascii="Courier New" w:eastAsia="Courier New" w:hAnsi="Courier New" w:cs="Courier New"/>
          <w:sz w:val="24"/>
          <w:szCs w:val="24"/>
          <w:highlight w:val="white"/>
        </w:rPr>
      </w:pPr>
      <w:r>
        <w:rPr>
          <w:rFonts w:ascii="Courier New" w:eastAsia="Courier New" w:hAnsi="Courier New" w:cs="Courier New"/>
          <w:color w:val="0000FF"/>
          <w:sz w:val="24"/>
          <w:szCs w:val="24"/>
          <w:highlight w:val="white"/>
        </w:rPr>
        <w:lastRenderedPageBreak/>
        <w:t>Var</w:t>
      </w:r>
      <w:r>
        <w:rPr>
          <w:rFonts w:ascii="Courier New" w:eastAsia="Courier New" w:hAnsi="Courier New" w:cs="Courier New"/>
          <w:sz w:val="24"/>
          <w:szCs w:val="24"/>
          <w:highlight w:val="white"/>
        </w:rPr>
        <w:t xml:space="preserve"> http = require(</w:t>
      </w:r>
      <w:r>
        <w:rPr>
          <w:rFonts w:ascii="Courier New" w:eastAsia="Courier New" w:hAnsi="Courier New" w:cs="Courier New"/>
          <w:color w:val="A31515"/>
          <w:sz w:val="24"/>
          <w:szCs w:val="24"/>
          <w:highlight w:val="white"/>
        </w:rPr>
        <w:t>'http'</w:t>
      </w:r>
      <w:r>
        <w:rPr>
          <w:rFonts w:ascii="Courier New" w:eastAsia="Courier New" w:hAnsi="Courier New" w:cs="Courier New"/>
          <w:sz w:val="24"/>
          <w:szCs w:val="24"/>
          <w:highlight w:val="white"/>
        </w:rPr>
        <w:t xml:space="preserve">); </w:t>
      </w:r>
    </w:p>
    <w:p w:rsidR="00141CD9" w:rsidRDefault="003C0DB1">
      <w:pPr>
        <w:pStyle w:val="normal0"/>
        <w:jc w:val="both"/>
        <w:rPr>
          <w:rFonts w:ascii="Courier New" w:eastAsia="Courier New" w:hAnsi="Courier New" w:cs="Courier New"/>
          <w:sz w:val="24"/>
          <w:szCs w:val="24"/>
          <w:highlight w:val="white"/>
        </w:rPr>
      </w:pPr>
      <w:r>
        <w:rPr>
          <w:rFonts w:ascii="Courier New" w:eastAsia="Courier New" w:hAnsi="Courier New" w:cs="Courier New"/>
          <w:color w:val="0000FF"/>
          <w:sz w:val="24"/>
          <w:szCs w:val="24"/>
          <w:highlight w:val="white"/>
        </w:rPr>
        <w:t>var</w:t>
      </w:r>
      <w:r>
        <w:rPr>
          <w:rFonts w:ascii="Courier New" w:eastAsia="Courier New" w:hAnsi="Courier New" w:cs="Courier New"/>
          <w:sz w:val="24"/>
          <w:szCs w:val="24"/>
          <w:highlight w:val="white"/>
        </w:rPr>
        <w:t xml:space="preserve"> server = http.createServer(</w:t>
      </w:r>
      <w:r>
        <w:rPr>
          <w:rFonts w:ascii="Courier New" w:eastAsia="Courier New" w:hAnsi="Courier New" w:cs="Courier New"/>
          <w:color w:val="0000FF"/>
          <w:sz w:val="24"/>
          <w:szCs w:val="24"/>
          <w:highlight w:val="white"/>
        </w:rPr>
        <w:t>function</w:t>
      </w:r>
      <w:r>
        <w:rPr>
          <w:rFonts w:ascii="Courier New" w:eastAsia="Courier New" w:hAnsi="Courier New" w:cs="Courier New"/>
          <w:sz w:val="24"/>
          <w:szCs w:val="24"/>
          <w:highlight w:val="white"/>
        </w:rPr>
        <w:t>(req, res)</w:t>
      </w:r>
    </w:p>
    <w:p w:rsidR="00141CD9" w:rsidRDefault="003C0DB1">
      <w:pPr>
        <w:pStyle w:val="normal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 </w:t>
      </w:r>
      <w:r>
        <w:rPr>
          <w:rFonts w:ascii="Courier New" w:eastAsia="Courier New" w:hAnsi="Courier New" w:cs="Courier New"/>
          <w:color w:val="008000"/>
          <w:sz w:val="24"/>
          <w:szCs w:val="24"/>
          <w:highlight w:val="white"/>
        </w:rPr>
        <w:t>//write code here</w:t>
      </w:r>
      <w:r>
        <w:rPr>
          <w:rFonts w:ascii="Courier New" w:eastAsia="Courier New" w:hAnsi="Courier New" w:cs="Courier New"/>
          <w:sz w:val="24"/>
          <w:szCs w:val="24"/>
          <w:highlight w:val="white"/>
        </w:rPr>
        <w:t xml:space="preserve"> </w:t>
      </w:r>
    </w:p>
    <w:p w:rsidR="00141CD9" w:rsidRDefault="003C0DB1">
      <w:pPr>
        <w:pStyle w:val="normal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 </w:t>
      </w:r>
    </w:p>
    <w:p w:rsidR="00141CD9" w:rsidRDefault="003C0DB1">
      <w:pPr>
        <w:pStyle w:val="normal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server.listen(5000); </w:t>
      </w:r>
    </w:p>
    <w:p w:rsidR="00141CD9" w:rsidRDefault="003C0DB1">
      <w:pPr>
        <w:pStyle w:val="normal0"/>
      </w:pPr>
      <w:r>
        <w:t>Or</w:t>
      </w:r>
    </w:p>
    <w:p w:rsidR="00141CD9" w:rsidRDefault="00141CD9">
      <w:pPr>
        <w:pStyle w:val="normal0"/>
      </w:pPr>
    </w:p>
    <w:p w:rsidR="00141CD9" w:rsidRDefault="003C0DB1">
      <w:pPr>
        <w:pStyle w:val="normal0"/>
        <w:jc w:val="both"/>
      </w:pPr>
      <w:r>
        <w:rPr>
          <w:rFonts w:ascii="Courier New" w:eastAsia="Courier New" w:hAnsi="Courier New" w:cs="Courier New"/>
          <w:sz w:val="24"/>
          <w:szCs w:val="24"/>
          <w:highlight w:val="white"/>
        </w:rPr>
        <w:t>}).listen(5000);</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In the above example, require() function returns an object because http module returns its functionality as an object, you can then use its properties and methods using dot notation e.g. http.createServer().</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In this way, you can load and use Node.js core modules in your application. We will be using core modules throughout these tutorials.</w:t>
      </w:r>
    </w:p>
    <w:p w:rsidR="00141CD9" w:rsidRDefault="00141CD9">
      <w:pPr>
        <w:pStyle w:val="normal0"/>
        <w:shd w:val="clear" w:color="auto" w:fill="FFFFFF"/>
        <w:spacing w:before="360" w:after="360"/>
        <w:jc w:val="both"/>
        <w:rPr>
          <w:rFonts w:ascii="Verdana" w:eastAsia="Verdana" w:hAnsi="Verdana" w:cs="Verdana"/>
          <w:color w:val="181717"/>
          <w:sz w:val="26"/>
          <w:szCs w:val="26"/>
          <w:highlight w:val="white"/>
        </w:rPr>
      </w:pPr>
    </w:p>
    <w:p w:rsidR="00141CD9" w:rsidRDefault="00141CD9">
      <w:pPr>
        <w:pStyle w:val="normal0"/>
        <w:shd w:val="clear" w:color="auto" w:fill="FFFFFF"/>
        <w:spacing w:before="360" w:after="360"/>
        <w:jc w:val="both"/>
        <w:rPr>
          <w:rFonts w:ascii="Verdana" w:eastAsia="Verdana" w:hAnsi="Verdana" w:cs="Verdana"/>
          <w:b/>
          <w:bCs/>
          <w:color w:val="181717"/>
          <w:sz w:val="32"/>
          <w:szCs w:val="32"/>
          <w:highlight w:val="white"/>
        </w:rPr>
      </w:pPr>
    </w:p>
    <w:p w:rsidR="00141CD9" w:rsidRDefault="003C0DB1">
      <w:pPr>
        <w:pStyle w:val="normal0"/>
        <w:shd w:val="clear" w:color="auto" w:fill="FFFFFF"/>
        <w:spacing w:before="360" w:after="360"/>
        <w:jc w:val="both"/>
        <w:rPr>
          <w:rFonts w:ascii="Verdana" w:eastAsia="Verdana" w:hAnsi="Verdana" w:cs="Verdana"/>
          <w:b/>
          <w:bCs/>
          <w:color w:val="181717"/>
          <w:sz w:val="32"/>
          <w:szCs w:val="32"/>
          <w:highlight w:val="white"/>
        </w:rPr>
      </w:pPr>
      <w:r>
        <w:rPr>
          <w:rFonts w:ascii="Verdana" w:eastAsia="Verdana" w:hAnsi="Verdana" w:cs="Verdana"/>
          <w:b/>
          <w:bCs/>
          <w:color w:val="181717"/>
          <w:sz w:val="32"/>
          <w:szCs w:val="32"/>
          <w:highlight w:val="white"/>
        </w:rPr>
        <w:t>Make Basic Web Server</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Const http=require(‘http’);</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http.createServer().listen(4500);</w:t>
      </w:r>
    </w:p>
    <w:p w:rsidR="00141CD9" w:rsidRDefault="00141CD9">
      <w:pPr>
        <w:pStyle w:val="normal0"/>
        <w:shd w:val="clear" w:color="auto" w:fill="FFFFFF"/>
        <w:spacing w:before="360" w:after="360"/>
        <w:jc w:val="both"/>
        <w:rPr>
          <w:rFonts w:ascii="Verdana" w:eastAsia="Verdana" w:hAnsi="Verdana" w:cs="Verdana"/>
          <w:color w:val="181717"/>
          <w:sz w:val="26"/>
          <w:szCs w:val="26"/>
          <w:highlight w:val="white"/>
        </w:rPr>
      </w:pPr>
    </w:p>
    <w:p w:rsidR="00141CD9" w:rsidRDefault="003C0DB1">
      <w:pPr>
        <w:pStyle w:val="normal0"/>
        <w:shd w:val="clear" w:color="auto" w:fill="FFFFFF"/>
        <w:spacing w:before="360" w:after="360"/>
        <w:jc w:val="both"/>
        <w:rPr>
          <w:rFonts w:ascii="Verdana" w:eastAsia="Verdana" w:hAnsi="Verdana" w:cs="Verdana"/>
          <w:b/>
          <w:bCs/>
          <w:color w:val="181717"/>
          <w:sz w:val="26"/>
          <w:szCs w:val="26"/>
          <w:highlight w:val="white"/>
        </w:rPr>
      </w:pPr>
      <w:r>
        <w:rPr>
          <w:rFonts w:ascii="Verdana" w:eastAsia="Verdana" w:hAnsi="Verdana" w:cs="Verdana"/>
          <w:b/>
          <w:bCs/>
          <w:color w:val="181717"/>
          <w:sz w:val="26"/>
          <w:szCs w:val="26"/>
          <w:highlight w:val="white"/>
        </w:rPr>
        <w:t>With body function</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http.createServer((req,resp)=&gt;{</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ab/>
        <w:t>resp.write(“Hello this is Raj nagar”);</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ab/>
        <w:t>resp.end();</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lastRenderedPageBreak/>
        <w:t>}).listen(4500);</w:t>
      </w:r>
    </w:p>
    <w:p w:rsidR="00141CD9" w:rsidRDefault="00141CD9">
      <w:pPr>
        <w:pStyle w:val="normal0"/>
        <w:shd w:val="clear" w:color="auto" w:fill="FFFFFF"/>
        <w:spacing w:before="360" w:after="360"/>
        <w:jc w:val="both"/>
        <w:rPr>
          <w:rFonts w:ascii="Verdana" w:eastAsia="Verdana" w:hAnsi="Verdana" w:cs="Verdana"/>
          <w:color w:val="181717"/>
          <w:sz w:val="26"/>
          <w:szCs w:val="26"/>
          <w:highlight w:val="white"/>
        </w:rPr>
      </w:pP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w:t>
      </w:r>
    </w:p>
    <w:p w:rsidR="00141CD9" w:rsidRDefault="003C0DB1">
      <w:pPr>
        <w:pStyle w:val="normal0"/>
        <w:shd w:val="clear" w:color="auto" w:fill="FFFFFF"/>
        <w:spacing w:before="280" w:after="280"/>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2. </w:t>
      </w:r>
      <w:r>
        <w:rPr>
          <w:rFonts w:ascii="Verdana" w:eastAsia="Verdana" w:hAnsi="Verdana" w:cs="Verdana"/>
          <w:color w:val="181717"/>
          <w:sz w:val="51"/>
          <w:szCs w:val="51"/>
          <w:highlight w:val="white"/>
        </w:rPr>
        <w:t>Local Module</w:t>
      </w:r>
    </w:p>
    <w:p w:rsidR="00141CD9" w:rsidRDefault="003C0DB1">
      <w:pPr>
        <w:pStyle w:val="Heading1"/>
        <w:keepNext w:val="0"/>
        <w:keepLines w:val="0"/>
        <w:shd w:val="clear" w:color="auto" w:fill="FFFFFF"/>
        <w:spacing w:before="480" w:line="288" w:lineRule="auto"/>
        <w:rPr>
          <w:rFonts w:ascii="Verdana" w:eastAsia="Verdana" w:hAnsi="Verdana" w:cs="Verdana"/>
          <w:color w:val="181717"/>
          <w:sz w:val="51"/>
          <w:szCs w:val="51"/>
          <w:highlight w:val="white"/>
        </w:rPr>
      </w:pPr>
      <w:bookmarkStart w:id="29" w:name="_42r80gw28qs9" w:colFirst="0" w:colLast="0"/>
      <w:bookmarkEnd w:id="29"/>
      <w:r>
        <w:rPr>
          <w:rFonts w:ascii="Verdana" w:eastAsia="Verdana" w:hAnsi="Verdana" w:cs="Verdana"/>
          <w:color w:val="181717"/>
          <w:sz w:val="51"/>
          <w:szCs w:val="51"/>
          <w:highlight w:val="white"/>
        </w:rPr>
        <w:t>Node.js Local Module</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Local modules are modules created locally in your Node.js application. These modules include different functionalities of your application in separate files and folders. You can also package it and distribute it via NPM, so that Node.js community can use it. For example, if you need to connect to MongoDB and fetch data then you can create a module for it, which can be reused in your application.</w:t>
      </w:r>
    </w:p>
    <w:p w:rsidR="00141CD9" w:rsidRDefault="003C0DB1">
      <w:pPr>
        <w:pStyle w:val="Heading2"/>
        <w:keepNext w:val="0"/>
        <w:keepLines w:val="0"/>
        <w:shd w:val="clear" w:color="auto" w:fill="FFFFFF"/>
        <w:spacing w:after="80" w:line="288" w:lineRule="auto"/>
        <w:rPr>
          <w:rFonts w:ascii="Verdana" w:eastAsia="Verdana" w:hAnsi="Verdana" w:cs="Verdana"/>
          <w:color w:val="181717"/>
          <w:sz w:val="42"/>
          <w:szCs w:val="42"/>
          <w:highlight w:val="white"/>
        </w:rPr>
      </w:pPr>
      <w:bookmarkStart w:id="30" w:name="_axra0w4vex1a" w:colFirst="0" w:colLast="0"/>
      <w:bookmarkEnd w:id="30"/>
      <w:r>
        <w:rPr>
          <w:rFonts w:ascii="Verdana" w:eastAsia="Verdana" w:hAnsi="Verdana" w:cs="Verdana"/>
          <w:color w:val="181717"/>
          <w:sz w:val="42"/>
          <w:szCs w:val="42"/>
          <w:highlight w:val="white"/>
        </w:rPr>
        <w:t>Writing Simple Module</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Let's write simple logging module which logs the information, warning or error to the console.</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In Node.js, module should be placed in a separate JavaScript file. So, create a Log.js file and write the following code in it.</w:t>
      </w:r>
    </w:p>
    <w:p w:rsidR="00141CD9" w:rsidRDefault="00141CD9">
      <w:pPr>
        <w:pStyle w:val="normal0"/>
        <w:shd w:val="clear" w:color="auto" w:fill="FFFFFF"/>
        <w:spacing w:before="280" w:after="280"/>
        <w:rPr>
          <w:rFonts w:ascii="Verdana" w:eastAsia="Verdana" w:hAnsi="Verdana" w:cs="Verdana"/>
          <w:sz w:val="23"/>
          <w:szCs w:val="23"/>
          <w:highlight w:val="white"/>
        </w:rPr>
      </w:pPr>
    </w:p>
    <w:p w:rsidR="00141CD9" w:rsidRDefault="00141CD9">
      <w:pPr>
        <w:pStyle w:val="normal0"/>
        <w:rPr>
          <w:rFonts w:ascii="Courier New" w:eastAsia="Courier New" w:hAnsi="Courier New" w:cs="Courier New"/>
          <w:sz w:val="23"/>
          <w:szCs w:val="23"/>
          <w:highlight w:val="white"/>
        </w:rPr>
      </w:pPr>
      <w:r>
        <w:pict>
          <v:rect id="_x0000_i1025" style="width:0;height:1.5pt" o:hralign="center" o:hrstd="t" o:hr="t" fillcolor="#a0a0a0" stroked="f"/>
        </w:pict>
      </w:r>
    </w:p>
    <w:p w:rsidR="00141CD9" w:rsidRDefault="003C0DB1">
      <w:pPr>
        <w:pStyle w:val="Heading2"/>
        <w:keepNext w:val="0"/>
        <w:keepLines w:val="0"/>
        <w:shd w:val="clear" w:color="auto" w:fill="FFFFFF"/>
        <w:spacing w:before="160" w:after="160"/>
        <w:rPr>
          <w:sz w:val="48"/>
          <w:szCs w:val="48"/>
          <w:highlight w:val="white"/>
        </w:rPr>
      </w:pPr>
      <w:bookmarkStart w:id="31" w:name="_1vv7w4vg736a" w:colFirst="0" w:colLast="0"/>
      <w:bookmarkEnd w:id="31"/>
      <w:r>
        <w:rPr>
          <w:sz w:val="48"/>
          <w:szCs w:val="48"/>
          <w:highlight w:val="white"/>
        </w:rPr>
        <w:t>Built-in Modules</w:t>
      </w:r>
    </w:p>
    <w:p w:rsidR="00141CD9" w:rsidRDefault="003C0DB1">
      <w:pPr>
        <w:pStyle w:val="normal0"/>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Node.js has a set of built-in modules which you can use without any further installation.</w:t>
      </w:r>
    </w:p>
    <w:p w:rsidR="00141CD9" w:rsidRDefault="003C0DB1">
      <w:pPr>
        <w:pStyle w:val="normal0"/>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lastRenderedPageBreak/>
        <w:t>Node.js has a set of built-in modules which you can use without any further installation.</w:t>
      </w:r>
    </w:p>
    <w:p w:rsidR="00141CD9" w:rsidRDefault="003C0DB1">
      <w:pPr>
        <w:pStyle w:val="normal0"/>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Here is a list of the built-in modules of Node.js version 6.10.3:</w:t>
      </w:r>
    </w:p>
    <w:tbl>
      <w:tblPr>
        <w:tblStyle w:val="a1"/>
        <w:tblW w:w="9360" w:type="dxa"/>
        <w:tblInd w:w="14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00"/>
      </w:tblPr>
      <w:tblGrid>
        <w:gridCol w:w="2158"/>
        <w:gridCol w:w="7202"/>
      </w:tblGrid>
      <w:tr w:rsidR="00141CD9">
        <w:trPr>
          <w:cantSplit/>
          <w:trHeight w:val="525"/>
          <w:tblHeader/>
        </w:trPr>
        <w:tc>
          <w:tcPr>
            <w:tcW w:w="2158" w:type="dxa"/>
            <w:tcBorders>
              <w:top w:val="nil"/>
              <w:left w:val="nil"/>
              <w:bottom w:val="nil"/>
              <w:right w:val="nil"/>
            </w:tcBorders>
            <w:tcMar>
              <w:top w:w="120" w:type="dxa"/>
              <w:left w:w="240" w:type="dxa"/>
              <w:bottom w:w="120" w:type="dxa"/>
              <w:right w:w="120" w:type="dxa"/>
            </w:tcMar>
          </w:tcPr>
          <w:p w:rsidR="00141CD9" w:rsidRDefault="003C0DB1">
            <w:pPr>
              <w:pStyle w:val="normal0"/>
              <w:spacing w:before="300" w:after="300"/>
              <w:rPr>
                <w:rFonts w:ascii="Verdana" w:eastAsia="Verdana" w:hAnsi="Verdana" w:cs="Verdana"/>
                <w:sz w:val="23"/>
                <w:szCs w:val="23"/>
                <w:highlight w:val="white"/>
              </w:rPr>
            </w:pPr>
            <w:r>
              <w:rPr>
                <w:rFonts w:ascii="Verdana" w:eastAsia="Verdana" w:hAnsi="Verdana" w:cs="Verdana"/>
                <w:b/>
                <w:bCs/>
                <w:sz w:val="23"/>
                <w:szCs w:val="23"/>
                <w:highlight w:val="white"/>
              </w:rPr>
              <w:t>Module</w:t>
            </w:r>
          </w:p>
        </w:tc>
        <w:tc>
          <w:tcPr>
            <w:tcW w:w="7201" w:type="dxa"/>
            <w:tcBorders>
              <w:top w:val="nil"/>
              <w:left w:val="nil"/>
              <w:bottom w:val="nil"/>
              <w:right w:val="nil"/>
            </w:tcBorders>
            <w:tcMar>
              <w:top w:w="120" w:type="dxa"/>
              <w:left w:w="120" w:type="dxa"/>
              <w:bottom w:w="120" w:type="dxa"/>
              <w:right w:w="120" w:type="dxa"/>
            </w:tcMar>
          </w:tcPr>
          <w:p w:rsidR="00141CD9" w:rsidRDefault="003C0DB1">
            <w:pPr>
              <w:pStyle w:val="normal0"/>
              <w:spacing w:before="300" w:after="300"/>
              <w:rPr>
                <w:rFonts w:ascii="Verdana" w:eastAsia="Verdana" w:hAnsi="Verdana" w:cs="Verdana"/>
                <w:sz w:val="23"/>
                <w:szCs w:val="23"/>
                <w:highlight w:val="white"/>
              </w:rPr>
            </w:pPr>
            <w:r>
              <w:rPr>
                <w:rFonts w:ascii="Verdana" w:eastAsia="Verdana" w:hAnsi="Verdana" w:cs="Verdana"/>
                <w:b/>
                <w:bCs/>
                <w:sz w:val="23"/>
                <w:szCs w:val="23"/>
                <w:highlight w:val="white"/>
              </w:rPr>
              <w:t>Description</w:t>
            </w:r>
          </w:p>
        </w:tc>
      </w:tr>
      <w:tr w:rsidR="00141CD9">
        <w:trPr>
          <w:cantSplit/>
          <w:tblHeader/>
        </w:trPr>
        <w:tc>
          <w:tcPr>
            <w:tcW w:w="2158" w:type="dxa"/>
            <w:tcBorders>
              <w:top w:val="nil"/>
              <w:left w:val="nil"/>
              <w:bottom w:val="nil"/>
              <w:right w:val="nil"/>
            </w:tcBorders>
            <w:tcMar>
              <w:top w:w="120" w:type="dxa"/>
              <w:left w:w="240" w:type="dxa"/>
              <w:bottom w:w="120" w:type="dxa"/>
              <w:right w:w="120" w:type="dxa"/>
            </w:tcMar>
          </w:tcPr>
          <w:p w:rsidR="00141CD9" w:rsidRDefault="00141CD9">
            <w:pPr>
              <w:pStyle w:val="normal0"/>
              <w:spacing w:before="300" w:after="300"/>
              <w:rPr>
                <w:rFonts w:ascii="Verdana" w:eastAsia="Verdana" w:hAnsi="Verdana" w:cs="Verdana"/>
                <w:sz w:val="21"/>
                <w:szCs w:val="21"/>
                <w:highlight w:val="white"/>
              </w:rPr>
            </w:pPr>
            <w:hyperlink r:id="rId16">
              <w:r w:rsidR="003C0DB1">
                <w:rPr>
                  <w:rFonts w:ascii="Verdana" w:eastAsia="Verdana" w:hAnsi="Verdana" w:cs="Verdana"/>
                  <w:color w:val="1155CC"/>
                  <w:sz w:val="21"/>
                  <w:szCs w:val="21"/>
                  <w:highlight w:val="white"/>
                  <w:u w:val="single"/>
                </w:rPr>
                <w:t>assert</w:t>
              </w:r>
            </w:hyperlink>
          </w:p>
        </w:tc>
        <w:tc>
          <w:tcPr>
            <w:tcW w:w="7201" w:type="dxa"/>
            <w:tcBorders>
              <w:top w:val="nil"/>
              <w:left w:val="nil"/>
              <w:bottom w:val="nil"/>
              <w:right w:val="nil"/>
            </w:tcBorders>
            <w:tcMar>
              <w:top w:w="120" w:type="dxa"/>
              <w:left w:w="120" w:type="dxa"/>
              <w:bottom w:w="120" w:type="dxa"/>
              <w:right w:w="120" w:type="dxa"/>
            </w:tcMar>
          </w:tcPr>
          <w:p w:rsidR="00141CD9" w:rsidRDefault="003C0DB1">
            <w:pPr>
              <w:pStyle w:val="normal0"/>
              <w:spacing w:before="300" w:after="300"/>
              <w:rPr>
                <w:rFonts w:ascii="Verdana" w:eastAsia="Verdana" w:hAnsi="Verdana" w:cs="Verdana"/>
                <w:sz w:val="21"/>
                <w:szCs w:val="21"/>
                <w:highlight w:val="white"/>
              </w:rPr>
            </w:pPr>
            <w:r>
              <w:rPr>
                <w:rFonts w:ascii="Verdana" w:eastAsia="Verdana" w:hAnsi="Verdana" w:cs="Verdana"/>
                <w:sz w:val="21"/>
                <w:szCs w:val="21"/>
                <w:highlight w:val="white"/>
              </w:rPr>
              <w:t>Provides a set of assertion tests</w:t>
            </w:r>
          </w:p>
        </w:tc>
      </w:tr>
      <w:tr w:rsidR="00141CD9">
        <w:trPr>
          <w:cantSplit/>
          <w:tblHeader/>
        </w:trPr>
        <w:tc>
          <w:tcPr>
            <w:tcW w:w="2158" w:type="dxa"/>
            <w:tcBorders>
              <w:top w:val="nil"/>
              <w:left w:val="nil"/>
              <w:bottom w:val="nil"/>
              <w:right w:val="nil"/>
            </w:tcBorders>
            <w:tcMar>
              <w:top w:w="120" w:type="dxa"/>
              <w:left w:w="240" w:type="dxa"/>
              <w:bottom w:w="120" w:type="dxa"/>
              <w:right w:w="120" w:type="dxa"/>
            </w:tcMar>
          </w:tcPr>
          <w:p w:rsidR="00141CD9" w:rsidRDefault="00141CD9">
            <w:pPr>
              <w:pStyle w:val="normal0"/>
              <w:spacing w:before="300" w:after="300"/>
              <w:rPr>
                <w:rFonts w:ascii="Verdana" w:eastAsia="Verdana" w:hAnsi="Verdana" w:cs="Verdana"/>
                <w:sz w:val="21"/>
                <w:szCs w:val="21"/>
                <w:highlight w:val="white"/>
              </w:rPr>
            </w:pPr>
            <w:hyperlink r:id="rId17">
              <w:r w:rsidR="003C0DB1">
                <w:rPr>
                  <w:rFonts w:ascii="Verdana" w:eastAsia="Verdana" w:hAnsi="Verdana" w:cs="Verdana"/>
                  <w:color w:val="1155CC"/>
                  <w:sz w:val="21"/>
                  <w:szCs w:val="21"/>
                  <w:highlight w:val="white"/>
                  <w:u w:val="single"/>
                </w:rPr>
                <w:t>buffer</w:t>
              </w:r>
            </w:hyperlink>
          </w:p>
        </w:tc>
        <w:tc>
          <w:tcPr>
            <w:tcW w:w="7201" w:type="dxa"/>
            <w:tcBorders>
              <w:top w:val="nil"/>
              <w:left w:val="nil"/>
              <w:bottom w:val="nil"/>
              <w:right w:val="nil"/>
            </w:tcBorders>
            <w:tcMar>
              <w:top w:w="120" w:type="dxa"/>
              <w:left w:w="120" w:type="dxa"/>
              <w:bottom w:w="120" w:type="dxa"/>
              <w:right w:w="120" w:type="dxa"/>
            </w:tcMar>
          </w:tcPr>
          <w:p w:rsidR="00141CD9" w:rsidRDefault="003C0DB1">
            <w:pPr>
              <w:pStyle w:val="normal0"/>
              <w:spacing w:before="300" w:after="300"/>
              <w:rPr>
                <w:rFonts w:ascii="Verdana" w:eastAsia="Verdana" w:hAnsi="Verdana" w:cs="Verdana"/>
                <w:sz w:val="21"/>
                <w:szCs w:val="21"/>
                <w:highlight w:val="white"/>
              </w:rPr>
            </w:pPr>
            <w:r>
              <w:rPr>
                <w:rFonts w:ascii="Verdana" w:eastAsia="Verdana" w:hAnsi="Verdana" w:cs="Verdana"/>
                <w:sz w:val="21"/>
                <w:szCs w:val="21"/>
                <w:highlight w:val="white"/>
              </w:rPr>
              <w:t>To handle binary data</w:t>
            </w:r>
          </w:p>
        </w:tc>
      </w:tr>
      <w:tr w:rsidR="00141CD9">
        <w:trPr>
          <w:cantSplit/>
          <w:tblHeader/>
        </w:trPr>
        <w:tc>
          <w:tcPr>
            <w:tcW w:w="2158" w:type="dxa"/>
            <w:tcBorders>
              <w:top w:val="nil"/>
              <w:left w:val="nil"/>
              <w:bottom w:val="nil"/>
              <w:right w:val="nil"/>
            </w:tcBorders>
            <w:tcMar>
              <w:top w:w="120" w:type="dxa"/>
              <w:left w:w="240" w:type="dxa"/>
              <w:bottom w:w="120" w:type="dxa"/>
              <w:right w:w="120" w:type="dxa"/>
            </w:tcMar>
          </w:tcPr>
          <w:p w:rsidR="00141CD9" w:rsidRDefault="003C0DB1">
            <w:pPr>
              <w:pStyle w:val="normal0"/>
              <w:spacing w:before="300" w:after="300"/>
              <w:rPr>
                <w:rFonts w:ascii="Verdana" w:eastAsia="Verdana" w:hAnsi="Verdana" w:cs="Verdana"/>
                <w:sz w:val="21"/>
                <w:szCs w:val="21"/>
                <w:highlight w:val="white"/>
              </w:rPr>
            </w:pPr>
            <w:r>
              <w:rPr>
                <w:rFonts w:ascii="Verdana" w:eastAsia="Verdana" w:hAnsi="Verdana" w:cs="Verdana"/>
                <w:sz w:val="21"/>
                <w:szCs w:val="21"/>
                <w:highlight w:val="white"/>
              </w:rPr>
              <w:t>child_process</w:t>
            </w:r>
          </w:p>
        </w:tc>
        <w:tc>
          <w:tcPr>
            <w:tcW w:w="7201" w:type="dxa"/>
            <w:tcBorders>
              <w:top w:val="nil"/>
              <w:left w:val="nil"/>
              <w:bottom w:val="nil"/>
              <w:right w:val="nil"/>
            </w:tcBorders>
            <w:tcMar>
              <w:top w:w="120" w:type="dxa"/>
              <w:left w:w="120" w:type="dxa"/>
              <w:bottom w:w="120" w:type="dxa"/>
              <w:right w:w="120" w:type="dxa"/>
            </w:tcMar>
          </w:tcPr>
          <w:p w:rsidR="00141CD9" w:rsidRDefault="003C0DB1">
            <w:pPr>
              <w:pStyle w:val="normal0"/>
              <w:spacing w:before="300" w:after="300"/>
              <w:rPr>
                <w:rFonts w:ascii="Verdana" w:eastAsia="Verdana" w:hAnsi="Verdana" w:cs="Verdana"/>
                <w:sz w:val="21"/>
                <w:szCs w:val="21"/>
                <w:highlight w:val="white"/>
              </w:rPr>
            </w:pPr>
            <w:r>
              <w:rPr>
                <w:rFonts w:ascii="Verdana" w:eastAsia="Verdana" w:hAnsi="Verdana" w:cs="Verdana"/>
                <w:sz w:val="21"/>
                <w:szCs w:val="21"/>
                <w:highlight w:val="white"/>
              </w:rPr>
              <w:t>To run a child process</w:t>
            </w:r>
          </w:p>
        </w:tc>
      </w:tr>
      <w:tr w:rsidR="00141CD9">
        <w:trPr>
          <w:cantSplit/>
          <w:tblHeader/>
        </w:trPr>
        <w:tc>
          <w:tcPr>
            <w:tcW w:w="2158" w:type="dxa"/>
            <w:tcBorders>
              <w:top w:val="nil"/>
              <w:left w:val="nil"/>
              <w:bottom w:val="nil"/>
              <w:right w:val="nil"/>
            </w:tcBorders>
            <w:tcMar>
              <w:top w:w="120" w:type="dxa"/>
              <w:left w:w="240" w:type="dxa"/>
              <w:bottom w:w="120" w:type="dxa"/>
              <w:right w:w="120" w:type="dxa"/>
            </w:tcMar>
          </w:tcPr>
          <w:p w:rsidR="00141CD9" w:rsidRDefault="00141CD9">
            <w:pPr>
              <w:pStyle w:val="normal0"/>
              <w:spacing w:before="300" w:after="300"/>
              <w:rPr>
                <w:rFonts w:ascii="Verdana" w:eastAsia="Verdana" w:hAnsi="Verdana" w:cs="Verdana"/>
                <w:sz w:val="21"/>
                <w:szCs w:val="21"/>
                <w:highlight w:val="white"/>
              </w:rPr>
            </w:pPr>
            <w:hyperlink r:id="rId18">
              <w:r w:rsidR="003C0DB1">
                <w:rPr>
                  <w:rFonts w:ascii="Verdana" w:eastAsia="Verdana" w:hAnsi="Verdana" w:cs="Verdana"/>
                  <w:color w:val="1155CC"/>
                  <w:sz w:val="21"/>
                  <w:szCs w:val="21"/>
                  <w:highlight w:val="white"/>
                  <w:u w:val="single"/>
                </w:rPr>
                <w:t>cluster</w:t>
              </w:r>
            </w:hyperlink>
          </w:p>
        </w:tc>
        <w:tc>
          <w:tcPr>
            <w:tcW w:w="7201" w:type="dxa"/>
            <w:tcBorders>
              <w:top w:val="nil"/>
              <w:left w:val="nil"/>
              <w:bottom w:val="nil"/>
              <w:right w:val="nil"/>
            </w:tcBorders>
            <w:tcMar>
              <w:top w:w="120" w:type="dxa"/>
              <w:left w:w="120" w:type="dxa"/>
              <w:bottom w:w="120" w:type="dxa"/>
              <w:right w:w="120" w:type="dxa"/>
            </w:tcMar>
          </w:tcPr>
          <w:p w:rsidR="00141CD9" w:rsidRDefault="003C0DB1">
            <w:pPr>
              <w:pStyle w:val="normal0"/>
              <w:spacing w:before="300" w:after="300"/>
              <w:rPr>
                <w:rFonts w:ascii="Verdana" w:eastAsia="Verdana" w:hAnsi="Verdana" w:cs="Verdana"/>
                <w:sz w:val="21"/>
                <w:szCs w:val="21"/>
                <w:highlight w:val="white"/>
              </w:rPr>
            </w:pPr>
            <w:r>
              <w:rPr>
                <w:rFonts w:ascii="Verdana" w:eastAsia="Verdana" w:hAnsi="Verdana" w:cs="Verdana"/>
                <w:sz w:val="21"/>
                <w:szCs w:val="21"/>
                <w:highlight w:val="white"/>
              </w:rPr>
              <w:t>To split a single Node process into multiple processes</w:t>
            </w:r>
          </w:p>
        </w:tc>
      </w:tr>
      <w:tr w:rsidR="00141CD9">
        <w:trPr>
          <w:cantSplit/>
          <w:tblHeader/>
        </w:trPr>
        <w:tc>
          <w:tcPr>
            <w:tcW w:w="2158" w:type="dxa"/>
            <w:tcBorders>
              <w:top w:val="nil"/>
              <w:left w:val="nil"/>
              <w:bottom w:val="nil"/>
              <w:right w:val="nil"/>
            </w:tcBorders>
            <w:tcMar>
              <w:top w:w="120" w:type="dxa"/>
              <w:left w:w="240" w:type="dxa"/>
              <w:bottom w:w="120" w:type="dxa"/>
              <w:right w:w="120" w:type="dxa"/>
            </w:tcMar>
          </w:tcPr>
          <w:p w:rsidR="00141CD9" w:rsidRDefault="00141CD9">
            <w:pPr>
              <w:pStyle w:val="normal0"/>
              <w:spacing w:before="300" w:after="300"/>
              <w:rPr>
                <w:rFonts w:ascii="Verdana" w:eastAsia="Verdana" w:hAnsi="Verdana" w:cs="Verdana"/>
                <w:sz w:val="21"/>
                <w:szCs w:val="21"/>
                <w:highlight w:val="white"/>
              </w:rPr>
            </w:pPr>
            <w:hyperlink r:id="rId19">
              <w:r w:rsidR="003C0DB1">
                <w:rPr>
                  <w:rFonts w:ascii="Verdana" w:eastAsia="Verdana" w:hAnsi="Verdana" w:cs="Verdana"/>
                  <w:color w:val="1155CC"/>
                  <w:sz w:val="21"/>
                  <w:szCs w:val="21"/>
                  <w:highlight w:val="white"/>
                  <w:u w:val="single"/>
                </w:rPr>
                <w:t>crypto</w:t>
              </w:r>
            </w:hyperlink>
          </w:p>
        </w:tc>
        <w:tc>
          <w:tcPr>
            <w:tcW w:w="7201" w:type="dxa"/>
            <w:tcBorders>
              <w:top w:val="nil"/>
              <w:left w:val="nil"/>
              <w:bottom w:val="nil"/>
              <w:right w:val="nil"/>
            </w:tcBorders>
            <w:tcMar>
              <w:top w:w="120" w:type="dxa"/>
              <w:left w:w="120" w:type="dxa"/>
              <w:bottom w:w="120" w:type="dxa"/>
              <w:right w:w="120" w:type="dxa"/>
            </w:tcMar>
          </w:tcPr>
          <w:p w:rsidR="00141CD9" w:rsidRDefault="003C0DB1">
            <w:pPr>
              <w:pStyle w:val="normal0"/>
              <w:spacing w:before="300" w:after="300"/>
              <w:rPr>
                <w:rFonts w:ascii="Verdana" w:eastAsia="Verdana" w:hAnsi="Verdana" w:cs="Verdana"/>
                <w:sz w:val="21"/>
                <w:szCs w:val="21"/>
                <w:highlight w:val="white"/>
              </w:rPr>
            </w:pPr>
            <w:r>
              <w:rPr>
                <w:rFonts w:ascii="Verdana" w:eastAsia="Verdana" w:hAnsi="Verdana" w:cs="Verdana"/>
                <w:sz w:val="21"/>
                <w:szCs w:val="21"/>
                <w:highlight w:val="white"/>
              </w:rPr>
              <w:t>To handle OpenSSL cryptographic functions</w:t>
            </w:r>
          </w:p>
        </w:tc>
      </w:tr>
      <w:tr w:rsidR="00141CD9">
        <w:trPr>
          <w:cantSplit/>
          <w:tblHeader/>
        </w:trPr>
        <w:tc>
          <w:tcPr>
            <w:tcW w:w="2158" w:type="dxa"/>
            <w:tcBorders>
              <w:top w:val="nil"/>
              <w:left w:val="nil"/>
              <w:bottom w:val="nil"/>
              <w:right w:val="nil"/>
            </w:tcBorders>
            <w:tcMar>
              <w:top w:w="120" w:type="dxa"/>
              <w:left w:w="240" w:type="dxa"/>
              <w:bottom w:w="120" w:type="dxa"/>
              <w:right w:w="120" w:type="dxa"/>
            </w:tcMar>
          </w:tcPr>
          <w:p w:rsidR="00141CD9" w:rsidRDefault="00141CD9">
            <w:pPr>
              <w:pStyle w:val="normal0"/>
              <w:spacing w:before="300" w:after="300"/>
              <w:rPr>
                <w:rFonts w:ascii="Verdana" w:eastAsia="Verdana" w:hAnsi="Verdana" w:cs="Verdana"/>
                <w:sz w:val="21"/>
                <w:szCs w:val="21"/>
                <w:highlight w:val="white"/>
              </w:rPr>
            </w:pPr>
            <w:hyperlink r:id="rId20">
              <w:r w:rsidR="003C0DB1">
                <w:rPr>
                  <w:rFonts w:ascii="Verdana" w:eastAsia="Verdana" w:hAnsi="Verdana" w:cs="Verdana"/>
                  <w:color w:val="1155CC"/>
                  <w:sz w:val="21"/>
                  <w:szCs w:val="21"/>
                  <w:highlight w:val="white"/>
                  <w:u w:val="single"/>
                </w:rPr>
                <w:t>dgram</w:t>
              </w:r>
            </w:hyperlink>
          </w:p>
        </w:tc>
        <w:tc>
          <w:tcPr>
            <w:tcW w:w="7201" w:type="dxa"/>
            <w:tcBorders>
              <w:top w:val="nil"/>
              <w:left w:val="nil"/>
              <w:bottom w:val="nil"/>
              <w:right w:val="nil"/>
            </w:tcBorders>
            <w:tcMar>
              <w:top w:w="120" w:type="dxa"/>
              <w:left w:w="120" w:type="dxa"/>
              <w:bottom w:w="120" w:type="dxa"/>
              <w:right w:w="120" w:type="dxa"/>
            </w:tcMar>
          </w:tcPr>
          <w:p w:rsidR="00141CD9" w:rsidRDefault="003C0DB1">
            <w:pPr>
              <w:pStyle w:val="normal0"/>
              <w:spacing w:before="300" w:after="300"/>
              <w:rPr>
                <w:rFonts w:ascii="Verdana" w:eastAsia="Verdana" w:hAnsi="Verdana" w:cs="Verdana"/>
                <w:sz w:val="21"/>
                <w:szCs w:val="21"/>
                <w:highlight w:val="white"/>
              </w:rPr>
            </w:pPr>
            <w:r>
              <w:rPr>
                <w:rFonts w:ascii="Verdana" w:eastAsia="Verdana" w:hAnsi="Verdana" w:cs="Verdana"/>
                <w:sz w:val="21"/>
                <w:szCs w:val="21"/>
                <w:highlight w:val="white"/>
              </w:rPr>
              <w:t>Provides implementation of UDP datagram sockets</w:t>
            </w:r>
          </w:p>
        </w:tc>
      </w:tr>
      <w:tr w:rsidR="00141CD9">
        <w:trPr>
          <w:cantSplit/>
          <w:tblHeader/>
        </w:trPr>
        <w:tc>
          <w:tcPr>
            <w:tcW w:w="2158" w:type="dxa"/>
            <w:tcBorders>
              <w:top w:val="nil"/>
              <w:left w:val="nil"/>
              <w:bottom w:val="nil"/>
              <w:right w:val="nil"/>
            </w:tcBorders>
            <w:tcMar>
              <w:top w:w="120" w:type="dxa"/>
              <w:left w:w="240" w:type="dxa"/>
              <w:bottom w:w="120" w:type="dxa"/>
              <w:right w:w="120" w:type="dxa"/>
            </w:tcMar>
          </w:tcPr>
          <w:p w:rsidR="00141CD9" w:rsidRDefault="00141CD9">
            <w:pPr>
              <w:pStyle w:val="normal0"/>
              <w:spacing w:before="300" w:after="300"/>
              <w:rPr>
                <w:rFonts w:ascii="Verdana" w:eastAsia="Verdana" w:hAnsi="Verdana" w:cs="Verdana"/>
                <w:sz w:val="21"/>
                <w:szCs w:val="21"/>
                <w:highlight w:val="white"/>
              </w:rPr>
            </w:pPr>
            <w:hyperlink r:id="rId21">
              <w:r w:rsidR="003C0DB1">
                <w:rPr>
                  <w:rFonts w:ascii="Verdana" w:eastAsia="Verdana" w:hAnsi="Verdana" w:cs="Verdana"/>
                  <w:color w:val="1155CC"/>
                  <w:sz w:val="21"/>
                  <w:szCs w:val="21"/>
                  <w:highlight w:val="white"/>
                  <w:u w:val="single"/>
                </w:rPr>
                <w:t>dns</w:t>
              </w:r>
            </w:hyperlink>
          </w:p>
        </w:tc>
        <w:tc>
          <w:tcPr>
            <w:tcW w:w="7201" w:type="dxa"/>
            <w:tcBorders>
              <w:top w:val="nil"/>
              <w:left w:val="nil"/>
              <w:bottom w:val="nil"/>
              <w:right w:val="nil"/>
            </w:tcBorders>
            <w:tcMar>
              <w:top w:w="120" w:type="dxa"/>
              <w:left w:w="120" w:type="dxa"/>
              <w:bottom w:w="120" w:type="dxa"/>
              <w:right w:w="120" w:type="dxa"/>
            </w:tcMar>
          </w:tcPr>
          <w:p w:rsidR="00141CD9" w:rsidRDefault="003C0DB1">
            <w:pPr>
              <w:pStyle w:val="normal0"/>
              <w:spacing w:before="300" w:after="300"/>
              <w:rPr>
                <w:rFonts w:ascii="Verdana" w:eastAsia="Verdana" w:hAnsi="Verdana" w:cs="Verdana"/>
                <w:sz w:val="21"/>
                <w:szCs w:val="21"/>
                <w:highlight w:val="white"/>
              </w:rPr>
            </w:pPr>
            <w:r>
              <w:rPr>
                <w:rFonts w:ascii="Verdana" w:eastAsia="Verdana" w:hAnsi="Verdana" w:cs="Verdana"/>
                <w:sz w:val="21"/>
                <w:szCs w:val="21"/>
                <w:highlight w:val="white"/>
              </w:rPr>
              <w:t>To do DNS lookups and name resolution functions</w:t>
            </w:r>
          </w:p>
        </w:tc>
      </w:tr>
      <w:tr w:rsidR="00141CD9">
        <w:trPr>
          <w:cantSplit/>
          <w:tblHeader/>
        </w:trPr>
        <w:tc>
          <w:tcPr>
            <w:tcW w:w="2158" w:type="dxa"/>
            <w:tcBorders>
              <w:top w:val="nil"/>
              <w:left w:val="nil"/>
              <w:bottom w:val="nil"/>
              <w:right w:val="nil"/>
            </w:tcBorders>
            <w:tcMar>
              <w:top w:w="120" w:type="dxa"/>
              <w:left w:w="240" w:type="dxa"/>
              <w:bottom w:w="120" w:type="dxa"/>
              <w:right w:w="120" w:type="dxa"/>
            </w:tcMar>
          </w:tcPr>
          <w:p w:rsidR="00141CD9" w:rsidRDefault="003C0DB1">
            <w:pPr>
              <w:pStyle w:val="normal0"/>
              <w:spacing w:before="300" w:after="300"/>
              <w:rPr>
                <w:rFonts w:ascii="Verdana" w:eastAsia="Verdana" w:hAnsi="Verdana" w:cs="Verdana"/>
                <w:sz w:val="21"/>
                <w:szCs w:val="21"/>
                <w:highlight w:val="white"/>
              </w:rPr>
            </w:pPr>
            <w:r>
              <w:rPr>
                <w:rFonts w:ascii="Verdana" w:eastAsia="Verdana" w:hAnsi="Verdana" w:cs="Verdana"/>
                <w:sz w:val="21"/>
                <w:szCs w:val="21"/>
                <w:highlight w:val="white"/>
              </w:rPr>
              <w:t>domain</w:t>
            </w:r>
          </w:p>
        </w:tc>
        <w:tc>
          <w:tcPr>
            <w:tcW w:w="7201" w:type="dxa"/>
            <w:tcBorders>
              <w:top w:val="nil"/>
              <w:left w:val="nil"/>
              <w:bottom w:val="nil"/>
              <w:right w:val="nil"/>
            </w:tcBorders>
            <w:tcMar>
              <w:top w:w="120" w:type="dxa"/>
              <w:left w:w="120" w:type="dxa"/>
              <w:bottom w:w="120" w:type="dxa"/>
              <w:right w:w="120" w:type="dxa"/>
            </w:tcMar>
          </w:tcPr>
          <w:p w:rsidR="00141CD9" w:rsidRDefault="003C0DB1">
            <w:pPr>
              <w:pStyle w:val="normal0"/>
              <w:spacing w:before="300" w:after="300"/>
              <w:rPr>
                <w:rFonts w:ascii="Verdana" w:eastAsia="Verdana" w:hAnsi="Verdana" w:cs="Verdana"/>
                <w:sz w:val="21"/>
                <w:szCs w:val="21"/>
                <w:highlight w:val="white"/>
              </w:rPr>
            </w:pPr>
            <w:r>
              <w:rPr>
                <w:rFonts w:ascii="Verdana" w:eastAsia="Verdana" w:hAnsi="Verdana" w:cs="Verdana"/>
                <w:sz w:val="21"/>
                <w:szCs w:val="21"/>
                <w:highlight w:val="white"/>
              </w:rPr>
              <w:t>Deprecated. To handle unhandled errors</w:t>
            </w:r>
          </w:p>
        </w:tc>
      </w:tr>
      <w:tr w:rsidR="00141CD9">
        <w:trPr>
          <w:cantSplit/>
          <w:tblHeader/>
        </w:trPr>
        <w:tc>
          <w:tcPr>
            <w:tcW w:w="2158" w:type="dxa"/>
            <w:tcBorders>
              <w:top w:val="nil"/>
              <w:left w:val="nil"/>
              <w:bottom w:val="nil"/>
              <w:right w:val="nil"/>
            </w:tcBorders>
            <w:tcMar>
              <w:top w:w="120" w:type="dxa"/>
              <w:left w:w="240" w:type="dxa"/>
              <w:bottom w:w="120" w:type="dxa"/>
              <w:right w:w="120" w:type="dxa"/>
            </w:tcMar>
          </w:tcPr>
          <w:p w:rsidR="00141CD9" w:rsidRDefault="00141CD9">
            <w:pPr>
              <w:pStyle w:val="normal0"/>
              <w:spacing w:before="300" w:after="300"/>
              <w:rPr>
                <w:rFonts w:ascii="Verdana" w:eastAsia="Verdana" w:hAnsi="Verdana" w:cs="Verdana"/>
                <w:sz w:val="21"/>
                <w:szCs w:val="21"/>
                <w:highlight w:val="white"/>
              </w:rPr>
            </w:pPr>
            <w:hyperlink r:id="rId22">
              <w:r w:rsidR="003C0DB1">
                <w:rPr>
                  <w:rFonts w:ascii="Verdana" w:eastAsia="Verdana" w:hAnsi="Verdana" w:cs="Verdana"/>
                  <w:color w:val="1155CC"/>
                  <w:sz w:val="21"/>
                  <w:szCs w:val="21"/>
                  <w:highlight w:val="white"/>
                  <w:u w:val="single"/>
                </w:rPr>
                <w:t>events</w:t>
              </w:r>
            </w:hyperlink>
          </w:p>
        </w:tc>
        <w:tc>
          <w:tcPr>
            <w:tcW w:w="7201" w:type="dxa"/>
            <w:tcBorders>
              <w:top w:val="nil"/>
              <w:left w:val="nil"/>
              <w:bottom w:val="nil"/>
              <w:right w:val="nil"/>
            </w:tcBorders>
            <w:tcMar>
              <w:top w:w="120" w:type="dxa"/>
              <w:left w:w="120" w:type="dxa"/>
              <w:bottom w:w="120" w:type="dxa"/>
              <w:right w:w="120" w:type="dxa"/>
            </w:tcMar>
          </w:tcPr>
          <w:p w:rsidR="00141CD9" w:rsidRDefault="003C0DB1">
            <w:pPr>
              <w:pStyle w:val="normal0"/>
              <w:spacing w:before="300" w:after="300"/>
              <w:rPr>
                <w:rFonts w:ascii="Verdana" w:eastAsia="Verdana" w:hAnsi="Verdana" w:cs="Verdana"/>
                <w:sz w:val="21"/>
                <w:szCs w:val="21"/>
                <w:highlight w:val="white"/>
              </w:rPr>
            </w:pPr>
            <w:r>
              <w:rPr>
                <w:rFonts w:ascii="Verdana" w:eastAsia="Verdana" w:hAnsi="Verdana" w:cs="Verdana"/>
                <w:sz w:val="21"/>
                <w:szCs w:val="21"/>
                <w:highlight w:val="white"/>
              </w:rPr>
              <w:t>To handle events</w:t>
            </w:r>
          </w:p>
        </w:tc>
      </w:tr>
      <w:tr w:rsidR="00141CD9">
        <w:trPr>
          <w:cantSplit/>
          <w:tblHeader/>
        </w:trPr>
        <w:tc>
          <w:tcPr>
            <w:tcW w:w="2158" w:type="dxa"/>
            <w:tcBorders>
              <w:top w:val="nil"/>
              <w:left w:val="nil"/>
              <w:bottom w:val="nil"/>
              <w:right w:val="nil"/>
            </w:tcBorders>
            <w:tcMar>
              <w:top w:w="120" w:type="dxa"/>
              <w:left w:w="240" w:type="dxa"/>
              <w:bottom w:w="120" w:type="dxa"/>
              <w:right w:w="120" w:type="dxa"/>
            </w:tcMar>
          </w:tcPr>
          <w:p w:rsidR="00141CD9" w:rsidRDefault="00141CD9">
            <w:pPr>
              <w:pStyle w:val="normal0"/>
              <w:spacing w:before="300" w:after="300"/>
              <w:rPr>
                <w:rFonts w:ascii="Verdana" w:eastAsia="Verdana" w:hAnsi="Verdana" w:cs="Verdana"/>
                <w:sz w:val="21"/>
                <w:szCs w:val="21"/>
                <w:highlight w:val="white"/>
              </w:rPr>
            </w:pPr>
            <w:hyperlink r:id="rId23">
              <w:r w:rsidR="003C0DB1">
                <w:rPr>
                  <w:rFonts w:ascii="Verdana" w:eastAsia="Verdana" w:hAnsi="Verdana" w:cs="Verdana"/>
                  <w:color w:val="1155CC"/>
                  <w:sz w:val="21"/>
                  <w:szCs w:val="21"/>
                  <w:highlight w:val="white"/>
                  <w:u w:val="single"/>
                </w:rPr>
                <w:t>fs</w:t>
              </w:r>
            </w:hyperlink>
          </w:p>
        </w:tc>
        <w:tc>
          <w:tcPr>
            <w:tcW w:w="7201" w:type="dxa"/>
            <w:tcBorders>
              <w:top w:val="nil"/>
              <w:left w:val="nil"/>
              <w:bottom w:val="nil"/>
              <w:right w:val="nil"/>
            </w:tcBorders>
            <w:tcMar>
              <w:top w:w="120" w:type="dxa"/>
              <w:left w:w="120" w:type="dxa"/>
              <w:bottom w:w="120" w:type="dxa"/>
              <w:right w:w="120" w:type="dxa"/>
            </w:tcMar>
          </w:tcPr>
          <w:p w:rsidR="00141CD9" w:rsidRDefault="003C0DB1">
            <w:pPr>
              <w:pStyle w:val="normal0"/>
              <w:spacing w:before="300" w:after="300"/>
              <w:rPr>
                <w:rFonts w:ascii="Verdana" w:eastAsia="Verdana" w:hAnsi="Verdana" w:cs="Verdana"/>
                <w:sz w:val="21"/>
                <w:szCs w:val="21"/>
                <w:highlight w:val="white"/>
              </w:rPr>
            </w:pPr>
            <w:r>
              <w:rPr>
                <w:rFonts w:ascii="Verdana" w:eastAsia="Verdana" w:hAnsi="Verdana" w:cs="Verdana"/>
                <w:sz w:val="21"/>
                <w:szCs w:val="21"/>
                <w:highlight w:val="white"/>
              </w:rPr>
              <w:t>To handle the file system</w:t>
            </w:r>
          </w:p>
        </w:tc>
      </w:tr>
      <w:tr w:rsidR="00141CD9">
        <w:trPr>
          <w:cantSplit/>
          <w:tblHeader/>
        </w:trPr>
        <w:tc>
          <w:tcPr>
            <w:tcW w:w="2158" w:type="dxa"/>
            <w:tcBorders>
              <w:top w:val="nil"/>
              <w:left w:val="nil"/>
              <w:bottom w:val="nil"/>
              <w:right w:val="nil"/>
            </w:tcBorders>
            <w:tcMar>
              <w:top w:w="120" w:type="dxa"/>
              <w:left w:w="240" w:type="dxa"/>
              <w:bottom w:w="120" w:type="dxa"/>
              <w:right w:w="120" w:type="dxa"/>
            </w:tcMar>
          </w:tcPr>
          <w:p w:rsidR="00141CD9" w:rsidRDefault="00141CD9">
            <w:pPr>
              <w:pStyle w:val="normal0"/>
              <w:spacing w:before="300" w:after="300"/>
              <w:rPr>
                <w:rFonts w:ascii="Verdana" w:eastAsia="Verdana" w:hAnsi="Verdana" w:cs="Verdana"/>
                <w:sz w:val="21"/>
                <w:szCs w:val="21"/>
                <w:highlight w:val="white"/>
              </w:rPr>
            </w:pPr>
            <w:hyperlink r:id="rId24">
              <w:r w:rsidR="003C0DB1">
                <w:rPr>
                  <w:rFonts w:ascii="Verdana" w:eastAsia="Verdana" w:hAnsi="Verdana" w:cs="Verdana"/>
                  <w:color w:val="1155CC"/>
                  <w:sz w:val="21"/>
                  <w:szCs w:val="21"/>
                  <w:highlight w:val="white"/>
                  <w:u w:val="single"/>
                </w:rPr>
                <w:t>http</w:t>
              </w:r>
            </w:hyperlink>
          </w:p>
        </w:tc>
        <w:tc>
          <w:tcPr>
            <w:tcW w:w="7201" w:type="dxa"/>
            <w:tcBorders>
              <w:top w:val="nil"/>
              <w:left w:val="nil"/>
              <w:bottom w:val="nil"/>
              <w:right w:val="nil"/>
            </w:tcBorders>
            <w:tcMar>
              <w:top w:w="120" w:type="dxa"/>
              <w:left w:w="120" w:type="dxa"/>
              <w:bottom w:w="120" w:type="dxa"/>
              <w:right w:w="120" w:type="dxa"/>
            </w:tcMar>
          </w:tcPr>
          <w:p w:rsidR="00141CD9" w:rsidRDefault="003C0DB1">
            <w:pPr>
              <w:pStyle w:val="normal0"/>
              <w:spacing w:before="300" w:after="300"/>
              <w:rPr>
                <w:rFonts w:ascii="Verdana" w:eastAsia="Verdana" w:hAnsi="Verdana" w:cs="Verdana"/>
                <w:sz w:val="21"/>
                <w:szCs w:val="21"/>
                <w:highlight w:val="white"/>
              </w:rPr>
            </w:pPr>
            <w:r>
              <w:rPr>
                <w:rFonts w:ascii="Verdana" w:eastAsia="Verdana" w:hAnsi="Verdana" w:cs="Verdana"/>
                <w:sz w:val="21"/>
                <w:szCs w:val="21"/>
                <w:highlight w:val="white"/>
              </w:rPr>
              <w:t>To make Node.js act as an HTTP server</w:t>
            </w:r>
          </w:p>
        </w:tc>
      </w:tr>
      <w:tr w:rsidR="00141CD9">
        <w:trPr>
          <w:cantSplit/>
          <w:tblHeader/>
        </w:trPr>
        <w:tc>
          <w:tcPr>
            <w:tcW w:w="2158" w:type="dxa"/>
            <w:tcBorders>
              <w:top w:val="nil"/>
              <w:left w:val="nil"/>
              <w:bottom w:val="nil"/>
              <w:right w:val="nil"/>
            </w:tcBorders>
            <w:tcMar>
              <w:top w:w="120" w:type="dxa"/>
              <w:left w:w="240" w:type="dxa"/>
              <w:bottom w:w="120" w:type="dxa"/>
              <w:right w:w="120" w:type="dxa"/>
            </w:tcMar>
          </w:tcPr>
          <w:p w:rsidR="00141CD9" w:rsidRDefault="00141CD9">
            <w:pPr>
              <w:pStyle w:val="normal0"/>
              <w:spacing w:before="300" w:after="300"/>
              <w:rPr>
                <w:rFonts w:ascii="Verdana" w:eastAsia="Verdana" w:hAnsi="Verdana" w:cs="Verdana"/>
                <w:sz w:val="21"/>
                <w:szCs w:val="21"/>
                <w:highlight w:val="white"/>
              </w:rPr>
            </w:pPr>
            <w:hyperlink r:id="rId25">
              <w:r w:rsidR="003C0DB1">
                <w:rPr>
                  <w:rFonts w:ascii="Verdana" w:eastAsia="Verdana" w:hAnsi="Verdana" w:cs="Verdana"/>
                  <w:color w:val="1155CC"/>
                  <w:sz w:val="21"/>
                  <w:szCs w:val="21"/>
                  <w:highlight w:val="white"/>
                  <w:u w:val="single"/>
                </w:rPr>
                <w:t>https</w:t>
              </w:r>
            </w:hyperlink>
          </w:p>
        </w:tc>
        <w:tc>
          <w:tcPr>
            <w:tcW w:w="7201" w:type="dxa"/>
            <w:tcBorders>
              <w:top w:val="nil"/>
              <w:left w:val="nil"/>
              <w:bottom w:val="nil"/>
              <w:right w:val="nil"/>
            </w:tcBorders>
            <w:tcMar>
              <w:top w:w="120" w:type="dxa"/>
              <w:left w:w="120" w:type="dxa"/>
              <w:bottom w:w="120" w:type="dxa"/>
              <w:right w:w="120" w:type="dxa"/>
            </w:tcMar>
          </w:tcPr>
          <w:p w:rsidR="00141CD9" w:rsidRDefault="003C0DB1">
            <w:pPr>
              <w:pStyle w:val="normal0"/>
              <w:spacing w:before="300" w:after="300"/>
              <w:rPr>
                <w:rFonts w:ascii="Verdana" w:eastAsia="Verdana" w:hAnsi="Verdana" w:cs="Verdana"/>
                <w:sz w:val="21"/>
                <w:szCs w:val="21"/>
                <w:highlight w:val="white"/>
              </w:rPr>
            </w:pPr>
            <w:r>
              <w:rPr>
                <w:rFonts w:ascii="Verdana" w:eastAsia="Verdana" w:hAnsi="Verdana" w:cs="Verdana"/>
                <w:sz w:val="21"/>
                <w:szCs w:val="21"/>
                <w:highlight w:val="white"/>
              </w:rPr>
              <w:t>To make Node.js act as an HTTPS server.</w:t>
            </w:r>
          </w:p>
        </w:tc>
      </w:tr>
      <w:tr w:rsidR="00141CD9">
        <w:trPr>
          <w:cantSplit/>
          <w:tblHeader/>
        </w:trPr>
        <w:tc>
          <w:tcPr>
            <w:tcW w:w="2158" w:type="dxa"/>
            <w:tcBorders>
              <w:top w:val="nil"/>
              <w:left w:val="nil"/>
              <w:bottom w:val="nil"/>
              <w:right w:val="nil"/>
            </w:tcBorders>
            <w:tcMar>
              <w:top w:w="120" w:type="dxa"/>
              <w:left w:w="240" w:type="dxa"/>
              <w:bottom w:w="120" w:type="dxa"/>
              <w:right w:w="120" w:type="dxa"/>
            </w:tcMar>
          </w:tcPr>
          <w:p w:rsidR="00141CD9" w:rsidRDefault="00141CD9">
            <w:pPr>
              <w:pStyle w:val="normal0"/>
              <w:spacing w:before="300" w:after="300"/>
              <w:rPr>
                <w:rFonts w:ascii="Verdana" w:eastAsia="Verdana" w:hAnsi="Verdana" w:cs="Verdana"/>
                <w:sz w:val="21"/>
                <w:szCs w:val="21"/>
                <w:highlight w:val="white"/>
              </w:rPr>
            </w:pPr>
            <w:hyperlink r:id="rId26">
              <w:r w:rsidR="003C0DB1">
                <w:rPr>
                  <w:rFonts w:ascii="Verdana" w:eastAsia="Verdana" w:hAnsi="Verdana" w:cs="Verdana"/>
                  <w:color w:val="1155CC"/>
                  <w:sz w:val="21"/>
                  <w:szCs w:val="21"/>
                  <w:highlight w:val="white"/>
                  <w:u w:val="single"/>
                </w:rPr>
                <w:t>net</w:t>
              </w:r>
            </w:hyperlink>
          </w:p>
        </w:tc>
        <w:tc>
          <w:tcPr>
            <w:tcW w:w="7201" w:type="dxa"/>
            <w:tcBorders>
              <w:top w:val="nil"/>
              <w:left w:val="nil"/>
              <w:bottom w:val="nil"/>
              <w:right w:val="nil"/>
            </w:tcBorders>
            <w:tcMar>
              <w:top w:w="120" w:type="dxa"/>
              <w:left w:w="120" w:type="dxa"/>
              <w:bottom w:w="120" w:type="dxa"/>
              <w:right w:w="120" w:type="dxa"/>
            </w:tcMar>
          </w:tcPr>
          <w:p w:rsidR="00141CD9" w:rsidRDefault="003C0DB1">
            <w:pPr>
              <w:pStyle w:val="normal0"/>
              <w:spacing w:before="300" w:after="300"/>
              <w:rPr>
                <w:rFonts w:ascii="Verdana" w:eastAsia="Verdana" w:hAnsi="Verdana" w:cs="Verdana"/>
                <w:sz w:val="21"/>
                <w:szCs w:val="21"/>
                <w:highlight w:val="white"/>
              </w:rPr>
            </w:pPr>
            <w:r>
              <w:rPr>
                <w:rFonts w:ascii="Verdana" w:eastAsia="Verdana" w:hAnsi="Verdana" w:cs="Verdana"/>
                <w:sz w:val="21"/>
                <w:szCs w:val="21"/>
                <w:highlight w:val="white"/>
              </w:rPr>
              <w:t>To create servers and clients</w:t>
            </w:r>
          </w:p>
        </w:tc>
      </w:tr>
      <w:tr w:rsidR="00141CD9">
        <w:trPr>
          <w:cantSplit/>
          <w:tblHeader/>
        </w:trPr>
        <w:tc>
          <w:tcPr>
            <w:tcW w:w="2158" w:type="dxa"/>
            <w:tcBorders>
              <w:top w:val="nil"/>
              <w:left w:val="nil"/>
              <w:bottom w:val="nil"/>
              <w:right w:val="nil"/>
            </w:tcBorders>
            <w:tcMar>
              <w:top w:w="120" w:type="dxa"/>
              <w:left w:w="240" w:type="dxa"/>
              <w:bottom w:w="120" w:type="dxa"/>
              <w:right w:w="120" w:type="dxa"/>
            </w:tcMar>
          </w:tcPr>
          <w:p w:rsidR="00141CD9" w:rsidRDefault="00141CD9">
            <w:pPr>
              <w:pStyle w:val="normal0"/>
              <w:spacing w:before="300" w:after="300"/>
              <w:rPr>
                <w:rFonts w:ascii="Verdana" w:eastAsia="Verdana" w:hAnsi="Verdana" w:cs="Verdana"/>
                <w:sz w:val="21"/>
                <w:szCs w:val="21"/>
                <w:highlight w:val="white"/>
              </w:rPr>
            </w:pPr>
            <w:hyperlink r:id="rId27">
              <w:r w:rsidR="003C0DB1">
                <w:rPr>
                  <w:rFonts w:ascii="Verdana" w:eastAsia="Verdana" w:hAnsi="Verdana" w:cs="Verdana"/>
                  <w:color w:val="1155CC"/>
                  <w:sz w:val="21"/>
                  <w:szCs w:val="21"/>
                  <w:highlight w:val="white"/>
                  <w:u w:val="single"/>
                </w:rPr>
                <w:t>os</w:t>
              </w:r>
            </w:hyperlink>
          </w:p>
        </w:tc>
        <w:tc>
          <w:tcPr>
            <w:tcW w:w="7201" w:type="dxa"/>
            <w:tcBorders>
              <w:top w:val="nil"/>
              <w:left w:val="nil"/>
              <w:bottom w:val="nil"/>
              <w:right w:val="nil"/>
            </w:tcBorders>
            <w:tcMar>
              <w:top w:w="120" w:type="dxa"/>
              <w:left w:w="120" w:type="dxa"/>
              <w:bottom w:w="120" w:type="dxa"/>
              <w:right w:w="120" w:type="dxa"/>
            </w:tcMar>
          </w:tcPr>
          <w:p w:rsidR="00141CD9" w:rsidRDefault="003C0DB1">
            <w:pPr>
              <w:pStyle w:val="normal0"/>
              <w:spacing w:before="300" w:after="300"/>
              <w:rPr>
                <w:rFonts w:ascii="Verdana" w:eastAsia="Verdana" w:hAnsi="Verdana" w:cs="Verdana"/>
                <w:sz w:val="21"/>
                <w:szCs w:val="21"/>
                <w:highlight w:val="white"/>
              </w:rPr>
            </w:pPr>
            <w:r>
              <w:rPr>
                <w:rFonts w:ascii="Verdana" w:eastAsia="Verdana" w:hAnsi="Verdana" w:cs="Verdana"/>
                <w:sz w:val="21"/>
                <w:szCs w:val="21"/>
                <w:highlight w:val="white"/>
              </w:rPr>
              <w:t>Provides information about the operation system</w:t>
            </w:r>
          </w:p>
        </w:tc>
      </w:tr>
      <w:tr w:rsidR="00141CD9">
        <w:trPr>
          <w:cantSplit/>
          <w:tblHeader/>
        </w:trPr>
        <w:tc>
          <w:tcPr>
            <w:tcW w:w="2158" w:type="dxa"/>
            <w:tcBorders>
              <w:top w:val="nil"/>
              <w:left w:val="nil"/>
              <w:bottom w:val="nil"/>
              <w:right w:val="nil"/>
            </w:tcBorders>
            <w:tcMar>
              <w:top w:w="120" w:type="dxa"/>
              <w:left w:w="240" w:type="dxa"/>
              <w:bottom w:w="120" w:type="dxa"/>
              <w:right w:w="120" w:type="dxa"/>
            </w:tcMar>
          </w:tcPr>
          <w:p w:rsidR="00141CD9" w:rsidRDefault="00141CD9">
            <w:pPr>
              <w:pStyle w:val="normal0"/>
              <w:spacing w:before="300" w:after="300"/>
              <w:rPr>
                <w:rFonts w:ascii="Verdana" w:eastAsia="Verdana" w:hAnsi="Verdana" w:cs="Verdana"/>
                <w:sz w:val="21"/>
                <w:szCs w:val="21"/>
                <w:highlight w:val="white"/>
              </w:rPr>
            </w:pPr>
            <w:hyperlink r:id="rId28">
              <w:r w:rsidR="003C0DB1">
                <w:rPr>
                  <w:rFonts w:ascii="Verdana" w:eastAsia="Verdana" w:hAnsi="Verdana" w:cs="Verdana"/>
                  <w:color w:val="1155CC"/>
                  <w:sz w:val="21"/>
                  <w:szCs w:val="21"/>
                  <w:highlight w:val="white"/>
                  <w:u w:val="single"/>
                </w:rPr>
                <w:t>path</w:t>
              </w:r>
            </w:hyperlink>
          </w:p>
        </w:tc>
        <w:tc>
          <w:tcPr>
            <w:tcW w:w="7201" w:type="dxa"/>
            <w:tcBorders>
              <w:top w:val="nil"/>
              <w:left w:val="nil"/>
              <w:bottom w:val="nil"/>
              <w:right w:val="nil"/>
            </w:tcBorders>
            <w:tcMar>
              <w:top w:w="120" w:type="dxa"/>
              <w:left w:w="120" w:type="dxa"/>
              <w:bottom w:w="120" w:type="dxa"/>
              <w:right w:w="120" w:type="dxa"/>
            </w:tcMar>
          </w:tcPr>
          <w:p w:rsidR="00141CD9" w:rsidRDefault="003C0DB1">
            <w:pPr>
              <w:pStyle w:val="normal0"/>
              <w:spacing w:before="300" w:after="300"/>
              <w:rPr>
                <w:rFonts w:ascii="Verdana" w:eastAsia="Verdana" w:hAnsi="Verdana" w:cs="Verdana"/>
                <w:sz w:val="21"/>
                <w:szCs w:val="21"/>
                <w:highlight w:val="white"/>
              </w:rPr>
            </w:pPr>
            <w:r>
              <w:rPr>
                <w:rFonts w:ascii="Verdana" w:eastAsia="Verdana" w:hAnsi="Verdana" w:cs="Verdana"/>
                <w:sz w:val="21"/>
                <w:szCs w:val="21"/>
                <w:highlight w:val="white"/>
              </w:rPr>
              <w:t>To handle file paths</w:t>
            </w:r>
          </w:p>
        </w:tc>
      </w:tr>
      <w:tr w:rsidR="00141CD9">
        <w:trPr>
          <w:cantSplit/>
          <w:tblHeader/>
        </w:trPr>
        <w:tc>
          <w:tcPr>
            <w:tcW w:w="2158" w:type="dxa"/>
            <w:tcBorders>
              <w:top w:val="nil"/>
              <w:left w:val="nil"/>
              <w:bottom w:val="nil"/>
              <w:right w:val="nil"/>
            </w:tcBorders>
            <w:tcMar>
              <w:top w:w="120" w:type="dxa"/>
              <w:left w:w="240" w:type="dxa"/>
              <w:bottom w:w="120" w:type="dxa"/>
              <w:right w:w="120" w:type="dxa"/>
            </w:tcMar>
          </w:tcPr>
          <w:p w:rsidR="00141CD9" w:rsidRDefault="003C0DB1">
            <w:pPr>
              <w:pStyle w:val="normal0"/>
              <w:spacing w:before="300" w:after="300"/>
              <w:rPr>
                <w:rFonts w:ascii="Verdana" w:eastAsia="Verdana" w:hAnsi="Verdana" w:cs="Verdana"/>
                <w:sz w:val="21"/>
                <w:szCs w:val="21"/>
                <w:highlight w:val="white"/>
              </w:rPr>
            </w:pPr>
            <w:r>
              <w:rPr>
                <w:rFonts w:ascii="Verdana" w:eastAsia="Verdana" w:hAnsi="Verdana" w:cs="Verdana"/>
                <w:sz w:val="21"/>
                <w:szCs w:val="21"/>
                <w:highlight w:val="white"/>
              </w:rPr>
              <w:t>punycode</w:t>
            </w:r>
          </w:p>
        </w:tc>
        <w:tc>
          <w:tcPr>
            <w:tcW w:w="7201" w:type="dxa"/>
            <w:tcBorders>
              <w:top w:val="nil"/>
              <w:left w:val="nil"/>
              <w:bottom w:val="nil"/>
              <w:right w:val="nil"/>
            </w:tcBorders>
            <w:tcMar>
              <w:top w:w="120" w:type="dxa"/>
              <w:left w:w="120" w:type="dxa"/>
              <w:bottom w:w="120" w:type="dxa"/>
              <w:right w:w="120" w:type="dxa"/>
            </w:tcMar>
          </w:tcPr>
          <w:p w:rsidR="00141CD9" w:rsidRDefault="003C0DB1">
            <w:pPr>
              <w:pStyle w:val="normal0"/>
              <w:spacing w:before="300" w:after="300"/>
              <w:rPr>
                <w:rFonts w:ascii="Verdana" w:eastAsia="Verdana" w:hAnsi="Verdana" w:cs="Verdana"/>
                <w:sz w:val="21"/>
                <w:szCs w:val="21"/>
                <w:highlight w:val="white"/>
              </w:rPr>
            </w:pPr>
            <w:r>
              <w:rPr>
                <w:rFonts w:ascii="Verdana" w:eastAsia="Verdana" w:hAnsi="Verdana" w:cs="Verdana"/>
                <w:sz w:val="21"/>
                <w:szCs w:val="21"/>
                <w:highlight w:val="white"/>
              </w:rPr>
              <w:t>Deprecated. A character encoding scheme</w:t>
            </w:r>
          </w:p>
        </w:tc>
      </w:tr>
      <w:tr w:rsidR="00141CD9">
        <w:trPr>
          <w:cantSplit/>
          <w:tblHeader/>
        </w:trPr>
        <w:tc>
          <w:tcPr>
            <w:tcW w:w="2158" w:type="dxa"/>
            <w:tcBorders>
              <w:top w:val="nil"/>
              <w:left w:val="nil"/>
              <w:bottom w:val="nil"/>
              <w:right w:val="nil"/>
            </w:tcBorders>
            <w:tcMar>
              <w:top w:w="120" w:type="dxa"/>
              <w:left w:w="240" w:type="dxa"/>
              <w:bottom w:w="120" w:type="dxa"/>
              <w:right w:w="120" w:type="dxa"/>
            </w:tcMar>
          </w:tcPr>
          <w:p w:rsidR="00141CD9" w:rsidRDefault="00141CD9">
            <w:pPr>
              <w:pStyle w:val="normal0"/>
              <w:spacing w:before="300" w:after="300"/>
              <w:rPr>
                <w:rFonts w:ascii="Verdana" w:eastAsia="Verdana" w:hAnsi="Verdana" w:cs="Verdana"/>
                <w:sz w:val="21"/>
                <w:szCs w:val="21"/>
                <w:highlight w:val="white"/>
              </w:rPr>
            </w:pPr>
            <w:hyperlink r:id="rId29">
              <w:r w:rsidR="003C0DB1">
                <w:rPr>
                  <w:rFonts w:ascii="Verdana" w:eastAsia="Verdana" w:hAnsi="Verdana" w:cs="Verdana"/>
                  <w:color w:val="1155CC"/>
                  <w:sz w:val="21"/>
                  <w:szCs w:val="21"/>
                  <w:highlight w:val="white"/>
                  <w:u w:val="single"/>
                </w:rPr>
                <w:t>querystring</w:t>
              </w:r>
            </w:hyperlink>
          </w:p>
        </w:tc>
        <w:tc>
          <w:tcPr>
            <w:tcW w:w="7201" w:type="dxa"/>
            <w:tcBorders>
              <w:top w:val="nil"/>
              <w:left w:val="nil"/>
              <w:bottom w:val="nil"/>
              <w:right w:val="nil"/>
            </w:tcBorders>
            <w:tcMar>
              <w:top w:w="120" w:type="dxa"/>
              <w:left w:w="120" w:type="dxa"/>
              <w:bottom w:w="120" w:type="dxa"/>
              <w:right w:w="120" w:type="dxa"/>
            </w:tcMar>
          </w:tcPr>
          <w:p w:rsidR="00141CD9" w:rsidRDefault="003C0DB1">
            <w:pPr>
              <w:pStyle w:val="normal0"/>
              <w:spacing w:before="300" w:after="300"/>
              <w:rPr>
                <w:rFonts w:ascii="Verdana" w:eastAsia="Verdana" w:hAnsi="Verdana" w:cs="Verdana"/>
                <w:sz w:val="21"/>
                <w:szCs w:val="21"/>
                <w:highlight w:val="white"/>
              </w:rPr>
            </w:pPr>
            <w:r>
              <w:rPr>
                <w:rFonts w:ascii="Verdana" w:eastAsia="Verdana" w:hAnsi="Verdana" w:cs="Verdana"/>
                <w:sz w:val="21"/>
                <w:szCs w:val="21"/>
                <w:highlight w:val="white"/>
              </w:rPr>
              <w:t>To handle URL query strings</w:t>
            </w:r>
          </w:p>
        </w:tc>
      </w:tr>
      <w:tr w:rsidR="00141CD9">
        <w:trPr>
          <w:cantSplit/>
          <w:tblHeader/>
        </w:trPr>
        <w:tc>
          <w:tcPr>
            <w:tcW w:w="2158" w:type="dxa"/>
            <w:tcBorders>
              <w:top w:val="nil"/>
              <w:left w:val="nil"/>
              <w:bottom w:val="nil"/>
              <w:right w:val="nil"/>
            </w:tcBorders>
            <w:tcMar>
              <w:top w:w="120" w:type="dxa"/>
              <w:left w:w="240" w:type="dxa"/>
              <w:bottom w:w="120" w:type="dxa"/>
              <w:right w:w="120" w:type="dxa"/>
            </w:tcMar>
          </w:tcPr>
          <w:p w:rsidR="00141CD9" w:rsidRDefault="00141CD9">
            <w:pPr>
              <w:pStyle w:val="normal0"/>
              <w:spacing w:before="300" w:after="300"/>
              <w:rPr>
                <w:rFonts w:ascii="Verdana" w:eastAsia="Verdana" w:hAnsi="Verdana" w:cs="Verdana"/>
                <w:sz w:val="21"/>
                <w:szCs w:val="21"/>
                <w:highlight w:val="white"/>
              </w:rPr>
            </w:pPr>
            <w:hyperlink r:id="rId30">
              <w:r w:rsidR="003C0DB1">
                <w:rPr>
                  <w:rFonts w:ascii="Verdana" w:eastAsia="Verdana" w:hAnsi="Verdana" w:cs="Verdana"/>
                  <w:color w:val="1155CC"/>
                  <w:sz w:val="21"/>
                  <w:szCs w:val="21"/>
                  <w:highlight w:val="white"/>
                  <w:u w:val="single"/>
                </w:rPr>
                <w:t>readline</w:t>
              </w:r>
            </w:hyperlink>
          </w:p>
        </w:tc>
        <w:tc>
          <w:tcPr>
            <w:tcW w:w="7201" w:type="dxa"/>
            <w:tcBorders>
              <w:top w:val="nil"/>
              <w:left w:val="nil"/>
              <w:bottom w:val="nil"/>
              <w:right w:val="nil"/>
            </w:tcBorders>
            <w:tcMar>
              <w:top w:w="120" w:type="dxa"/>
              <w:left w:w="120" w:type="dxa"/>
              <w:bottom w:w="120" w:type="dxa"/>
              <w:right w:w="120" w:type="dxa"/>
            </w:tcMar>
          </w:tcPr>
          <w:p w:rsidR="00141CD9" w:rsidRDefault="003C0DB1">
            <w:pPr>
              <w:pStyle w:val="normal0"/>
              <w:spacing w:before="300" w:after="300"/>
              <w:rPr>
                <w:rFonts w:ascii="Verdana" w:eastAsia="Verdana" w:hAnsi="Verdana" w:cs="Verdana"/>
                <w:sz w:val="21"/>
                <w:szCs w:val="21"/>
                <w:highlight w:val="white"/>
              </w:rPr>
            </w:pPr>
            <w:r>
              <w:rPr>
                <w:rFonts w:ascii="Verdana" w:eastAsia="Verdana" w:hAnsi="Verdana" w:cs="Verdana"/>
                <w:sz w:val="21"/>
                <w:szCs w:val="21"/>
                <w:highlight w:val="white"/>
              </w:rPr>
              <w:t>To handle readable streams one line at the time</w:t>
            </w:r>
          </w:p>
        </w:tc>
      </w:tr>
      <w:tr w:rsidR="00141CD9">
        <w:trPr>
          <w:cantSplit/>
          <w:tblHeader/>
        </w:trPr>
        <w:tc>
          <w:tcPr>
            <w:tcW w:w="2158" w:type="dxa"/>
            <w:tcBorders>
              <w:top w:val="nil"/>
              <w:left w:val="nil"/>
              <w:bottom w:val="nil"/>
              <w:right w:val="nil"/>
            </w:tcBorders>
            <w:tcMar>
              <w:top w:w="120" w:type="dxa"/>
              <w:left w:w="240" w:type="dxa"/>
              <w:bottom w:w="120" w:type="dxa"/>
              <w:right w:w="120" w:type="dxa"/>
            </w:tcMar>
          </w:tcPr>
          <w:p w:rsidR="00141CD9" w:rsidRDefault="00141CD9">
            <w:pPr>
              <w:pStyle w:val="normal0"/>
              <w:spacing w:before="300" w:after="300"/>
              <w:rPr>
                <w:rFonts w:ascii="Verdana" w:eastAsia="Verdana" w:hAnsi="Verdana" w:cs="Verdana"/>
                <w:sz w:val="21"/>
                <w:szCs w:val="21"/>
                <w:highlight w:val="white"/>
              </w:rPr>
            </w:pPr>
            <w:hyperlink r:id="rId31">
              <w:r w:rsidR="003C0DB1">
                <w:rPr>
                  <w:rFonts w:ascii="Verdana" w:eastAsia="Verdana" w:hAnsi="Verdana" w:cs="Verdana"/>
                  <w:color w:val="1155CC"/>
                  <w:sz w:val="21"/>
                  <w:szCs w:val="21"/>
                  <w:highlight w:val="white"/>
                  <w:u w:val="single"/>
                </w:rPr>
                <w:t>stream</w:t>
              </w:r>
            </w:hyperlink>
          </w:p>
        </w:tc>
        <w:tc>
          <w:tcPr>
            <w:tcW w:w="7201" w:type="dxa"/>
            <w:tcBorders>
              <w:top w:val="nil"/>
              <w:left w:val="nil"/>
              <w:bottom w:val="nil"/>
              <w:right w:val="nil"/>
            </w:tcBorders>
            <w:tcMar>
              <w:top w:w="120" w:type="dxa"/>
              <w:left w:w="120" w:type="dxa"/>
              <w:bottom w:w="120" w:type="dxa"/>
              <w:right w:w="120" w:type="dxa"/>
            </w:tcMar>
          </w:tcPr>
          <w:p w:rsidR="00141CD9" w:rsidRDefault="003C0DB1">
            <w:pPr>
              <w:pStyle w:val="normal0"/>
              <w:spacing w:before="300" w:after="300"/>
              <w:rPr>
                <w:rFonts w:ascii="Verdana" w:eastAsia="Verdana" w:hAnsi="Verdana" w:cs="Verdana"/>
                <w:sz w:val="21"/>
                <w:szCs w:val="21"/>
                <w:highlight w:val="white"/>
              </w:rPr>
            </w:pPr>
            <w:r>
              <w:rPr>
                <w:rFonts w:ascii="Verdana" w:eastAsia="Verdana" w:hAnsi="Verdana" w:cs="Verdana"/>
                <w:sz w:val="21"/>
                <w:szCs w:val="21"/>
                <w:highlight w:val="white"/>
              </w:rPr>
              <w:t>To handle streaming data</w:t>
            </w:r>
          </w:p>
        </w:tc>
      </w:tr>
      <w:tr w:rsidR="00141CD9">
        <w:trPr>
          <w:cantSplit/>
          <w:tblHeader/>
        </w:trPr>
        <w:tc>
          <w:tcPr>
            <w:tcW w:w="2158" w:type="dxa"/>
            <w:tcBorders>
              <w:top w:val="nil"/>
              <w:left w:val="nil"/>
              <w:bottom w:val="nil"/>
              <w:right w:val="nil"/>
            </w:tcBorders>
            <w:tcMar>
              <w:top w:w="120" w:type="dxa"/>
              <w:left w:w="240" w:type="dxa"/>
              <w:bottom w:w="120" w:type="dxa"/>
              <w:right w:w="120" w:type="dxa"/>
            </w:tcMar>
          </w:tcPr>
          <w:p w:rsidR="00141CD9" w:rsidRDefault="00141CD9">
            <w:pPr>
              <w:pStyle w:val="normal0"/>
              <w:spacing w:before="300" w:after="300"/>
              <w:rPr>
                <w:rFonts w:ascii="Verdana" w:eastAsia="Verdana" w:hAnsi="Verdana" w:cs="Verdana"/>
                <w:sz w:val="21"/>
                <w:szCs w:val="21"/>
                <w:highlight w:val="white"/>
              </w:rPr>
            </w:pPr>
            <w:hyperlink r:id="rId32">
              <w:r w:rsidR="003C0DB1">
                <w:rPr>
                  <w:rFonts w:ascii="Verdana" w:eastAsia="Verdana" w:hAnsi="Verdana" w:cs="Verdana"/>
                  <w:color w:val="1155CC"/>
                  <w:sz w:val="21"/>
                  <w:szCs w:val="21"/>
                  <w:highlight w:val="white"/>
                  <w:u w:val="single"/>
                </w:rPr>
                <w:t>string_decoder</w:t>
              </w:r>
            </w:hyperlink>
          </w:p>
        </w:tc>
        <w:tc>
          <w:tcPr>
            <w:tcW w:w="7201" w:type="dxa"/>
            <w:tcBorders>
              <w:top w:val="nil"/>
              <w:left w:val="nil"/>
              <w:bottom w:val="nil"/>
              <w:right w:val="nil"/>
            </w:tcBorders>
            <w:tcMar>
              <w:top w:w="120" w:type="dxa"/>
              <w:left w:w="120" w:type="dxa"/>
              <w:bottom w:w="120" w:type="dxa"/>
              <w:right w:w="120" w:type="dxa"/>
            </w:tcMar>
          </w:tcPr>
          <w:p w:rsidR="00141CD9" w:rsidRDefault="003C0DB1">
            <w:pPr>
              <w:pStyle w:val="normal0"/>
              <w:spacing w:before="300" w:after="300"/>
              <w:rPr>
                <w:rFonts w:ascii="Verdana" w:eastAsia="Verdana" w:hAnsi="Verdana" w:cs="Verdana"/>
                <w:sz w:val="21"/>
                <w:szCs w:val="21"/>
                <w:highlight w:val="white"/>
              </w:rPr>
            </w:pPr>
            <w:r>
              <w:rPr>
                <w:rFonts w:ascii="Verdana" w:eastAsia="Verdana" w:hAnsi="Verdana" w:cs="Verdana"/>
                <w:sz w:val="21"/>
                <w:szCs w:val="21"/>
                <w:highlight w:val="white"/>
              </w:rPr>
              <w:t>To decode buffer objects into strings</w:t>
            </w:r>
          </w:p>
        </w:tc>
      </w:tr>
      <w:tr w:rsidR="00141CD9">
        <w:trPr>
          <w:cantSplit/>
          <w:tblHeader/>
        </w:trPr>
        <w:tc>
          <w:tcPr>
            <w:tcW w:w="2158" w:type="dxa"/>
            <w:tcBorders>
              <w:top w:val="nil"/>
              <w:left w:val="nil"/>
              <w:bottom w:val="nil"/>
              <w:right w:val="nil"/>
            </w:tcBorders>
            <w:tcMar>
              <w:top w:w="120" w:type="dxa"/>
              <w:left w:w="240" w:type="dxa"/>
              <w:bottom w:w="120" w:type="dxa"/>
              <w:right w:w="120" w:type="dxa"/>
            </w:tcMar>
          </w:tcPr>
          <w:p w:rsidR="00141CD9" w:rsidRDefault="00141CD9">
            <w:pPr>
              <w:pStyle w:val="normal0"/>
              <w:spacing w:before="300" w:after="300"/>
              <w:rPr>
                <w:rFonts w:ascii="Verdana" w:eastAsia="Verdana" w:hAnsi="Verdana" w:cs="Verdana"/>
                <w:sz w:val="21"/>
                <w:szCs w:val="21"/>
                <w:highlight w:val="white"/>
              </w:rPr>
            </w:pPr>
            <w:hyperlink r:id="rId33">
              <w:r w:rsidR="003C0DB1">
                <w:rPr>
                  <w:rFonts w:ascii="Verdana" w:eastAsia="Verdana" w:hAnsi="Verdana" w:cs="Verdana"/>
                  <w:color w:val="1155CC"/>
                  <w:sz w:val="21"/>
                  <w:szCs w:val="21"/>
                  <w:highlight w:val="white"/>
                  <w:u w:val="single"/>
                </w:rPr>
                <w:t>timers</w:t>
              </w:r>
            </w:hyperlink>
          </w:p>
        </w:tc>
        <w:tc>
          <w:tcPr>
            <w:tcW w:w="7201" w:type="dxa"/>
            <w:tcBorders>
              <w:top w:val="nil"/>
              <w:left w:val="nil"/>
              <w:bottom w:val="nil"/>
              <w:right w:val="nil"/>
            </w:tcBorders>
            <w:tcMar>
              <w:top w:w="120" w:type="dxa"/>
              <w:left w:w="120" w:type="dxa"/>
              <w:bottom w:w="120" w:type="dxa"/>
              <w:right w:w="120" w:type="dxa"/>
            </w:tcMar>
          </w:tcPr>
          <w:p w:rsidR="00141CD9" w:rsidRDefault="003C0DB1">
            <w:pPr>
              <w:pStyle w:val="normal0"/>
              <w:spacing w:before="300" w:after="300"/>
              <w:rPr>
                <w:rFonts w:ascii="Verdana" w:eastAsia="Verdana" w:hAnsi="Verdana" w:cs="Verdana"/>
                <w:sz w:val="21"/>
                <w:szCs w:val="21"/>
                <w:highlight w:val="white"/>
              </w:rPr>
            </w:pPr>
            <w:r>
              <w:rPr>
                <w:rFonts w:ascii="Verdana" w:eastAsia="Verdana" w:hAnsi="Verdana" w:cs="Verdana"/>
                <w:sz w:val="21"/>
                <w:szCs w:val="21"/>
                <w:highlight w:val="white"/>
              </w:rPr>
              <w:t>To execute a function after a given number of milliseconds</w:t>
            </w:r>
          </w:p>
        </w:tc>
      </w:tr>
      <w:tr w:rsidR="00141CD9">
        <w:trPr>
          <w:cantSplit/>
          <w:tblHeader/>
        </w:trPr>
        <w:tc>
          <w:tcPr>
            <w:tcW w:w="2158" w:type="dxa"/>
            <w:tcBorders>
              <w:top w:val="nil"/>
              <w:left w:val="nil"/>
              <w:bottom w:val="nil"/>
              <w:right w:val="nil"/>
            </w:tcBorders>
            <w:tcMar>
              <w:top w:w="120" w:type="dxa"/>
              <w:left w:w="240" w:type="dxa"/>
              <w:bottom w:w="120" w:type="dxa"/>
              <w:right w:w="120" w:type="dxa"/>
            </w:tcMar>
          </w:tcPr>
          <w:p w:rsidR="00141CD9" w:rsidRDefault="00141CD9">
            <w:pPr>
              <w:pStyle w:val="normal0"/>
              <w:spacing w:before="300" w:after="300"/>
              <w:rPr>
                <w:rFonts w:ascii="Verdana" w:eastAsia="Verdana" w:hAnsi="Verdana" w:cs="Verdana"/>
                <w:sz w:val="21"/>
                <w:szCs w:val="21"/>
                <w:highlight w:val="white"/>
              </w:rPr>
            </w:pPr>
            <w:hyperlink r:id="rId34">
              <w:r w:rsidR="003C0DB1">
                <w:rPr>
                  <w:rFonts w:ascii="Verdana" w:eastAsia="Verdana" w:hAnsi="Verdana" w:cs="Verdana"/>
                  <w:color w:val="1155CC"/>
                  <w:sz w:val="21"/>
                  <w:szCs w:val="21"/>
                  <w:highlight w:val="white"/>
                  <w:u w:val="single"/>
                </w:rPr>
                <w:t>tls</w:t>
              </w:r>
            </w:hyperlink>
          </w:p>
        </w:tc>
        <w:tc>
          <w:tcPr>
            <w:tcW w:w="7201" w:type="dxa"/>
            <w:tcBorders>
              <w:top w:val="nil"/>
              <w:left w:val="nil"/>
              <w:bottom w:val="nil"/>
              <w:right w:val="nil"/>
            </w:tcBorders>
            <w:tcMar>
              <w:top w:w="120" w:type="dxa"/>
              <w:left w:w="120" w:type="dxa"/>
              <w:bottom w:w="120" w:type="dxa"/>
              <w:right w:w="120" w:type="dxa"/>
            </w:tcMar>
          </w:tcPr>
          <w:p w:rsidR="00141CD9" w:rsidRDefault="003C0DB1">
            <w:pPr>
              <w:pStyle w:val="normal0"/>
              <w:spacing w:before="300" w:after="300"/>
              <w:rPr>
                <w:rFonts w:ascii="Verdana" w:eastAsia="Verdana" w:hAnsi="Verdana" w:cs="Verdana"/>
                <w:sz w:val="21"/>
                <w:szCs w:val="21"/>
                <w:highlight w:val="white"/>
              </w:rPr>
            </w:pPr>
            <w:r>
              <w:rPr>
                <w:rFonts w:ascii="Verdana" w:eastAsia="Verdana" w:hAnsi="Verdana" w:cs="Verdana"/>
                <w:sz w:val="21"/>
                <w:szCs w:val="21"/>
                <w:highlight w:val="white"/>
              </w:rPr>
              <w:t>To implement TLS and SSL protocols</w:t>
            </w:r>
          </w:p>
        </w:tc>
      </w:tr>
      <w:tr w:rsidR="00141CD9">
        <w:trPr>
          <w:cantSplit/>
          <w:tblHeader/>
        </w:trPr>
        <w:tc>
          <w:tcPr>
            <w:tcW w:w="2158" w:type="dxa"/>
            <w:tcBorders>
              <w:top w:val="nil"/>
              <w:left w:val="nil"/>
              <w:bottom w:val="nil"/>
              <w:right w:val="nil"/>
            </w:tcBorders>
            <w:tcMar>
              <w:top w:w="120" w:type="dxa"/>
              <w:left w:w="240" w:type="dxa"/>
              <w:bottom w:w="120" w:type="dxa"/>
              <w:right w:w="120" w:type="dxa"/>
            </w:tcMar>
          </w:tcPr>
          <w:p w:rsidR="00141CD9" w:rsidRDefault="003C0DB1">
            <w:pPr>
              <w:pStyle w:val="normal0"/>
              <w:spacing w:before="300" w:after="300"/>
              <w:rPr>
                <w:rFonts w:ascii="Verdana" w:eastAsia="Verdana" w:hAnsi="Verdana" w:cs="Verdana"/>
                <w:sz w:val="21"/>
                <w:szCs w:val="21"/>
                <w:highlight w:val="white"/>
              </w:rPr>
            </w:pPr>
            <w:r>
              <w:rPr>
                <w:rFonts w:ascii="Verdana" w:eastAsia="Verdana" w:hAnsi="Verdana" w:cs="Verdana"/>
                <w:sz w:val="21"/>
                <w:szCs w:val="21"/>
                <w:highlight w:val="white"/>
              </w:rPr>
              <w:t>tty</w:t>
            </w:r>
          </w:p>
        </w:tc>
        <w:tc>
          <w:tcPr>
            <w:tcW w:w="7201" w:type="dxa"/>
            <w:tcBorders>
              <w:top w:val="nil"/>
              <w:left w:val="nil"/>
              <w:bottom w:val="nil"/>
              <w:right w:val="nil"/>
            </w:tcBorders>
            <w:tcMar>
              <w:top w:w="120" w:type="dxa"/>
              <w:left w:w="120" w:type="dxa"/>
              <w:bottom w:w="120" w:type="dxa"/>
              <w:right w:w="120" w:type="dxa"/>
            </w:tcMar>
          </w:tcPr>
          <w:p w:rsidR="00141CD9" w:rsidRDefault="003C0DB1">
            <w:pPr>
              <w:pStyle w:val="normal0"/>
              <w:spacing w:before="300" w:after="300"/>
              <w:rPr>
                <w:rFonts w:ascii="Verdana" w:eastAsia="Verdana" w:hAnsi="Verdana" w:cs="Verdana"/>
                <w:sz w:val="21"/>
                <w:szCs w:val="21"/>
                <w:highlight w:val="white"/>
              </w:rPr>
            </w:pPr>
            <w:r>
              <w:rPr>
                <w:rFonts w:ascii="Verdana" w:eastAsia="Verdana" w:hAnsi="Verdana" w:cs="Verdana"/>
                <w:sz w:val="21"/>
                <w:szCs w:val="21"/>
                <w:highlight w:val="white"/>
              </w:rPr>
              <w:t>Provides classes used by a text terminal</w:t>
            </w:r>
          </w:p>
        </w:tc>
      </w:tr>
      <w:tr w:rsidR="00141CD9">
        <w:trPr>
          <w:cantSplit/>
          <w:tblHeader/>
        </w:trPr>
        <w:tc>
          <w:tcPr>
            <w:tcW w:w="2158" w:type="dxa"/>
            <w:tcBorders>
              <w:top w:val="nil"/>
              <w:left w:val="nil"/>
              <w:bottom w:val="nil"/>
              <w:right w:val="nil"/>
            </w:tcBorders>
            <w:tcMar>
              <w:top w:w="120" w:type="dxa"/>
              <w:left w:w="240" w:type="dxa"/>
              <w:bottom w:w="120" w:type="dxa"/>
              <w:right w:w="120" w:type="dxa"/>
            </w:tcMar>
          </w:tcPr>
          <w:p w:rsidR="00141CD9" w:rsidRDefault="00141CD9">
            <w:pPr>
              <w:pStyle w:val="normal0"/>
              <w:spacing w:before="300" w:after="300"/>
              <w:rPr>
                <w:rFonts w:ascii="Verdana" w:eastAsia="Verdana" w:hAnsi="Verdana" w:cs="Verdana"/>
                <w:sz w:val="21"/>
                <w:szCs w:val="21"/>
                <w:highlight w:val="white"/>
              </w:rPr>
            </w:pPr>
            <w:hyperlink r:id="rId35">
              <w:r w:rsidR="003C0DB1">
                <w:rPr>
                  <w:rFonts w:ascii="Verdana" w:eastAsia="Verdana" w:hAnsi="Verdana" w:cs="Verdana"/>
                  <w:color w:val="1155CC"/>
                  <w:sz w:val="21"/>
                  <w:szCs w:val="21"/>
                  <w:highlight w:val="white"/>
                  <w:u w:val="single"/>
                </w:rPr>
                <w:t>url</w:t>
              </w:r>
            </w:hyperlink>
          </w:p>
        </w:tc>
        <w:tc>
          <w:tcPr>
            <w:tcW w:w="7201" w:type="dxa"/>
            <w:tcBorders>
              <w:top w:val="nil"/>
              <w:left w:val="nil"/>
              <w:bottom w:val="nil"/>
              <w:right w:val="nil"/>
            </w:tcBorders>
            <w:tcMar>
              <w:top w:w="120" w:type="dxa"/>
              <w:left w:w="120" w:type="dxa"/>
              <w:bottom w:w="120" w:type="dxa"/>
              <w:right w:w="120" w:type="dxa"/>
            </w:tcMar>
          </w:tcPr>
          <w:p w:rsidR="00141CD9" w:rsidRDefault="003C0DB1">
            <w:pPr>
              <w:pStyle w:val="normal0"/>
              <w:spacing w:before="300" w:after="300"/>
              <w:rPr>
                <w:rFonts w:ascii="Verdana" w:eastAsia="Verdana" w:hAnsi="Verdana" w:cs="Verdana"/>
                <w:sz w:val="21"/>
                <w:szCs w:val="21"/>
                <w:highlight w:val="white"/>
              </w:rPr>
            </w:pPr>
            <w:r>
              <w:rPr>
                <w:rFonts w:ascii="Verdana" w:eastAsia="Verdana" w:hAnsi="Verdana" w:cs="Verdana"/>
                <w:sz w:val="21"/>
                <w:szCs w:val="21"/>
                <w:highlight w:val="white"/>
              </w:rPr>
              <w:t>To parse URL strings</w:t>
            </w:r>
          </w:p>
        </w:tc>
      </w:tr>
      <w:tr w:rsidR="00141CD9">
        <w:trPr>
          <w:cantSplit/>
          <w:tblHeader/>
        </w:trPr>
        <w:tc>
          <w:tcPr>
            <w:tcW w:w="2158" w:type="dxa"/>
            <w:tcBorders>
              <w:top w:val="nil"/>
              <w:left w:val="nil"/>
              <w:bottom w:val="nil"/>
              <w:right w:val="nil"/>
            </w:tcBorders>
            <w:tcMar>
              <w:top w:w="120" w:type="dxa"/>
              <w:left w:w="240" w:type="dxa"/>
              <w:bottom w:w="120" w:type="dxa"/>
              <w:right w:w="120" w:type="dxa"/>
            </w:tcMar>
          </w:tcPr>
          <w:p w:rsidR="00141CD9" w:rsidRDefault="00141CD9">
            <w:pPr>
              <w:pStyle w:val="normal0"/>
              <w:spacing w:before="300" w:after="300"/>
              <w:rPr>
                <w:rFonts w:ascii="Verdana" w:eastAsia="Verdana" w:hAnsi="Verdana" w:cs="Verdana"/>
                <w:sz w:val="21"/>
                <w:szCs w:val="21"/>
                <w:highlight w:val="white"/>
              </w:rPr>
            </w:pPr>
            <w:hyperlink r:id="rId36">
              <w:r w:rsidR="003C0DB1">
                <w:rPr>
                  <w:rFonts w:ascii="Verdana" w:eastAsia="Verdana" w:hAnsi="Verdana" w:cs="Verdana"/>
                  <w:color w:val="1155CC"/>
                  <w:sz w:val="21"/>
                  <w:szCs w:val="21"/>
                  <w:highlight w:val="white"/>
                  <w:u w:val="single"/>
                </w:rPr>
                <w:t>util</w:t>
              </w:r>
            </w:hyperlink>
          </w:p>
        </w:tc>
        <w:tc>
          <w:tcPr>
            <w:tcW w:w="7201" w:type="dxa"/>
            <w:tcBorders>
              <w:top w:val="nil"/>
              <w:left w:val="nil"/>
              <w:bottom w:val="nil"/>
              <w:right w:val="nil"/>
            </w:tcBorders>
            <w:tcMar>
              <w:top w:w="120" w:type="dxa"/>
              <w:left w:w="120" w:type="dxa"/>
              <w:bottom w:w="120" w:type="dxa"/>
              <w:right w:w="120" w:type="dxa"/>
            </w:tcMar>
          </w:tcPr>
          <w:p w:rsidR="00141CD9" w:rsidRDefault="003C0DB1">
            <w:pPr>
              <w:pStyle w:val="normal0"/>
              <w:spacing w:before="300" w:after="300"/>
              <w:rPr>
                <w:rFonts w:ascii="Verdana" w:eastAsia="Verdana" w:hAnsi="Verdana" w:cs="Verdana"/>
                <w:sz w:val="21"/>
                <w:szCs w:val="21"/>
                <w:highlight w:val="white"/>
              </w:rPr>
            </w:pPr>
            <w:r>
              <w:rPr>
                <w:rFonts w:ascii="Verdana" w:eastAsia="Verdana" w:hAnsi="Verdana" w:cs="Verdana"/>
                <w:sz w:val="21"/>
                <w:szCs w:val="21"/>
                <w:highlight w:val="white"/>
              </w:rPr>
              <w:t>To access utility functions</w:t>
            </w:r>
          </w:p>
        </w:tc>
      </w:tr>
      <w:tr w:rsidR="00141CD9">
        <w:trPr>
          <w:cantSplit/>
          <w:tblHeader/>
        </w:trPr>
        <w:tc>
          <w:tcPr>
            <w:tcW w:w="2158" w:type="dxa"/>
            <w:tcBorders>
              <w:top w:val="nil"/>
              <w:left w:val="nil"/>
              <w:bottom w:val="nil"/>
              <w:right w:val="nil"/>
            </w:tcBorders>
            <w:tcMar>
              <w:top w:w="120" w:type="dxa"/>
              <w:left w:w="240" w:type="dxa"/>
              <w:bottom w:w="120" w:type="dxa"/>
              <w:right w:w="120" w:type="dxa"/>
            </w:tcMar>
          </w:tcPr>
          <w:p w:rsidR="00141CD9" w:rsidRDefault="003C0DB1">
            <w:pPr>
              <w:pStyle w:val="normal0"/>
              <w:spacing w:before="300" w:after="300"/>
              <w:rPr>
                <w:rFonts w:ascii="Verdana" w:eastAsia="Verdana" w:hAnsi="Verdana" w:cs="Verdana"/>
                <w:sz w:val="21"/>
                <w:szCs w:val="21"/>
                <w:highlight w:val="white"/>
              </w:rPr>
            </w:pPr>
            <w:r>
              <w:rPr>
                <w:rFonts w:ascii="Verdana" w:eastAsia="Verdana" w:hAnsi="Verdana" w:cs="Verdana"/>
                <w:sz w:val="21"/>
                <w:szCs w:val="21"/>
                <w:highlight w:val="white"/>
              </w:rPr>
              <w:t>v8</w:t>
            </w:r>
          </w:p>
        </w:tc>
        <w:tc>
          <w:tcPr>
            <w:tcW w:w="7201" w:type="dxa"/>
            <w:tcBorders>
              <w:top w:val="nil"/>
              <w:left w:val="nil"/>
              <w:bottom w:val="nil"/>
              <w:right w:val="nil"/>
            </w:tcBorders>
            <w:tcMar>
              <w:top w:w="120" w:type="dxa"/>
              <w:left w:w="120" w:type="dxa"/>
              <w:bottom w:w="120" w:type="dxa"/>
              <w:right w:w="120" w:type="dxa"/>
            </w:tcMar>
          </w:tcPr>
          <w:p w:rsidR="00141CD9" w:rsidRDefault="003C0DB1">
            <w:pPr>
              <w:pStyle w:val="normal0"/>
              <w:spacing w:before="300" w:after="300"/>
              <w:rPr>
                <w:rFonts w:ascii="Verdana" w:eastAsia="Verdana" w:hAnsi="Verdana" w:cs="Verdana"/>
                <w:sz w:val="21"/>
                <w:szCs w:val="21"/>
                <w:highlight w:val="white"/>
              </w:rPr>
            </w:pPr>
            <w:r>
              <w:rPr>
                <w:rFonts w:ascii="Verdana" w:eastAsia="Verdana" w:hAnsi="Verdana" w:cs="Verdana"/>
                <w:sz w:val="21"/>
                <w:szCs w:val="21"/>
                <w:highlight w:val="white"/>
              </w:rPr>
              <w:t>To access information about V8 (the JavaScript engine)</w:t>
            </w:r>
          </w:p>
        </w:tc>
      </w:tr>
      <w:tr w:rsidR="00141CD9">
        <w:trPr>
          <w:cantSplit/>
          <w:tblHeader/>
        </w:trPr>
        <w:tc>
          <w:tcPr>
            <w:tcW w:w="2158" w:type="dxa"/>
            <w:tcBorders>
              <w:top w:val="nil"/>
              <w:left w:val="nil"/>
              <w:bottom w:val="nil"/>
              <w:right w:val="nil"/>
            </w:tcBorders>
            <w:tcMar>
              <w:top w:w="120" w:type="dxa"/>
              <w:left w:w="240" w:type="dxa"/>
              <w:bottom w:w="120" w:type="dxa"/>
              <w:right w:w="120" w:type="dxa"/>
            </w:tcMar>
          </w:tcPr>
          <w:p w:rsidR="00141CD9" w:rsidRDefault="00141CD9">
            <w:pPr>
              <w:pStyle w:val="normal0"/>
              <w:spacing w:before="300" w:after="300"/>
              <w:rPr>
                <w:rFonts w:ascii="Verdana" w:eastAsia="Verdana" w:hAnsi="Verdana" w:cs="Verdana"/>
                <w:sz w:val="21"/>
                <w:szCs w:val="21"/>
                <w:highlight w:val="white"/>
              </w:rPr>
            </w:pPr>
            <w:hyperlink r:id="rId37">
              <w:r w:rsidR="003C0DB1">
                <w:rPr>
                  <w:rFonts w:ascii="Verdana" w:eastAsia="Verdana" w:hAnsi="Verdana" w:cs="Verdana"/>
                  <w:color w:val="1155CC"/>
                  <w:sz w:val="21"/>
                  <w:szCs w:val="21"/>
                  <w:highlight w:val="white"/>
                  <w:u w:val="single"/>
                </w:rPr>
                <w:t>vm</w:t>
              </w:r>
            </w:hyperlink>
          </w:p>
        </w:tc>
        <w:tc>
          <w:tcPr>
            <w:tcW w:w="7201" w:type="dxa"/>
            <w:tcBorders>
              <w:top w:val="nil"/>
              <w:left w:val="nil"/>
              <w:bottom w:val="nil"/>
              <w:right w:val="nil"/>
            </w:tcBorders>
            <w:tcMar>
              <w:top w:w="120" w:type="dxa"/>
              <w:left w:w="120" w:type="dxa"/>
              <w:bottom w:w="120" w:type="dxa"/>
              <w:right w:w="120" w:type="dxa"/>
            </w:tcMar>
          </w:tcPr>
          <w:p w:rsidR="00141CD9" w:rsidRDefault="003C0DB1">
            <w:pPr>
              <w:pStyle w:val="normal0"/>
              <w:spacing w:before="300" w:after="300"/>
              <w:rPr>
                <w:rFonts w:ascii="Verdana" w:eastAsia="Verdana" w:hAnsi="Verdana" w:cs="Verdana"/>
                <w:sz w:val="21"/>
                <w:szCs w:val="21"/>
                <w:highlight w:val="white"/>
              </w:rPr>
            </w:pPr>
            <w:r>
              <w:rPr>
                <w:rFonts w:ascii="Verdana" w:eastAsia="Verdana" w:hAnsi="Verdana" w:cs="Verdana"/>
                <w:sz w:val="21"/>
                <w:szCs w:val="21"/>
                <w:highlight w:val="white"/>
              </w:rPr>
              <w:t>To compile JavaScript code in a virtual machine</w:t>
            </w:r>
          </w:p>
        </w:tc>
      </w:tr>
      <w:tr w:rsidR="00141CD9">
        <w:trPr>
          <w:cantSplit/>
          <w:tblHeader/>
        </w:trPr>
        <w:tc>
          <w:tcPr>
            <w:tcW w:w="2158" w:type="dxa"/>
            <w:tcBorders>
              <w:top w:val="nil"/>
              <w:left w:val="nil"/>
              <w:bottom w:val="nil"/>
              <w:right w:val="nil"/>
            </w:tcBorders>
            <w:tcMar>
              <w:top w:w="120" w:type="dxa"/>
              <w:left w:w="240" w:type="dxa"/>
              <w:bottom w:w="120" w:type="dxa"/>
              <w:right w:w="120" w:type="dxa"/>
            </w:tcMar>
          </w:tcPr>
          <w:p w:rsidR="00141CD9" w:rsidRDefault="00141CD9">
            <w:pPr>
              <w:pStyle w:val="normal0"/>
              <w:spacing w:before="300" w:after="300"/>
              <w:rPr>
                <w:rFonts w:ascii="Verdana" w:eastAsia="Verdana" w:hAnsi="Verdana" w:cs="Verdana"/>
                <w:sz w:val="21"/>
                <w:szCs w:val="21"/>
                <w:highlight w:val="white"/>
              </w:rPr>
            </w:pPr>
            <w:hyperlink r:id="rId38">
              <w:r w:rsidR="003C0DB1">
                <w:rPr>
                  <w:rFonts w:ascii="Verdana" w:eastAsia="Verdana" w:hAnsi="Verdana" w:cs="Verdana"/>
                  <w:color w:val="1155CC"/>
                  <w:sz w:val="21"/>
                  <w:szCs w:val="21"/>
                  <w:highlight w:val="white"/>
                  <w:u w:val="single"/>
                </w:rPr>
                <w:t>zlib</w:t>
              </w:r>
            </w:hyperlink>
          </w:p>
        </w:tc>
        <w:tc>
          <w:tcPr>
            <w:tcW w:w="7201" w:type="dxa"/>
            <w:tcBorders>
              <w:top w:val="nil"/>
              <w:left w:val="nil"/>
              <w:bottom w:val="nil"/>
              <w:right w:val="nil"/>
            </w:tcBorders>
            <w:tcMar>
              <w:top w:w="120" w:type="dxa"/>
              <w:left w:w="120" w:type="dxa"/>
              <w:bottom w:w="120" w:type="dxa"/>
              <w:right w:w="120" w:type="dxa"/>
            </w:tcMar>
          </w:tcPr>
          <w:p w:rsidR="00141CD9" w:rsidRDefault="003C0DB1">
            <w:pPr>
              <w:pStyle w:val="normal0"/>
              <w:spacing w:before="300" w:after="300"/>
              <w:rPr>
                <w:rFonts w:ascii="Verdana" w:eastAsia="Verdana" w:hAnsi="Verdana" w:cs="Verdana"/>
                <w:sz w:val="21"/>
                <w:szCs w:val="21"/>
                <w:highlight w:val="white"/>
              </w:rPr>
            </w:pPr>
            <w:r>
              <w:rPr>
                <w:rFonts w:ascii="Verdana" w:eastAsia="Verdana" w:hAnsi="Verdana" w:cs="Verdana"/>
                <w:sz w:val="21"/>
                <w:szCs w:val="21"/>
                <w:highlight w:val="white"/>
              </w:rPr>
              <w:t>To compress or decompress files</w:t>
            </w:r>
          </w:p>
        </w:tc>
      </w:tr>
    </w:tbl>
    <w:p w:rsidR="00141CD9" w:rsidRDefault="003C0DB1">
      <w:pPr>
        <w:pStyle w:val="Heading2"/>
        <w:keepNext w:val="0"/>
        <w:keepLines w:val="0"/>
        <w:shd w:val="clear" w:color="auto" w:fill="FFFFFF"/>
        <w:spacing w:before="160" w:after="160"/>
        <w:rPr>
          <w:sz w:val="48"/>
          <w:szCs w:val="48"/>
          <w:highlight w:val="white"/>
        </w:rPr>
      </w:pPr>
      <w:bookmarkStart w:id="32" w:name="_wtfrseu9j66z" w:colFirst="0" w:colLast="0"/>
      <w:bookmarkEnd w:id="32"/>
      <w:r>
        <w:rPr>
          <w:sz w:val="48"/>
          <w:szCs w:val="48"/>
          <w:highlight w:val="white"/>
        </w:rPr>
        <w:t>Include Modules</w:t>
      </w:r>
    </w:p>
    <w:p w:rsidR="00141CD9" w:rsidRDefault="003C0DB1">
      <w:pPr>
        <w:pStyle w:val="normal0"/>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To include a module, use the </w:t>
      </w:r>
      <w:r>
        <w:rPr>
          <w:rFonts w:ascii="Courier New" w:eastAsia="Courier New" w:hAnsi="Courier New" w:cs="Courier New"/>
          <w:color w:val="DC143C"/>
          <w:sz w:val="24"/>
          <w:szCs w:val="24"/>
          <w:highlight w:val="white"/>
        </w:rPr>
        <w:t>require()</w:t>
      </w:r>
      <w:r>
        <w:rPr>
          <w:rFonts w:ascii="Verdana" w:eastAsia="Verdana" w:hAnsi="Verdana" w:cs="Verdana"/>
          <w:sz w:val="23"/>
          <w:szCs w:val="23"/>
          <w:highlight w:val="white"/>
        </w:rPr>
        <w:t xml:space="preserve"> function with the name of the module:</w:t>
      </w:r>
    </w:p>
    <w:p w:rsidR="00141CD9" w:rsidRDefault="003C0DB1">
      <w:pPr>
        <w:pStyle w:val="normal0"/>
        <w:shd w:val="clear" w:color="auto" w:fill="FFFFFF"/>
        <w:spacing w:before="360" w:after="360"/>
        <w:ind w:left="-300" w:right="-300"/>
        <w:rPr>
          <w:rFonts w:ascii="Courier New" w:eastAsia="Courier New" w:hAnsi="Courier New" w:cs="Courier New"/>
          <w:b/>
          <w:bCs/>
          <w:sz w:val="23"/>
          <w:szCs w:val="23"/>
          <w:highlight w:val="white"/>
        </w:rPr>
      </w:pPr>
      <w:r>
        <w:rPr>
          <w:rFonts w:ascii="Courier New" w:eastAsia="Courier New" w:hAnsi="Courier New" w:cs="Courier New"/>
          <w:b/>
          <w:bCs/>
          <w:color w:val="0000CD"/>
          <w:sz w:val="23"/>
          <w:szCs w:val="23"/>
          <w:highlight w:val="white"/>
        </w:rPr>
        <w:t>var</w:t>
      </w:r>
      <w:r>
        <w:rPr>
          <w:rFonts w:ascii="Courier New" w:eastAsia="Courier New" w:hAnsi="Courier New" w:cs="Courier New"/>
          <w:b/>
          <w:bCs/>
          <w:sz w:val="23"/>
          <w:szCs w:val="23"/>
          <w:highlight w:val="white"/>
        </w:rPr>
        <w:t xml:space="preserve"> http = require(</w:t>
      </w:r>
      <w:r>
        <w:rPr>
          <w:rFonts w:ascii="Courier New" w:eastAsia="Courier New" w:hAnsi="Courier New" w:cs="Courier New"/>
          <w:b/>
          <w:bCs/>
          <w:color w:val="A52A2A"/>
          <w:sz w:val="23"/>
          <w:szCs w:val="23"/>
          <w:highlight w:val="white"/>
        </w:rPr>
        <w:t>'http'</w:t>
      </w:r>
      <w:r>
        <w:rPr>
          <w:rFonts w:ascii="Courier New" w:eastAsia="Courier New" w:hAnsi="Courier New" w:cs="Courier New"/>
          <w:b/>
          <w:bCs/>
          <w:sz w:val="23"/>
          <w:szCs w:val="23"/>
          <w:highlight w:val="white"/>
        </w:rPr>
        <w:t>);</w:t>
      </w:r>
    </w:p>
    <w:p w:rsidR="00141CD9" w:rsidRDefault="003C0DB1">
      <w:pPr>
        <w:pStyle w:val="normal0"/>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Now your application has access to the HTTP module, and is able to create a server:</w:t>
      </w:r>
    </w:p>
    <w:p w:rsidR="00141CD9" w:rsidRDefault="003C0DB1">
      <w:pPr>
        <w:pStyle w:val="normal0"/>
        <w:shd w:val="clear" w:color="auto" w:fill="FFFFFF"/>
        <w:spacing w:before="360" w:after="360"/>
        <w:ind w:left="-300" w:right="-30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http.createServer(</w:t>
      </w:r>
      <w:r>
        <w:rPr>
          <w:rFonts w:ascii="Courier New" w:eastAsia="Courier New" w:hAnsi="Courier New" w:cs="Courier New"/>
          <w:color w:val="0000CD"/>
          <w:sz w:val="23"/>
          <w:szCs w:val="23"/>
          <w:highlight w:val="white"/>
        </w:rPr>
        <w:t>function</w:t>
      </w:r>
      <w:r>
        <w:rPr>
          <w:rFonts w:ascii="Courier New" w:eastAsia="Courier New" w:hAnsi="Courier New" w:cs="Courier New"/>
          <w:sz w:val="23"/>
          <w:szCs w:val="23"/>
          <w:highlight w:val="white"/>
        </w:rPr>
        <w:t xml:space="preserve"> (req, res) {</w:t>
      </w:r>
    </w:p>
    <w:p w:rsidR="00141CD9" w:rsidRDefault="003C0DB1">
      <w:pPr>
        <w:pStyle w:val="normal0"/>
        <w:shd w:val="clear" w:color="auto" w:fill="FFFFFF"/>
        <w:spacing w:before="360" w:after="360"/>
        <w:ind w:left="420" w:right="-300" w:firstLine="300"/>
        <w:rPr>
          <w:rFonts w:ascii="Courier New" w:eastAsia="Courier New" w:hAnsi="Courier New" w:cs="Courier New"/>
          <w:sz w:val="23"/>
          <w:szCs w:val="23"/>
          <w:shd w:val="clear" w:color="auto" w:fill="EEEEEE"/>
        </w:rPr>
      </w:pPr>
      <w:r>
        <w:rPr>
          <w:rFonts w:ascii="Courier New" w:eastAsia="Courier New" w:hAnsi="Courier New" w:cs="Courier New"/>
          <w:color w:val="880000"/>
          <w:sz w:val="23"/>
          <w:szCs w:val="23"/>
          <w:shd w:val="clear" w:color="auto" w:fill="EEEEEE"/>
        </w:rPr>
        <w:lastRenderedPageBreak/>
        <w:t xml:space="preserve">// Send the HTTP header </w:t>
      </w:r>
    </w:p>
    <w:p w:rsidR="00141CD9" w:rsidRDefault="003C0DB1">
      <w:pPr>
        <w:pStyle w:val="normal0"/>
        <w:shd w:val="clear" w:color="auto" w:fill="FFFFFF"/>
        <w:spacing w:before="360" w:after="360"/>
        <w:ind w:left="-300" w:right="-300"/>
        <w:rPr>
          <w:rFonts w:ascii="Courier New" w:eastAsia="Courier New" w:hAnsi="Courier New" w:cs="Courier New"/>
          <w:sz w:val="23"/>
          <w:szCs w:val="23"/>
          <w:shd w:val="clear" w:color="auto" w:fill="EEEEEE"/>
        </w:rPr>
      </w:pPr>
      <w:r>
        <w:rPr>
          <w:rFonts w:ascii="Courier New" w:eastAsia="Courier New" w:hAnsi="Courier New" w:cs="Courier New"/>
          <w:sz w:val="23"/>
          <w:szCs w:val="23"/>
          <w:shd w:val="clear" w:color="auto" w:fill="EEEEEE"/>
        </w:rPr>
        <w:t xml:space="preserve">   </w:t>
      </w:r>
      <w:r>
        <w:rPr>
          <w:rFonts w:ascii="Courier New" w:eastAsia="Courier New" w:hAnsi="Courier New" w:cs="Courier New"/>
          <w:sz w:val="23"/>
          <w:szCs w:val="23"/>
          <w:shd w:val="clear" w:color="auto" w:fill="EEEEEE"/>
        </w:rPr>
        <w:tab/>
      </w:r>
      <w:r>
        <w:rPr>
          <w:rFonts w:ascii="Courier New" w:eastAsia="Courier New" w:hAnsi="Courier New" w:cs="Courier New"/>
          <w:color w:val="880000"/>
          <w:sz w:val="23"/>
          <w:szCs w:val="23"/>
          <w:shd w:val="clear" w:color="auto" w:fill="EEEEEE"/>
        </w:rPr>
        <w:t>// HTTP Status: 200 : OK</w:t>
      </w:r>
    </w:p>
    <w:p w:rsidR="00141CD9" w:rsidRDefault="003C0DB1">
      <w:pPr>
        <w:pStyle w:val="normal0"/>
        <w:shd w:val="clear" w:color="auto" w:fill="FFFFFF"/>
        <w:spacing w:after="360"/>
        <w:ind w:left="-300" w:right="-300"/>
        <w:rPr>
          <w:rFonts w:ascii="Courier New" w:eastAsia="Courier New" w:hAnsi="Courier New" w:cs="Courier New"/>
          <w:sz w:val="23"/>
          <w:szCs w:val="23"/>
          <w:highlight w:val="white"/>
        </w:rPr>
      </w:pPr>
      <w:r>
        <w:rPr>
          <w:rFonts w:ascii="Courier New" w:eastAsia="Courier New" w:hAnsi="Courier New" w:cs="Courier New"/>
          <w:sz w:val="23"/>
          <w:szCs w:val="23"/>
          <w:shd w:val="clear" w:color="auto" w:fill="EEEEEE"/>
        </w:rPr>
        <w:t xml:space="preserve">   </w:t>
      </w:r>
      <w:r>
        <w:rPr>
          <w:rFonts w:ascii="Courier New" w:eastAsia="Courier New" w:hAnsi="Courier New" w:cs="Courier New"/>
          <w:sz w:val="23"/>
          <w:szCs w:val="23"/>
          <w:shd w:val="clear" w:color="auto" w:fill="EEEEEE"/>
        </w:rPr>
        <w:tab/>
      </w:r>
      <w:r>
        <w:rPr>
          <w:rFonts w:ascii="Courier New" w:eastAsia="Courier New" w:hAnsi="Courier New" w:cs="Courier New"/>
          <w:color w:val="880000"/>
          <w:sz w:val="23"/>
          <w:szCs w:val="23"/>
          <w:shd w:val="clear" w:color="auto" w:fill="EEEEEE"/>
        </w:rPr>
        <w:t>// Content Type: text/plain</w:t>
      </w:r>
    </w:p>
    <w:p w:rsidR="00141CD9" w:rsidRDefault="003C0DB1">
      <w:pPr>
        <w:pStyle w:val="normal0"/>
        <w:shd w:val="clear" w:color="auto" w:fill="FFFFFF"/>
        <w:spacing w:before="360" w:after="360"/>
        <w:ind w:left="-300" w:right="-30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res.writeHead(</w:t>
      </w:r>
      <w:r>
        <w:rPr>
          <w:rFonts w:ascii="Courier New" w:eastAsia="Courier New" w:hAnsi="Courier New" w:cs="Courier New"/>
          <w:color w:val="FF0000"/>
          <w:sz w:val="23"/>
          <w:szCs w:val="23"/>
          <w:highlight w:val="white"/>
        </w:rPr>
        <w:t>200</w:t>
      </w:r>
      <w:r>
        <w:rPr>
          <w:rFonts w:ascii="Courier New" w:eastAsia="Courier New" w:hAnsi="Courier New" w:cs="Courier New"/>
          <w:sz w:val="23"/>
          <w:szCs w:val="23"/>
          <w:highlight w:val="white"/>
        </w:rPr>
        <w:t>, {</w:t>
      </w:r>
      <w:r>
        <w:rPr>
          <w:rFonts w:ascii="Courier New" w:eastAsia="Courier New" w:hAnsi="Courier New" w:cs="Courier New"/>
          <w:color w:val="A52A2A"/>
          <w:sz w:val="23"/>
          <w:szCs w:val="23"/>
          <w:highlight w:val="white"/>
        </w:rPr>
        <w:t>'Content-Type'</w:t>
      </w:r>
      <w:r>
        <w:rPr>
          <w:rFonts w:ascii="Courier New" w:eastAsia="Courier New" w:hAnsi="Courier New" w:cs="Courier New"/>
          <w:sz w:val="23"/>
          <w:szCs w:val="23"/>
          <w:highlight w:val="white"/>
        </w:rPr>
        <w:t xml:space="preserve">: </w:t>
      </w:r>
      <w:r>
        <w:rPr>
          <w:rFonts w:ascii="Courier New" w:eastAsia="Courier New" w:hAnsi="Courier New" w:cs="Courier New"/>
          <w:color w:val="A52A2A"/>
          <w:sz w:val="23"/>
          <w:szCs w:val="23"/>
          <w:highlight w:val="white"/>
        </w:rPr>
        <w:t>'text/html'</w:t>
      </w:r>
      <w:r>
        <w:rPr>
          <w:rFonts w:ascii="Courier New" w:eastAsia="Courier New" w:hAnsi="Courier New" w:cs="Courier New"/>
          <w:sz w:val="23"/>
          <w:szCs w:val="23"/>
          <w:highlight w:val="white"/>
        </w:rPr>
        <w:t>});</w:t>
      </w:r>
    </w:p>
    <w:p w:rsidR="00141CD9" w:rsidRDefault="003C0DB1">
      <w:pPr>
        <w:pStyle w:val="normal0"/>
        <w:shd w:val="clear" w:color="auto" w:fill="FFFFFF"/>
        <w:spacing w:before="360" w:after="360"/>
        <w:ind w:left="-300" w:right="-30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ab/>
      </w:r>
      <w:r>
        <w:rPr>
          <w:rFonts w:ascii="Courier New" w:eastAsia="Courier New" w:hAnsi="Courier New" w:cs="Courier New"/>
          <w:sz w:val="23"/>
          <w:szCs w:val="23"/>
          <w:highlight w:val="white"/>
        </w:rPr>
        <w:tab/>
      </w:r>
      <w:r>
        <w:rPr>
          <w:rFonts w:ascii="Courier New" w:eastAsia="Courier New" w:hAnsi="Courier New" w:cs="Courier New"/>
          <w:color w:val="880000"/>
          <w:sz w:val="23"/>
          <w:szCs w:val="23"/>
          <w:shd w:val="clear" w:color="auto" w:fill="EEEEEE"/>
        </w:rPr>
        <w:t>// Send the response body as "Hello World"</w:t>
      </w:r>
    </w:p>
    <w:p w:rsidR="00141CD9" w:rsidRDefault="003C0DB1">
      <w:pPr>
        <w:pStyle w:val="normal0"/>
        <w:shd w:val="clear" w:color="auto" w:fill="FFFFFF"/>
        <w:spacing w:before="360" w:after="360"/>
        <w:ind w:left="-300" w:right="-30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res.end(</w:t>
      </w:r>
      <w:r>
        <w:rPr>
          <w:rFonts w:ascii="Courier New" w:eastAsia="Courier New" w:hAnsi="Courier New" w:cs="Courier New"/>
          <w:color w:val="A52A2A"/>
          <w:sz w:val="23"/>
          <w:szCs w:val="23"/>
          <w:highlight w:val="white"/>
        </w:rPr>
        <w:t>'Hello World!'</w:t>
      </w:r>
      <w:r>
        <w:rPr>
          <w:rFonts w:ascii="Courier New" w:eastAsia="Courier New" w:hAnsi="Courier New" w:cs="Courier New"/>
          <w:sz w:val="23"/>
          <w:szCs w:val="23"/>
          <w:highlight w:val="white"/>
        </w:rPr>
        <w:t>);</w:t>
      </w:r>
    </w:p>
    <w:p w:rsidR="00141CD9" w:rsidRDefault="003C0DB1">
      <w:pPr>
        <w:pStyle w:val="normal0"/>
        <w:shd w:val="clear" w:color="auto" w:fill="FFFFFF"/>
        <w:spacing w:before="360" w:after="360"/>
        <w:ind w:left="-300" w:right="-30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}).listen(</w:t>
      </w:r>
      <w:r>
        <w:rPr>
          <w:rFonts w:ascii="Courier New" w:eastAsia="Courier New" w:hAnsi="Courier New" w:cs="Courier New"/>
          <w:color w:val="FF0000"/>
          <w:sz w:val="23"/>
          <w:szCs w:val="23"/>
          <w:highlight w:val="white"/>
        </w:rPr>
        <w:t>8080</w:t>
      </w:r>
      <w:r>
        <w:rPr>
          <w:rFonts w:ascii="Courier New" w:eastAsia="Courier New" w:hAnsi="Courier New" w:cs="Courier New"/>
          <w:sz w:val="23"/>
          <w:szCs w:val="23"/>
          <w:highlight w:val="white"/>
        </w:rPr>
        <w:t>);</w:t>
      </w:r>
    </w:p>
    <w:p w:rsidR="00141CD9" w:rsidRDefault="00141CD9">
      <w:pPr>
        <w:pStyle w:val="normal0"/>
        <w:rPr>
          <w:rFonts w:ascii="Courier New" w:eastAsia="Courier New" w:hAnsi="Courier New" w:cs="Courier New"/>
          <w:sz w:val="23"/>
          <w:szCs w:val="23"/>
          <w:highlight w:val="white"/>
        </w:rPr>
      </w:pPr>
    </w:p>
    <w:p w:rsidR="00141CD9" w:rsidRDefault="00141CD9">
      <w:pPr>
        <w:pStyle w:val="normal0"/>
        <w:rPr>
          <w:rFonts w:ascii="Courier New" w:eastAsia="Courier New" w:hAnsi="Courier New" w:cs="Courier New"/>
          <w:sz w:val="23"/>
          <w:szCs w:val="23"/>
          <w:highlight w:val="white"/>
        </w:rPr>
      </w:pPr>
    </w:p>
    <w:p w:rsidR="00141CD9" w:rsidRDefault="00141CD9">
      <w:pPr>
        <w:pStyle w:val="normal0"/>
        <w:rPr>
          <w:rFonts w:ascii="Courier New" w:eastAsia="Courier New" w:hAnsi="Courier New" w:cs="Courier New"/>
          <w:sz w:val="23"/>
          <w:szCs w:val="23"/>
          <w:highlight w:val="white"/>
        </w:rPr>
      </w:pPr>
    </w:p>
    <w:p w:rsidR="00141CD9" w:rsidRDefault="00141CD9">
      <w:pPr>
        <w:pStyle w:val="normal0"/>
        <w:rPr>
          <w:rFonts w:ascii="Courier New" w:eastAsia="Courier New" w:hAnsi="Courier New" w:cs="Courier New"/>
          <w:sz w:val="23"/>
          <w:szCs w:val="23"/>
          <w:highlight w:val="white"/>
        </w:rPr>
      </w:pPr>
    </w:p>
    <w:p w:rsidR="00141CD9" w:rsidRDefault="003C0DB1">
      <w:pPr>
        <w:pStyle w:val="Heading2"/>
        <w:keepNext w:val="0"/>
        <w:keepLines w:val="0"/>
        <w:shd w:val="clear" w:color="auto" w:fill="FFFFFF"/>
        <w:spacing w:before="160" w:after="160"/>
        <w:rPr>
          <w:sz w:val="48"/>
          <w:szCs w:val="48"/>
          <w:highlight w:val="white"/>
        </w:rPr>
      </w:pPr>
      <w:bookmarkStart w:id="33" w:name="_jjf035iv0772" w:colFirst="0" w:colLast="0"/>
      <w:bookmarkEnd w:id="33"/>
      <w:r>
        <w:rPr>
          <w:sz w:val="48"/>
          <w:szCs w:val="48"/>
          <w:highlight w:val="white"/>
        </w:rPr>
        <w:t>Create Your Own Modules</w:t>
      </w:r>
    </w:p>
    <w:p w:rsidR="00141CD9" w:rsidRDefault="003C0DB1">
      <w:pPr>
        <w:pStyle w:val="normal0"/>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You can create your own modules, and easily include them in your applications.</w:t>
      </w:r>
    </w:p>
    <w:p w:rsidR="00141CD9" w:rsidRDefault="003C0DB1">
      <w:pPr>
        <w:pStyle w:val="normal0"/>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The following example creates a module that returns a date and time object:</w:t>
      </w:r>
    </w:p>
    <w:p w:rsidR="00141CD9" w:rsidRDefault="003C0DB1">
      <w:pPr>
        <w:pStyle w:val="Heading3"/>
        <w:keepNext w:val="0"/>
        <w:keepLines w:val="0"/>
        <w:shd w:val="clear" w:color="auto" w:fill="E7E9EB"/>
        <w:spacing w:before="520" w:after="520"/>
        <w:ind w:left="-300" w:right="-300"/>
        <w:rPr>
          <w:color w:val="000000"/>
          <w:sz w:val="36"/>
          <w:szCs w:val="36"/>
          <w:highlight w:val="white"/>
        </w:rPr>
      </w:pPr>
      <w:bookmarkStart w:id="34" w:name="_xgjgq9pzbk7h" w:colFirst="0" w:colLast="0"/>
      <w:bookmarkEnd w:id="34"/>
      <w:r>
        <w:rPr>
          <w:color w:val="000000"/>
          <w:sz w:val="36"/>
          <w:szCs w:val="36"/>
          <w:highlight w:val="white"/>
        </w:rPr>
        <w:t>Example</w:t>
      </w:r>
    </w:p>
    <w:p w:rsidR="00141CD9" w:rsidRDefault="003C0DB1">
      <w:pPr>
        <w:pStyle w:val="normal0"/>
        <w:shd w:val="clear" w:color="auto" w:fill="E7E9EB"/>
        <w:spacing w:before="580" w:after="580"/>
        <w:ind w:left="-300" w:right="-300"/>
        <w:rPr>
          <w:rFonts w:ascii="Verdana" w:eastAsia="Verdana" w:hAnsi="Verdana" w:cs="Verdana"/>
          <w:sz w:val="23"/>
          <w:szCs w:val="23"/>
          <w:highlight w:val="white"/>
        </w:rPr>
      </w:pPr>
      <w:r>
        <w:rPr>
          <w:rFonts w:ascii="Verdana" w:eastAsia="Verdana" w:hAnsi="Verdana" w:cs="Verdana"/>
          <w:sz w:val="23"/>
          <w:szCs w:val="23"/>
          <w:highlight w:val="white"/>
        </w:rPr>
        <w:t>Create a module that returns the current date and time:</w:t>
      </w:r>
    </w:p>
    <w:p w:rsidR="00141CD9" w:rsidRDefault="003C0DB1">
      <w:pPr>
        <w:pStyle w:val="normal0"/>
        <w:shd w:val="clear" w:color="auto" w:fill="FFFFFF"/>
        <w:spacing w:before="360" w:after="360"/>
        <w:ind w:left="-300" w:right="-30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exports.myDateTime = </w:t>
      </w:r>
      <w:r>
        <w:rPr>
          <w:rFonts w:ascii="Courier New" w:eastAsia="Courier New" w:hAnsi="Courier New" w:cs="Courier New"/>
          <w:color w:val="0000CD"/>
          <w:sz w:val="23"/>
          <w:szCs w:val="23"/>
          <w:highlight w:val="white"/>
        </w:rPr>
        <w:t>function</w:t>
      </w:r>
      <w:r>
        <w:rPr>
          <w:rFonts w:ascii="Courier New" w:eastAsia="Courier New" w:hAnsi="Courier New" w:cs="Courier New"/>
          <w:sz w:val="23"/>
          <w:szCs w:val="23"/>
          <w:highlight w:val="white"/>
        </w:rPr>
        <w:t xml:space="preserve"> () {</w:t>
      </w:r>
    </w:p>
    <w:p w:rsidR="00141CD9" w:rsidRDefault="003C0DB1">
      <w:pPr>
        <w:pStyle w:val="normal0"/>
        <w:shd w:val="clear" w:color="auto" w:fill="FFFFFF"/>
        <w:spacing w:before="360" w:after="360"/>
        <w:ind w:left="-300" w:right="-30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w:t>
      </w:r>
      <w:r>
        <w:rPr>
          <w:rFonts w:ascii="Courier New" w:eastAsia="Courier New" w:hAnsi="Courier New" w:cs="Courier New"/>
          <w:color w:val="0000CD"/>
          <w:sz w:val="23"/>
          <w:szCs w:val="23"/>
          <w:highlight w:val="white"/>
        </w:rPr>
        <w:t>return</w:t>
      </w:r>
      <w:r>
        <w:rPr>
          <w:rFonts w:ascii="Courier New" w:eastAsia="Courier New" w:hAnsi="Courier New" w:cs="Courier New"/>
          <w:sz w:val="23"/>
          <w:szCs w:val="23"/>
          <w:highlight w:val="white"/>
        </w:rPr>
        <w:t xml:space="preserve"> Date();</w:t>
      </w:r>
    </w:p>
    <w:p w:rsidR="00141CD9" w:rsidRDefault="003C0DB1">
      <w:pPr>
        <w:pStyle w:val="normal0"/>
        <w:shd w:val="clear" w:color="auto" w:fill="FFFFFF"/>
        <w:spacing w:before="360" w:after="360"/>
        <w:ind w:left="-300" w:right="-30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THEN YOU CAN ACCESS ANYWHERE IN MODULE</w:t>
      </w:r>
    </w:p>
    <w:p w:rsidR="00141CD9" w:rsidRDefault="003C0DB1">
      <w:pPr>
        <w:pStyle w:val="normal0"/>
        <w:rPr>
          <w:rFonts w:ascii="Verdana" w:eastAsia="Verdana" w:hAnsi="Verdana" w:cs="Verdana"/>
          <w:sz w:val="23"/>
          <w:szCs w:val="23"/>
          <w:highlight w:val="white"/>
        </w:rPr>
      </w:pPr>
      <w:r>
        <w:rPr>
          <w:rFonts w:ascii="Verdana" w:eastAsia="Verdana" w:hAnsi="Verdana" w:cs="Verdana"/>
          <w:sz w:val="23"/>
          <w:szCs w:val="23"/>
          <w:highlight w:val="white"/>
        </w:rPr>
        <w:lastRenderedPageBreak/>
        <w:t xml:space="preserve">Notice that we use </w:t>
      </w:r>
      <w:r>
        <w:rPr>
          <w:rFonts w:ascii="Courier New" w:eastAsia="Courier New" w:hAnsi="Courier New" w:cs="Courier New"/>
          <w:color w:val="DC143C"/>
          <w:sz w:val="24"/>
          <w:szCs w:val="24"/>
          <w:highlight w:val="white"/>
        </w:rPr>
        <w:t>./</w:t>
      </w:r>
      <w:r>
        <w:rPr>
          <w:rFonts w:ascii="Verdana" w:eastAsia="Verdana" w:hAnsi="Verdana" w:cs="Verdana"/>
          <w:sz w:val="23"/>
          <w:szCs w:val="23"/>
          <w:highlight w:val="white"/>
        </w:rPr>
        <w:t xml:space="preserve"> to locate the module, that means that the module is located in the same folder as the Node.js file.</w:t>
      </w:r>
    </w:p>
    <w:p w:rsidR="00141CD9" w:rsidRDefault="00141CD9">
      <w:pPr>
        <w:pStyle w:val="normal0"/>
        <w:rPr>
          <w:rFonts w:ascii="Verdana" w:eastAsia="Verdana" w:hAnsi="Verdana" w:cs="Verdana"/>
          <w:sz w:val="23"/>
          <w:szCs w:val="23"/>
          <w:highlight w:val="white"/>
        </w:rPr>
      </w:pPr>
    </w:p>
    <w:p w:rsidR="00141CD9" w:rsidRDefault="00141CD9">
      <w:pPr>
        <w:pStyle w:val="normal0"/>
        <w:rPr>
          <w:rFonts w:ascii="Verdana" w:eastAsia="Verdana" w:hAnsi="Verdana" w:cs="Verdana"/>
          <w:sz w:val="23"/>
          <w:szCs w:val="23"/>
          <w:highlight w:val="white"/>
        </w:rPr>
      </w:pP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color w:val="0000CD"/>
          <w:sz w:val="23"/>
          <w:szCs w:val="23"/>
          <w:highlight w:val="white"/>
        </w:rPr>
        <w:t>var</w:t>
      </w:r>
      <w:r>
        <w:rPr>
          <w:rFonts w:ascii="Courier New" w:eastAsia="Courier New" w:hAnsi="Courier New" w:cs="Courier New"/>
          <w:sz w:val="23"/>
          <w:szCs w:val="23"/>
          <w:highlight w:val="white"/>
        </w:rPr>
        <w:t xml:space="preserve"> http = require(</w:t>
      </w:r>
      <w:r>
        <w:rPr>
          <w:rFonts w:ascii="Courier New" w:eastAsia="Courier New" w:hAnsi="Courier New" w:cs="Courier New"/>
          <w:color w:val="A52A2A"/>
          <w:sz w:val="23"/>
          <w:szCs w:val="23"/>
          <w:highlight w:val="white"/>
        </w:rPr>
        <w:t>'http'</w:t>
      </w:r>
      <w:r>
        <w:rPr>
          <w:rFonts w:ascii="Courier New" w:eastAsia="Courier New" w:hAnsi="Courier New" w:cs="Courier New"/>
          <w:sz w:val="23"/>
          <w:szCs w:val="23"/>
          <w:highlight w:val="white"/>
        </w:rPr>
        <w:t>);</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color w:val="0000CD"/>
          <w:sz w:val="23"/>
          <w:szCs w:val="23"/>
          <w:highlight w:val="white"/>
        </w:rPr>
        <w:t>var</w:t>
      </w:r>
      <w:r>
        <w:rPr>
          <w:rFonts w:ascii="Courier New" w:eastAsia="Courier New" w:hAnsi="Courier New" w:cs="Courier New"/>
          <w:sz w:val="23"/>
          <w:szCs w:val="23"/>
          <w:highlight w:val="white"/>
        </w:rPr>
        <w:t xml:space="preserve"> dt = require(</w:t>
      </w:r>
      <w:r>
        <w:rPr>
          <w:rFonts w:ascii="Courier New" w:eastAsia="Courier New" w:hAnsi="Courier New" w:cs="Courier New"/>
          <w:color w:val="A52A2A"/>
          <w:sz w:val="23"/>
          <w:szCs w:val="23"/>
          <w:highlight w:val="white"/>
        </w:rPr>
        <w:t>'./myfirstmodule'</w:t>
      </w:r>
      <w:r>
        <w:rPr>
          <w:rFonts w:ascii="Courier New" w:eastAsia="Courier New" w:hAnsi="Courier New" w:cs="Courier New"/>
          <w:sz w:val="23"/>
          <w:szCs w:val="23"/>
          <w:highlight w:val="white"/>
        </w:rPr>
        <w:t>);</w:t>
      </w:r>
    </w:p>
    <w:p w:rsidR="00141CD9" w:rsidRDefault="00141CD9">
      <w:pPr>
        <w:pStyle w:val="normal0"/>
        <w:rPr>
          <w:rFonts w:ascii="Courier New" w:eastAsia="Courier New" w:hAnsi="Courier New" w:cs="Courier New"/>
          <w:sz w:val="23"/>
          <w:szCs w:val="23"/>
          <w:highlight w:val="white"/>
        </w:rPr>
      </w:pP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http.createServer(</w:t>
      </w:r>
      <w:r>
        <w:rPr>
          <w:rFonts w:ascii="Courier New" w:eastAsia="Courier New" w:hAnsi="Courier New" w:cs="Courier New"/>
          <w:color w:val="0000CD"/>
          <w:sz w:val="23"/>
          <w:szCs w:val="23"/>
          <w:highlight w:val="white"/>
        </w:rPr>
        <w:t>function</w:t>
      </w:r>
      <w:r>
        <w:rPr>
          <w:rFonts w:ascii="Courier New" w:eastAsia="Courier New" w:hAnsi="Courier New" w:cs="Courier New"/>
          <w:sz w:val="23"/>
          <w:szCs w:val="23"/>
          <w:highlight w:val="white"/>
        </w:rPr>
        <w:t xml:space="preserve"> (req, res) {</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res.writeHead(</w:t>
      </w:r>
      <w:r>
        <w:rPr>
          <w:rFonts w:ascii="Courier New" w:eastAsia="Courier New" w:hAnsi="Courier New" w:cs="Courier New"/>
          <w:color w:val="FF0000"/>
          <w:sz w:val="23"/>
          <w:szCs w:val="23"/>
          <w:highlight w:val="white"/>
        </w:rPr>
        <w:t>200</w:t>
      </w:r>
      <w:r>
        <w:rPr>
          <w:rFonts w:ascii="Courier New" w:eastAsia="Courier New" w:hAnsi="Courier New" w:cs="Courier New"/>
          <w:sz w:val="23"/>
          <w:szCs w:val="23"/>
          <w:highlight w:val="white"/>
        </w:rPr>
        <w:t>, {</w:t>
      </w:r>
      <w:r>
        <w:rPr>
          <w:rFonts w:ascii="Courier New" w:eastAsia="Courier New" w:hAnsi="Courier New" w:cs="Courier New"/>
          <w:color w:val="A52A2A"/>
          <w:sz w:val="23"/>
          <w:szCs w:val="23"/>
          <w:highlight w:val="white"/>
        </w:rPr>
        <w:t>'Content-Type'</w:t>
      </w:r>
      <w:r>
        <w:rPr>
          <w:rFonts w:ascii="Courier New" w:eastAsia="Courier New" w:hAnsi="Courier New" w:cs="Courier New"/>
          <w:sz w:val="23"/>
          <w:szCs w:val="23"/>
          <w:highlight w:val="white"/>
        </w:rPr>
        <w:t xml:space="preserve">: </w:t>
      </w:r>
      <w:r>
        <w:rPr>
          <w:rFonts w:ascii="Courier New" w:eastAsia="Courier New" w:hAnsi="Courier New" w:cs="Courier New"/>
          <w:color w:val="A52A2A"/>
          <w:sz w:val="23"/>
          <w:szCs w:val="23"/>
          <w:highlight w:val="white"/>
        </w:rPr>
        <w:t>'text/html'</w:t>
      </w:r>
      <w:r>
        <w:rPr>
          <w:rFonts w:ascii="Courier New" w:eastAsia="Courier New" w:hAnsi="Courier New" w:cs="Courier New"/>
          <w:sz w:val="23"/>
          <w:szCs w:val="23"/>
          <w:highlight w:val="white"/>
        </w:rPr>
        <w:t>});</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w:t>
      </w:r>
      <w:r>
        <w:rPr>
          <w:rFonts w:ascii="Courier New" w:eastAsia="Courier New" w:hAnsi="Courier New" w:cs="Courier New"/>
          <w:color w:val="FF0000"/>
          <w:sz w:val="23"/>
          <w:szCs w:val="23"/>
          <w:highlight w:val="white"/>
        </w:rPr>
        <w:t xml:space="preserve"> </w:t>
      </w:r>
      <w:r>
        <w:rPr>
          <w:rFonts w:ascii="Courier New" w:eastAsia="Courier New" w:hAnsi="Courier New" w:cs="Courier New"/>
          <w:sz w:val="23"/>
          <w:szCs w:val="23"/>
          <w:highlight w:val="white"/>
        </w:rPr>
        <w:t>res.write(</w:t>
      </w:r>
      <w:r>
        <w:rPr>
          <w:rFonts w:ascii="Courier New" w:eastAsia="Courier New" w:hAnsi="Courier New" w:cs="Courier New"/>
          <w:color w:val="A52A2A"/>
          <w:sz w:val="23"/>
          <w:szCs w:val="23"/>
          <w:highlight w:val="white"/>
        </w:rPr>
        <w:t>"The date and time are currently: "</w:t>
      </w:r>
      <w:r>
        <w:rPr>
          <w:rFonts w:ascii="Courier New" w:eastAsia="Courier New" w:hAnsi="Courier New" w:cs="Courier New"/>
          <w:sz w:val="23"/>
          <w:szCs w:val="23"/>
          <w:highlight w:val="white"/>
        </w:rPr>
        <w:t xml:space="preserve"> + dt.myDateTime());</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res.end();</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}).listen(</w:t>
      </w:r>
      <w:r>
        <w:rPr>
          <w:rFonts w:ascii="Courier New" w:eastAsia="Courier New" w:hAnsi="Courier New" w:cs="Courier New"/>
          <w:color w:val="FF0000"/>
          <w:sz w:val="23"/>
          <w:szCs w:val="23"/>
          <w:highlight w:val="white"/>
        </w:rPr>
        <w:t>8080</w:t>
      </w:r>
      <w:r>
        <w:rPr>
          <w:rFonts w:ascii="Courier New" w:eastAsia="Courier New" w:hAnsi="Courier New" w:cs="Courier New"/>
          <w:sz w:val="23"/>
          <w:szCs w:val="23"/>
          <w:highlight w:val="white"/>
        </w:rPr>
        <w:t>);</w:t>
      </w:r>
    </w:p>
    <w:p w:rsidR="00141CD9" w:rsidRDefault="00141CD9">
      <w:pPr>
        <w:pStyle w:val="normal0"/>
        <w:rPr>
          <w:rFonts w:ascii="Courier New" w:eastAsia="Courier New" w:hAnsi="Courier New" w:cs="Courier New"/>
          <w:sz w:val="23"/>
          <w:szCs w:val="23"/>
          <w:highlight w:val="white"/>
        </w:rPr>
      </w:pP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Local Module Example</w:t>
      </w:r>
    </w:p>
    <w:p w:rsidR="00141CD9" w:rsidRDefault="00141CD9">
      <w:pPr>
        <w:pStyle w:val="normal0"/>
        <w:rPr>
          <w:rFonts w:ascii="Courier New" w:eastAsia="Courier New" w:hAnsi="Courier New" w:cs="Courier New"/>
          <w:sz w:val="23"/>
          <w:szCs w:val="23"/>
          <w:highlight w:val="white"/>
        </w:rPr>
      </w:pPr>
    </w:p>
    <w:p w:rsidR="00141CD9" w:rsidRDefault="003C0DB1">
      <w:pPr>
        <w:pStyle w:val="normal0"/>
        <w:rPr>
          <w:rFonts w:ascii="Courier New" w:eastAsia="Courier New" w:hAnsi="Courier New" w:cs="Courier New"/>
          <w:b/>
          <w:bCs/>
          <w:sz w:val="23"/>
          <w:szCs w:val="23"/>
          <w:highlight w:val="white"/>
          <w:u w:val="single"/>
        </w:rPr>
      </w:pPr>
      <w:r>
        <w:rPr>
          <w:rFonts w:ascii="Courier New" w:eastAsia="Courier New" w:hAnsi="Courier New" w:cs="Courier New"/>
          <w:b/>
          <w:bCs/>
          <w:sz w:val="23"/>
          <w:szCs w:val="23"/>
          <w:highlight w:val="white"/>
          <w:u w:val="single"/>
        </w:rPr>
        <w:t>log.js</w:t>
      </w:r>
    </w:p>
    <w:p w:rsidR="00141CD9" w:rsidRDefault="003C0DB1">
      <w:pPr>
        <w:pStyle w:val="normal0"/>
        <w:jc w:val="both"/>
        <w:rPr>
          <w:rFonts w:ascii="Courier New" w:eastAsia="Courier New" w:hAnsi="Courier New" w:cs="Courier New"/>
          <w:sz w:val="24"/>
          <w:szCs w:val="24"/>
          <w:highlight w:val="white"/>
        </w:rPr>
      </w:pPr>
      <w:r>
        <w:rPr>
          <w:rFonts w:ascii="Courier New" w:eastAsia="Courier New" w:hAnsi="Courier New" w:cs="Courier New"/>
          <w:color w:val="0000FF"/>
          <w:sz w:val="24"/>
          <w:szCs w:val="24"/>
          <w:highlight w:val="white"/>
        </w:rPr>
        <w:t>var</w:t>
      </w:r>
      <w:r>
        <w:rPr>
          <w:rFonts w:ascii="Courier New" w:eastAsia="Courier New" w:hAnsi="Courier New" w:cs="Courier New"/>
          <w:sz w:val="24"/>
          <w:szCs w:val="24"/>
          <w:highlight w:val="white"/>
        </w:rPr>
        <w:t xml:space="preserve"> log = { </w:t>
      </w:r>
    </w:p>
    <w:p w:rsidR="00141CD9" w:rsidRDefault="003C0DB1">
      <w:pPr>
        <w:pStyle w:val="normal0"/>
        <w:ind w:left="720" w:firstLine="72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info: </w:t>
      </w:r>
      <w:r>
        <w:rPr>
          <w:rFonts w:ascii="Courier New" w:eastAsia="Courier New" w:hAnsi="Courier New" w:cs="Courier New"/>
          <w:color w:val="0000FF"/>
          <w:sz w:val="24"/>
          <w:szCs w:val="24"/>
          <w:highlight w:val="white"/>
        </w:rPr>
        <w:t>function</w:t>
      </w:r>
      <w:r>
        <w:rPr>
          <w:rFonts w:ascii="Courier New" w:eastAsia="Courier New" w:hAnsi="Courier New" w:cs="Courier New"/>
          <w:sz w:val="24"/>
          <w:szCs w:val="24"/>
          <w:highlight w:val="white"/>
        </w:rPr>
        <w:t xml:space="preserve"> (info) </w:t>
      </w:r>
    </w:p>
    <w:p w:rsidR="00141CD9" w:rsidRDefault="003C0DB1">
      <w:pPr>
        <w:pStyle w:val="normal0"/>
        <w:ind w:left="1440" w:firstLine="72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 </w:t>
      </w:r>
    </w:p>
    <w:p w:rsidR="00141CD9" w:rsidRDefault="003C0DB1">
      <w:pPr>
        <w:pStyle w:val="normal0"/>
        <w:ind w:left="2160" w:firstLine="72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console.log(</w:t>
      </w:r>
      <w:r>
        <w:rPr>
          <w:rFonts w:ascii="Courier New" w:eastAsia="Courier New" w:hAnsi="Courier New" w:cs="Courier New"/>
          <w:color w:val="A31515"/>
          <w:sz w:val="24"/>
          <w:szCs w:val="24"/>
          <w:highlight w:val="white"/>
        </w:rPr>
        <w:t>'Info: '</w:t>
      </w:r>
      <w:r>
        <w:rPr>
          <w:rFonts w:ascii="Courier New" w:eastAsia="Courier New" w:hAnsi="Courier New" w:cs="Courier New"/>
          <w:sz w:val="24"/>
          <w:szCs w:val="24"/>
          <w:highlight w:val="white"/>
        </w:rPr>
        <w:t xml:space="preserve"> + info); </w:t>
      </w:r>
    </w:p>
    <w:p w:rsidR="00141CD9" w:rsidRDefault="003C0DB1">
      <w:pPr>
        <w:pStyle w:val="normal0"/>
        <w:ind w:left="1440" w:firstLine="72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 </w:t>
      </w:r>
    </w:p>
    <w:p w:rsidR="00141CD9" w:rsidRDefault="003C0DB1">
      <w:pPr>
        <w:pStyle w:val="normal0"/>
        <w:ind w:left="144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warning:</w:t>
      </w:r>
      <w:r>
        <w:rPr>
          <w:rFonts w:ascii="Courier New" w:eastAsia="Courier New" w:hAnsi="Courier New" w:cs="Courier New"/>
          <w:color w:val="0000FF"/>
          <w:sz w:val="24"/>
          <w:szCs w:val="24"/>
          <w:highlight w:val="white"/>
        </w:rPr>
        <w:t>function</w:t>
      </w:r>
      <w:r>
        <w:rPr>
          <w:rFonts w:ascii="Courier New" w:eastAsia="Courier New" w:hAnsi="Courier New" w:cs="Courier New"/>
          <w:sz w:val="24"/>
          <w:szCs w:val="24"/>
          <w:highlight w:val="white"/>
        </w:rPr>
        <w:t xml:space="preserve"> (warning) </w:t>
      </w:r>
    </w:p>
    <w:p w:rsidR="00141CD9" w:rsidRDefault="003C0DB1">
      <w:pPr>
        <w:pStyle w:val="normal0"/>
        <w:ind w:left="1440" w:firstLine="72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 </w:t>
      </w:r>
    </w:p>
    <w:p w:rsidR="00141CD9" w:rsidRDefault="003C0DB1">
      <w:pPr>
        <w:pStyle w:val="normal0"/>
        <w:ind w:left="2160" w:firstLine="72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console.log(</w:t>
      </w:r>
      <w:r>
        <w:rPr>
          <w:rFonts w:ascii="Courier New" w:eastAsia="Courier New" w:hAnsi="Courier New" w:cs="Courier New"/>
          <w:color w:val="A31515"/>
          <w:sz w:val="24"/>
          <w:szCs w:val="24"/>
          <w:highlight w:val="white"/>
        </w:rPr>
        <w:t>'Warning: '</w:t>
      </w:r>
      <w:r>
        <w:rPr>
          <w:rFonts w:ascii="Courier New" w:eastAsia="Courier New" w:hAnsi="Courier New" w:cs="Courier New"/>
          <w:sz w:val="24"/>
          <w:szCs w:val="24"/>
          <w:highlight w:val="white"/>
        </w:rPr>
        <w:t xml:space="preserve"> + warning); </w:t>
      </w:r>
    </w:p>
    <w:p w:rsidR="00141CD9" w:rsidRDefault="003C0DB1">
      <w:pPr>
        <w:pStyle w:val="normal0"/>
        <w:ind w:left="216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 </w:t>
      </w:r>
    </w:p>
    <w:p w:rsidR="00141CD9" w:rsidRDefault="003C0DB1">
      <w:pPr>
        <w:pStyle w:val="normal0"/>
        <w:ind w:left="720" w:firstLine="72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error:</w:t>
      </w:r>
      <w:r>
        <w:rPr>
          <w:rFonts w:ascii="Courier New" w:eastAsia="Courier New" w:hAnsi="Courier New" w:cs="Courier New"/>
          <w:color w:val="0000FF"/>
          <w:sz w:val="24"/>
          <w:szCs w:val="24"/>
          <w:highlight w:val="white"/>
        </w:rPr>
        <w:t>function</w:t>
      </w:r>
      <w:r>
        <w:rPr>
          <w:rFonts w:ascii="Courier New" w:eastAsia="Courier New" w:hAnsi="Courier New" w:cs="Courier New"/>
          <w:sz w:val="24"/>
          <w:szCs w:val="24"/>
          <w:highlight w:val="white"/>
        </w:rPr>
        <w:t xml:space="preserve"> (error) </w:t>
      </w:r>
    </w:p>
    <w:p w:rsidR="00141CD9" w:rsidRDefault="003C0DB1">
      <w:pPr>
        <w:pStyle w:val="normal0"/>
        <w:ind w:left="1440" w:firstLine="72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 </w:t>
      </w:r>
    </w:p>
    <w:p w:rsidR="00141CD9" w:rsidRDefault="003C0DB1">
      <w:pPr>
        <w:pStyle w:val="normal0"/>
        <w:ind w:left="2160" w:firstLine="72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console.log(</w:t>
      </w:r>
      <w:r>
        <w:rPr>
          <w:rFonts w:ascii="Courier New" w:eastAsia="Courier New" w:hAnsi="Courier New" w:cs="Courier New"/>
          <w:color w:val="A31515"/>
          <w:sz w:val="24"/>
          <w:szCs w:val="24"/>
          <w:highlight w:val="white"/>
        </w:rPr>
        <w:t>'Error: '</w:t>
      </w:r>
      <w:r>
        <w:rPr>
          <w:rFonts w:ascii="Courier New" w:eastAsia="Courier New" w:hAnsi="Courier New" w:cs="Courier New"/>
          <w:sz w:val="24"/>
          <w:szCs w:val="24"/>
          <w:highlight w:val="white"/>
        </w:rPr>
        <w:t xml:space="preserve"> + error); } </w:t>
      </w:r>
    </w:p>
    <w:p w:rsidR="00141CD9" w:rsidRDefault="003C0DB1">
      <w:pPr>
        <w:pStyle w:val="normal0"/>
        <w:ind w:left="216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 </w:t>
      </w:r>
    </w:p>
    <w:p w:rsidR="00141CD9" w:rsidRDefault="00141CD9">
      <w:pPr>
        <w:pStyle w:val="normal0"/>
        <w:jc w:val="both"/>
        <w:rPr>
          <w:rFonts w:ascii="Courier New" w:eastAsia="Courier New" w:hAnsi="Courier New" w:cs="Courier New"/>
          <w:sz w:val="24"/>
          <w:szCs w:val="24"/>
          <w:highlight w:val="white"/>
        </w:rPr>
      </w:pPr>
    </w:p>
    <w:p w:rsidR="00141CD9" w:rsidRDefault="003C0DB1">
      <w:pPr>
        <w:pStyle w:val="normal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module.exports = log</w:t>
      </w:r>
    </w:p>
    <w:p w:rsidR="00141CD9" w:rsidRDefault="00141CD9">
      <w:pPr>
        <w:pStyle w:val="normal0"/>
        <w:jc w:val="both"/>
        <w:rPr>
          <w:rFonts w:ascii="Courier New" w:eastAsia="Courier New" w:hAnsi="Courier New" w:cs="Courier New"/>
          <w:color w:val="0000FF"/>
          <w:sz w:val="24"/>
          <w:szCs w:val="24"/>
          <w:highlight w:val="white"/>
        </w:rPr>
      </w:pPr>
    </w:p>
    <w:p w:rsidR="00141CD9" w:rsidRDefault="00141CD9">
      <w:pPr>
        <w:pStyle w:val="normal0"/>
        <w:rPr>
          <w:rFonts w:ascii="Courier New" w:eastAsia="Courier New" w:hAnsi="Courier New" w:cs="Courier New"/>
          <w:sz w:val="23"/>
          <w:szCs w:val="23"/>
          <w:highlight w:val="white"/>
        </w:rPr>
      </w:pPr>
    </w:p>
    <w:p w:rsidR="00141CD9" w:rsidRDefault="003C0DB1">
      <w:pPr>
        <w:pStyle w:val="normal0"/>
        <w:rPr>
          <w:rFonts w:ascii="Courier New" w:eastAsia="Courier New" w:hAnsi="Courier New" w:cs="Courier New"/>
          <w:sz w:val="23"/>
          <w:szCs w:val="23"/>
          <w:highlight w:val="white"/>
        </w:rPr>
      </w:pPr>
      <w:r>
        <w:rPr>
          <w:rFonts w:ascii="Verdana" w:eastAsia="Verdana" w:hAnsi="Verdana" w:cs="Verdana"/>
          <w:color w:val="181717"/>
          <w:sz w:val="26"/>
          <w:szCs w:val="26"/>
          <w:highlight w:val="white"/>
        </w:rPr>
        <w:t xml:space="preserve">The </w:t>
      </w:r>
      <w:r>
        <w:rPr>
          <w:rFonts w:ascii="Verdana" w:eastAsia="Verdana" w:hAnsi="Verdana" w:cs="Verdana"/>
          <w:i/>
          <w:iCs/>
          <w:color w:val="181717"/>
          <w:sz w:val="26"/>
          <w:szCs w:val="26"/>
          <w:highlight w:val="white"/>
        </w:rPr>
        <w:t>module.exports</w:t>
      </w:r>
      <w:r>
        <w:rPr>
          <w:rFonts w:ascii="Verdana" w:eastAsia="Verdana" w:hAnsi="Verdana" w:cs="Verdana"/>
          <w:color w:val="181717"/>
          <w:sz w:val="26"/>
          <w:szCs w:val="26"/>
          <w:highlight w:val="white"/>
        </w:rPr>
        <w:t xml:space="preserve"> is a special object which is included in every JS file in the Node.js application by default. Use module.exports or exports to expose a function, object or variable as a module in Node.js.</w:t>
      </w:r>
    </w:p>
    <w:p w:rsidR="00141CD9" w:rsidRDefault="00141CD9">
      <w:pPr>
        <w:pStyle w:val="normal0"/>
        <w:rPr>
          <w:rFonts w:ascii="Courier New" w:eastAsia="Courier New" w:hAnsi="Courier New" w:cs="Courier New"/>
          <w:sz w:val="23"/>
          <w:szCs w:val="23"/>
          <w:highlight w:val="white"/>
        </w:rPr>
      </w:pPr>
    </w:p>
    <w:p w:rsidR="00141CD9" w:rsidRDefault="003C0DB1">
      <w:pPr>
        <w:pStyle w:val="Heading2"/>
        <w:keepNext w:val="0"/>
        <w:keepLines w:val="0"/>
        <w:shd w:val="clear" w:color="auto" w:fill="FFFFFF"/>
        <w:spacing w:after="80" w:line="288" w:lineRule="auto"/>
        <w:rPr>
          <w:rFonts w:ascii="Verdana" w:eastAsia="Verdana" w:hAnsi="Verdana" w:cs="Verdana"/>
          <w:color w:val="181717"/>
          <w:sz w:val="42"/>
          <w:szCs w:val="42"/>
          <w:highlight w:val="white"/>
        </w:rPr>
      </w:pPr>
      <w:bookmarkStart w:id="35" w:name="_xa5nl8r78yn1" w:colFirst="0" w:colLast="0"/>
      <w:bookmarkEnd w:id="35"/>
      <w:r>
        <w:rPr>
          <w:rFonts w:ascii="Verdana" w:eastAsia="Verdana" w:hAnsi="Verdana" w:cs="Verdana"/>
          <w:color w:val="181717"/>
          <w:sz w:val="42"/>
          <w:szCs w:val="42"/>
          <w:highlight w:val="white"/>
        </w:rPr>
        <w:t>Loading Local Module</w:t>
      </w:r>
    </w:p>
    <w:p w:rsidR="00141CD9" w:rsidRDefault="003C0DB1">
      <w:pPr>
        <w:pStyle w:val="normal0"/>
        <w:rPr>
          <w:b/>
          <w:bCs/>
          <w:u w:val="single"/>
        </w:rPr>
      </w:pPr>
      <w:r>
        <w:rPr>
          <w:b/>
          <w:bCs/>
          <w:u w:val="single"/>
        </w:rPr>
        <w:t>app.js</w:t>
      </w:r>
    </w:p>
    <w:p w:rsidR="00141CD9" w:rsidRDefault="003C0DB1">
      <w:pPr>
        <w:pStyle w:val="normal0"/>
        <w:jc w:val="both"/>
        <w:rPr>
          <w:rFonts w:ascii="Courier New" w:eastAsia="Courier New" w:hAnsi="Courier New" w:cs="Courier New"/>
          <w:sz w:val="24"/>
          <w:szCs w:val="24"/>
          <w:highlight w:val="white"/>
        </w:rPr>
      </w:pPr>
      <w:r>
        <w:rPr>
          <w:rFonts w:ascii="Courier New" w:eastAsia="Courier New" w:hAnsi="Courier New" w:cs="Courier New"/>
          <w:color w:val="0000FF"/>
          <w:sz w:val="24"/>
          <w:szCs w:val="24"/>
          <w:highlight w:val="white"/>
        </w:rPr>
        <w:lastRenderedPageBreak/>
        <w:t>var</w:t>
      </w:r>
      <w:r>
        <w:rPr>
          <w:rFonts w:ascii="Courier New" w:eastAsia="Courier New" w:hAnsi="Courier New" w:cs="Courier New"/>
          <w:sz w:val="24"/>
          <w:szCs w:val="24"/>
          <w:highlight w:val="white"/>
        </w:rPr>
        <w:t xml:space="preserve"> myLogModule = require(</w:t>
      </w:r>
      <w:r>
        <w:rPr>
          <w:rFonts w:ascii="Courier New" w:eastAsia="Courier New" w:hAnsi="Courier New" w:cs="Courier New"/>
          <w:color w:val="A31515"/>
          <w:sz w:val="24"/>
          <w:szCs w:val="24"/>
          <w:highlight w:val="white"/>
        </w:rPr>
        <w:t>'./Log.js'</w:t>
      </w:r>
      <w:r>
        <w:rPr>
          <w:rFonts w:ascii="Courier New" w:eastAsia="Courier New" w:hAnsi="Courier New" w:cs="Courier New"/>
          <w:sz w:val="24"/>
          <w:szCs w:val="24"/>
          <w:highlight w:val="white"/>
        </w:rPr>
        <w:t xml:space="preserve">); </w:t>
      </w:r>
    </w:p>
    <w:p w:rsidR="00141CD9" w:rsidRDefault="003C0DB1">
      <w:pPr>
        <w:pStyle w:val="normal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myLogModule.info(</w:t>
      </w:r>
      <w:r>
        <w:rPr>
          <w:rFonts w:ascii="Courier New" w:eastAsia="Courier New" w:hAnsi="Courier New" w:cs="Courier New"/>
          <w:color w:val="A31515"/>
          <w:sz w:val="24"/>
          <w:szCs w:val="24"/>
          <w:highlight w:val="white"/>
        </w:rPr>
        <w:t>'Node.js started'</w:t>
      </w:r>
      <w:r>
        <w:rPr>
          <w:rFonts w:ascii="Courier New" w:eastAsia="Courier New" w:hAnsi="Courier New" w:cs="Courier New"/>
          <w:sz w:val="24"/>
          <w:szCs w:val="24"/>
          <w:highlight w:val="white"/>
        </w:rPr>
        <w:t>);</w:t>
      </w:r>
    </w:p>
    <w:p w:rsidR="00141CD9" w:rsidRDefault="00141CD9">
      <w:pPr>
        <w:pStyle w:val="normal0"/>
        <w:rPr>
          <w:rFonts w:ascii="Courier New" w:eastAsia="Courier New" w:hAnsi="Courier New" w:cs="Courier New"/>
          <w:sz w:val="23"/>
          <w:szCs w:val="23"/>
          <w:highlight w:val="white"/>
        </w:rPr>
      </w:pPr>
    </w:p>
    <w:p w:rsidR="00141CD9" w:rsidRDefault="00141CD9">
      <w:pPr>
        <w:pStyle w:val="normal0"/>
        <w:rPr>
          <w:rFonts w:ascii="Courier New" w:eastAsia="Courier New" w:hAnsi="Courier New" w:cs="Courier New"/>
          <w:sz w:val="23"/>
          <w:szCs w:val="23"/>
          <w:highlight w:val="white"/>
        </w:rPr>
      </w:pPr>
    </w:p>
    <w:p w:rsidR="00141CD9" w:rsidRDefault="003C0DB1">
      <w:pPr>
        <w:pStyle w:val="Heading1"/>
        <w:keepNext w:val="0"/>
        <w:keepLines w:val="0"/>
        <w:shd w:val="clear" w:color="auto" w:fill="FFFFFF"/>
        <w:spacing w:before="480" w:line="288" w:lineRule="auto"/>
        <w:rPr>
          <w:rFonts w:ascii="Verdana" w:eastAsia="Verdana" w:hAnsi="Verdana" w:cs="Verdana"/>
          <w:color w:val="181717"/>
          <w:sz w:val="51"/>
          <w:szCs w:val="51"/>
          <w:highlight w:val="white"/>
        </w:rPr>
      </w:pPr>
      <w:bookmarkStart w:id="36" w:name="_ebgcyjulxeqz" w:colFirst="0" w:colLast="0"/>
      <w:bookmarkEnd w:id="36"/>
      <w:r>
        <w:rPr>
          <w:rFonts w:ascii="Verdana" w:eastAsia="Verdana" w:hAnsi="Verdana" w:cs="Verdana"/>
          <w:color w:val="181717"/>
          <w:sz w:val="51"/>
          <w:szCs w:val="51"/>
          <w:highlight w:val="white"/>
        </w:rPr>
        <w:t>Export Module in Node.js</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 xml:space="preserve">The </w:t>
      </w:r>
      <w:r>
        <w:rPr>
          <w:rFonts w:ascii="Courier New" w:eastAsia="Courier New" w:hAnsi="Courier New" w:cs="Courier New"/>
          <w:sz w:val="24"/>
          <w:szCs w:val="24"/>
          <w:shd w:val="clear" w:color="auto" w:fill="D9E5F3"/>
        </w:rPr>
        <w:t>module.exports</w:t>
      </w:r>
      <w:r>
        <w:rPr>
          <w:rFonts w:ascii="Verdana" w:eastAsia="Verdana" w:hAnsi="Verdana" w:cs="Verdana"/>
          <w:color w:val="181717"/>
          <w:sz w:val="26"/>
          <w:szCs w:val="26"/>
          <w:highlight w:val="white"/>
        </w:rPr>
        <w:t xml:space="preserve"> is a special object which is included in every JavaScript file in the Node.js application by default. The </w:t>
      </w:r>
      <w:r>
        <w:rPr>
          <w:rFonts w:ascii="Courier New" w:eastAsia="Courier New" w:hAnsi="Courier New" w:cs="Courier New"/>
          <w:sz w:val="24"/>
          <w:szCs w:val="24"/>
          <w:shd w:val="clear" w:color="auto" w:fill="D9E5F3"/>
        </w:rPr>
        <w:t>module</w:t>
      </w:r>
      <w:r>
        <w:rPr>
          <w:rFonts w:ascii="Verdana" w:eastAsia="Verdana" w:hAnsi="Verdana" w:cs="Verdana"/>
          <w:color w:val="181717"/>
          <w:sz w:val="26"/>
          <w:szCs w:val="26"/>
          <w:highlight w:val="white"/>
        </w:rPr>
        <w:t xml:space="preserve"> is a variable that represents the current module, and </w:t>
      </w:r>
      <w:r>
        <w:rPr>
          <w:rFonts w:ascii="Courier New" w:eastAsia="Courier New" w:hAnsi="Courier New" w:cs="Courier New"/>
          <w:sz w:val="24"/>
          <w:szCs w:val="24"/>
          <w:shd w:val="clear" w:color="auto" w:fill="D9E5F3"/>
        </w:rPr>
        <w:t>exports</w:t>
      </w:r>
      <w:r>
        <w:rPr>
          <w:rFonts w:ascii="Verdana" w:eastAsia="Verdana" w:hAnsi="Verdana" w:cs="Verdana"/>
          <w:color w:val="181717"/>
          <w:sz w:val="26"/>
          <w:szCs w:val="26"/>
          <w:highlight w:val="white"/>
        </w:rPr>
        <w:t xml:space="preserve"> is an object that will be exposed as a module. So, whatever you assign to </w:t>
      </w:r>
      <w:r>
        <w:rPr>
          <w:rFonts w:ascii="Courier New" w:eastAsia="Courier New" w:hAnsi="Courier New" w:cs="Courier New"/>
          <w:sz w:val="24"/>
          <w:szCs w:val="24"/>
          <w:shd w:val="clear" w:color="auto" w:fill="D9E5F3"/>
        </w:rPr>
        <w:t>module.exports</w:t>
      </w:r>
      <w:r>
        <w:rPr>
          <w:rFonts w:ascii="Verdana" w:eastAsia="Verdana" w:hAnsi="Verdana" w:cs="Verdana"/>
          <w:color w:val="181717"/>
          <w:sz w:val="26"/>
          <w:szCs w:val="26"/>
          <w:highlight w:val="white"/>
        </w:rPr>
        <w:t xml:space="preserve"> will be exposed as a module.</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 xml:space="preserve">Let's see how to expose different types as a module using </w:t>
      </w:r>
      <w:r>
        <w:rPr>
          <w:rFonts w:ascii="Courier New" w:eastAsia="Courier New" w:hAnsi="Courier New" w:cs="Courier New"/>
          <w:sz w:val="24"/>
          <w:szCs w:val="24"/>
          <w:shd w:val="clear" w:color="auto" w:fill="D9E5F3"/>
        </w:rPr>
        <w:t>module.exports</w:t>
      </w:r>
      <w:r>
        <w:rPr>
          <w:rFonts w:ascii="Verdana" w:eastAsia="Verdana" w:hAnsi="Verdana" w:cs="Verdana"/>
          <w:color w:val="181717"/>
          <w:sz w:val="26"/>
          <w:szCs w:val="26"/>
          <w:highlight w:val="white"/>
        </w:rPr>
        <w:t>.</w:t>
      </w:r>
    </w:p>
    <w:p w:rsidR="00141CD9" w:rsidRDefault="003C0DB1">
      <w:pPr>
        <w:pStyle w:val="Heading2"/>
        <w:keepNext w:val="0"/>
        <w:keepLines w:val="0"/>
        <w:shd w:val="clear" w:color="auto" w:fill="FFFFFF"/>
        <w:spacing w:after="80" w:line="288" w:lineRule="auto"/>
        <w:rPr>
          <w:rFonts w:ascii="Verdana" w:eastAsia="Verdana" w:hAnsi="Verdana" w:cs="Verdana"/>
          <w:color w:val="181717"/>
          <w:sz w:val="42"/>
          <w:szCs w:val="42"/>
          <w:highlight w:val="white"/>
        </w:rPr>
      </w:pPr>
      <w:bookmarkStart w:id="37" w:name="_5tk8afmuvzu3" w:colFirst="0" w:colLast="0"/>
      <w:bookmarkEnd w:id="37"/>
      <w:r>
        <w:rPr>
          <w:rFonts w:ascii="Verdana" w:eastAsia="Verdana" w:hAnsi="Verdana" w:cs="Verdana"/>
          <w:color w:val="181717"/>
          <w:sz w:val="42"/>
          <w:szCs w:val="42"/>
          <w:highlight w:val="white"/>
        </w:rPr>
        <w:t>Export Literals</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 xml:space="preserve">As mentioned above, </w:t>
      </w:r>
      <w:r>
        <w:rPr>
          <w:rFonts w:ascii="Courier New" w:eastAsia="Courier New" w:hAnsi="Courier New" w:cs="Courier New"/>
          <w:sz w:val="24"/>
          <w:szCs w:val="24"/>
          <w:shd w:val="clear" w:color="auto" w:fill="D9E5F3"/>
        </w:rPr>
        <w:t>exports</w:t>
      </w:r>
      <w:r>
        <w:rPr>
          <w:rFonts w:ascii="Verdana" w:eastAsia="Verdana" w:hAnsi="Verdana" w:cs="Verdana"/>
          <w:color w:val="181717"/>
          <w:sz w:val="26"/>
          <w:szCs w:val="26"/>
          <w:highlight w:val="white"/>
        </w:rPr>
        <w:t xml:space="preserve"> is an object. So it exposes whatever you assigned to it as a module. For example, if you assign a string literal then it will expose that string literal as a module.</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The following example exposes simple string message as a module in Message.js.</w:t>
      </w:r>
    </w:p>
    <w:p w:rsidR="00141CD9" w:rsidRDefault="003C0DB1">
      <w:pPr>
        <w:pStyle w:val="normal0"/>
        <w:rPr>
          <w:rFonts w:ascii="Courier New" w:eastAsia="Courier New" w:hAnsi="Courier New" w:cs="Courier New"/>
          <w:color w:val="008000"/>
          <w:sz w:val="23"/>
          <w:szCs w:val="23"/>
          <w:highlight w:val="white"/>
        </w:rPr>
      </w:pPr>
      <w:r>
        <w:rPr>
          <w:rFonts w:ascii="Courier New" w:eastAsia="Courier New" w:hAnsi="Courier New" w:cs="Courier New"/>
          <w:color w:val="008000"/>
          <w:sz w:val="23"/>
          <w:szCs w:val="23"/>
          <w:highlight w:val="white"/>
        </w:rPr>
        <w:t xml:space="preserve">Massage.js  </w:t>
      </w:r>
    </w:p>
    <w:p w:rsidR="00141CD9" w:rsidRDefault="00141CD9">
      <w:pPr>
        <w:pStyle w:val="normal0"/>
        <w:rPr>
          <w:rFonts w:ascii="Courier New" w:eastAsia="Courier New" w:hAnsi="Courier New" w:cs="Courier New"/>
          <w:color w:val="008000"/>
          <w:sz w:val="23"/>
          <w:szCs w:val="23"/>
          <w:highlight w:val="white"/>
        </w:rPr>
      </w:pPr>
    </w:p>
    <w:p w:rsidR="00141CD9" w:rsidRDefault="003C0DB1">
      <w:pPr>
        <w:pStyle w:val="normal0"/>
        <w:jc w:val="both"/>
        <w:rPr>
          <w:rFonts w:ascii="Courier New" w:eastAsia="Courier New" w:hAnsi="Courier New" w:cs="Courier New"/>
          <w:color w:val="008000"/>
          <w:sz w:val="24"/>
          <w:szCs w:val="24"/>
          <w:highlight w:val="white"/>
        </w:rPr>
      </w:pPr>
      <w:r>
        <w:rPr>
          <w:rFonts w:ascii="Courier New" w:eastAsia="Courier New" w:hAnsi="Courier New" w:cs="Courier New"/>
          <w:color w:val="008000"/>
          <w:sz w:val="24"/>
          <w:szCs w:val="24"/>
          <w:highlight w:val="white"/>
        </w:rPr>
        <w:t xml:space="preserve">module.exports = </w:t>
      </w:r>
      <w:r>
        <w:rPr>
          <w:rFonts w:ascii="Courier New" w:eastAsia="Courier New" w:hAnsi="Courier New" w:cs="Courier New"/>
          <w:color w:val="A31515"/>
          <w:sz w:val="24"/>
          <w:szCs w:val="24"/>
          <w:highlight w:val="white"/>
        </w:rPr>
        <w:t>'Hello world'</w:t>
      </w:r>
      <w:r>
        <w:rPr>
          <w:rFonts w:ascii="Courier New" w:eastAsia="Courier New" w:hAnsi="Courier New" w:cs="Courier New"/>
          <w:color w:val="008000"/>
          <w:sz w:val="24"/>
          <w:szCs w:val="24"/>
          <w:highlight w:val="white"/>
        </w:rPr>
        <w:t>;</w:t>
      </w:r>
    </w:p>
    <w:p w:rsidR="00141CD9" w:rsidRDefault="00141CD9">
      <w:pPr>
        <w:pStyle w:val="normal0"/>
        <w:rPr>
          <w:rFonts w:ascii="Courier New" w:eastAsia="Courier New" w:hAnsi="Courier New" w:cs="Courier New"/>
          <w:color w:val="008000"/>
          <w:sz w:val="23"/>
          <w:szCs w:val="23"/>
          <w:highlight w:val="white"/>
        </w:rPr>
      </w:pPr>
    </w:p>
    <w:p w:rsidR="00141CD9" w:rsidRDefault="003C0DB1">
      <w:pPr>
        <w:pStyle w:val="normal0"/>
        <w:rPr>
          <w:rFonts w:ascii="Courier New" w:eastAsia="Courier New" w:hAnsi="Courier New" w:cs="Courier New"/>
          <w:color w:val="008000"/>
          <w:sz w:val="23"/>
          <w:szCs w:val="23"/>
          <w:highlight w:val="white"/>
        </w:rPr>
      </w:pPr>
      <w:r>
        <w:rPr>
          <w:rFonts w:ascii="Courier New" w:eastAsia="Courier New" w:hAnsi="Courier New" w:cs="Courier New"/>
          <w:color w:val="008000"/>
          <w:sz w:val="23"/>
          <w:szCs w:val="23"/>
          <w:highlight w:val="white"/>
        </w:rPr>
        <w:t>App.js</w:t>
      </w:r>
    </w:p>
    <w:p w:rsidR="00141CD9" w:rsidRDefault="00141CD9">
      <w:pPr>
        <w:pStyle w:val="normal0"/>
        <w:rPr>
          <w:rFonts w:ascii="Courier New" w:eastAsia="Courier New" w:hAnsi="Courier New" w:cs="Courier New"/>
          <w:color w:val="008000"/>
          <w:sz w:val="23"/>
          <w:szCs w:val="23"/>
          <w:highlight w:val="white"/>
        </w:rPr>
      </w:pPr>
    </w:p>
    <w:p w:rsidR="00141CD9" w:rsidRDefault="003C0DB1">
      <w:pPr>
        <w:pStyle w:val="normal0"/>
        <w:jc w:val="both"/>
        <w:rPr>
          <w:rFonts w:ascii="Courier New" w:eastAsia="Courier New" w:hAnsi="Courier New" w:cs="Courier New"/>
          <w:color w:val="008000"/>
          <w:sz w:val="24"/>
          <w:szCs w:val="24"/>
          <w:highlight w:val="white"/>
        </w:rPr>
      </w:pPr>
      <w:r>
        <w:rPr>
          <w:rFonts w:ascii="Courier New" w:eastAsia="Courier New" w:hAnsi="Courier New" w:cs="Courier New"/>
          <w:color w:val="0000FF"/>
          <w:sz w:val="24"/>
          <w:szCs w:val="24"/>
          <w:highlight w:val="white"/>
        </w:rPr>
        <w:t>var</w:t>
      </w:r>
      <w:r>
        <w:rPr>
          <w:rFonts w:ascii="Courier New" w:eastAsia="Courier New" w:hAnsi="Courier New" w:cs="Courier New"/>
          <w:color w:val="008000"/>
          <w:sz w:val="24"/>
          <w:szCs w:val="24"/>
          <w:highlight w:val="white"/>
        </w:rPr>
        <w:t xml:space="preserve"> msg = require(</w:t>
      </w:r>
      <w:r>
        <w:rPr>
          <w:rFonts w:ascii="Courier New" w:eastAsia="Courier New" w:hAnsi="Courier New" w:cs="Courier New"/>
          <w:color w:val="A31515"/>
          <w:sz w:val="24"/>
          <w:szCs w:val="24"/>
          <w:highlight w:val="white"/>
        </w:rPr>
        <w:t>'./Messages.js'</w:t>
      </w:r>
      <w:r>
        <w:rPr>
          <w:rFonts w:ascii="Courier New" w:eastAsia="Courier New" w:hAnsi="Courier New" w:cs="Courier New"/>
          <w:color w:val="008000"/>
          <w:sz w:val="24"/>
          <w:szCs w:val="24"/>
          <w:highlight w:val="white"/>
        </w:rPr>
        <w:t xml:space="preserve">); </w:t>
      </w:r>
    </w:p>
    <w:p w:rsidR="00141CD9" w:rsidRDefault="003C0DB1">
      <w:pPr>
        <w:pStyle w:val="normal0"/>
        <w:jc w:val="both"/>
        <w:rPr>
          <w:rFonts w:ascii="Courier New" w:eastAsia="Courier New" w:hAnsi="Courier New" w:cs="Courier New"/>
          <w:color w:val="008000"/>
          <w:sz w:val="24"/>
          <w:szCs w:val="24"/>
          <w:highlight w:val="white"/>
        </w:rPr>
      </w:pPr>
      <w:r>
        <w:rPr>
          <w:rFonts w:ascii="Courier New" w:eastAsia="Courier New" w:hAnsi="Courier New" w:cs="Courier New"/>
          <w:color w:val="008000"/>
          <w:sz w:val="24"/>
          <w:szCs w:val="24"/>
          <w:highlight w:val="white"/>
        </w:rPr>
        <w:t>console.log(msg);</w:t>
      </w:r>
    </w:p>
    <w:p w:rsidR="00141CD9" w:rsidRDefault="00141CD9">
      <w:pPr>
        <w:pStyle w:val="normal0"/>
        <w:rPr>
          <w:rFonts w:ascii="Courier New" w:eastAsia="Courier New" w:hAnsi="Courier New" w:cs="Courier New"/>
          <w:color w:val="008000"/>
          <w:sz w:val="23"/>
          <w:szCs w:val="23"/>
          <w:highlight w:val="white"/>
        </w:rPr>
      </w:pPr>
    </w:p>
    <w:p w:rsidR="00141CD9" w:rsidRDefault="00141CD9">
      <w:pPr>
        <w:pStyle w:val="normal0"/>
        <w:rPr>
          <w:rFonts w:ascii="Courier New" w:eastAsia="Courier New" w:hAnsi="Courier New" w:cs="Courier New"/>
          <w:color w:val="008000"/>
          <w:sz w:val="23"/>
          <w:szCs w:val="23"/>
          <w:highlight w:val="white"/>
        </w:rPr>
      </w:pPr>
    </w:p>
    <w:p w:rsidR="00141CD9" w:rsidRDefault="003C0DB1">
      <w:pPr>
        <w:pStyle w:val="Heading2"/>
        <w:keepNext w:val="0"/>
        <w:keepLines w:val="0"/>
        <w:shd w:val="clear" w:color="auto" w:fill="FFFFFF"/>
        <w:spacing w:after="80" w:line="288" w:lineRule="auto"/>
        <w:rPr>
          <w:rFonts w:ascii="Verdana" w:eastAsia="Verdana" w:hAnsi="Verdana" w:cs="Verdana"/>
          <w:color w:val="181717"/>
          <w:sz w:val="42"/>
          <w:szCs w:val="42"/>
          <w:highlight w:val="white"/>
        </w:rPr>
      </w:pPr>
      <w:bookmarkStart w:id="38" w:name="_solvj66k5tjx" w:colFirst="0" w:colLast="0"/>
      <w:bookmarkEnd w:id="38"/>
      <w:r>
        <w:rPr>
          <w:rFonts w:ascii="Verdana" w:eastAsia="Verdana" w:hAnsi="Verdana" w:cs="Verdana"/>
          <w:color w:val="181717"/>
          <w:sz w:val="42"/>
          <w:szCs w:val="42"/>
          <w:highlight w:val="white"/>
        </w:rPr>
        <w:lastRenderedPageBreak/>
        <w:t>Export Object</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 xml:space="preserve">The </w:t>
      </w:r>
      <w:r>
        <w:rPr>
          <w:rFonts w:ascii="Courier New" w:eastAsia="Courier New" w:hAnsi="Courier New" w:cs="Courier New"/>
          <w:sz w:val="24"/>
          <w:szCs w:val="24"/>
          <w:shd w:val="clear" w:color="auto" w:fill="D9E5F3"/>
        </w:rPr>
        <w:t>exports</w:t>
      </w:r>
      <w:r>
        <w:rPr>
          <w:rFonts w:ascii="Verdana" w:eastAsia="Verdana" w:hAnsi="Verdana" w:cs="Verdana"/>
          <w:color w:val="181717"/>
          <w:sz w:val="26"/>
          <w:szCs w:val="26"/>
          <w:highlight w:val="white"/>
        </w:rPr>
        <w:t xml:space="preserve"> is an object. So, you can attach properties or methods to it. The following example exposes an object with a string property in </w:t>
      </w:r>
      <w:r>
        <w:rPr>
          <w:rFonts w:ascii="Courier New" w:eastAsia="Courier New" w:hAnsi="Courier New" w:cs="Courier New"/>
          <w:sz w:val="24"/>
          <w:szCs w:val="24"/>
          <w:shd w:val="clear" w:color="auto" w:fill="D9E5F3"/>
        </w:rPr>
        <w:t>Message.js</w:t>
      </w:r>
      <w:r>
        <w:rPr>
          <w:rFonts w:ascii="Verdana" w:eastAsia="Verdana" w:hAnsi="Verdana" w:cs="Verdana"/>
          <w:color w:val="181717"/>
          <w:sz w:val="26"/>
          <w:szCs w:val="26"/>
          <w:highlight w:val="white"/>
        </w:rPr>
        <w:t xml:space="preserve"> file.</w:t>
      </w:r>
    </w:p>
    <w:p w:rsidR="00141CD9" w:rsidRDefault="003C0DB1">
      <w:pPr>
        <w:pStyle w:val="normal0"/>
        <w:jc w:val="both"/>
        <w:rPr>
          <w:color w:val="507590"/>
          <w:sz w:val="21"/>
          <w:szCs w:val="21"/>
          <w:highlight w:val="white"/>
        </w:rPr>
      </w:pPr>
      <w:r>
        <w:rPr>
          <w:rFonts w:ascii="Verdana" w:eastAsia="Verdana" w:hAnsi="Verdana" w:cs="Verdana"/>
          <w:sz w:val="24"/>
          <w:szCs w:val="24"/>
          <w:highlight w:val="white"/>
        </w:rPr>
        <w:t>Message.js</w:t>
      </w:r>
    </w:p>
    <w:p w:rsidR="00141CD9" w:rsidRDefault="003C0DB1">
      <w:pPr>
        <w:pStyle w:val="normal0"/>
        <w:rPr>
          <w:b/>
          <w:bCs/>
        </w:rPr>
      </w:pPr>
      <w:r>
        <w:rPr>
          <w:b/>
          <w:bCs/>
        </w:rPr>
        <w:t xml:space="preserve">exports.SimpleMessage='Hello world'; </w:t>
      </w:r>
    </w:p>
    <w:p w:rsidR="00141CD9" w:rsidRDefault="003C0DB1">
      <w:pPr>
        <w:pStyle w:val="normal0"/>
      </w:pPr>
      <w:r>
        <w:t xml:space="preserve">//or </w:t>
      </w:r>
    </w:p>
    <w:p w:rsidR="00141CD9" w:rsidRDefault="003C0DB1">
      <w:pPr>
        <w:pStyle w:val="normal0"/>
        <w:rPr>
          <w:b/>
          <w:bCs/>
        </w:rPr>
      </w:pPr>
      <w:r>
        <w:rPr>
          <w:b/>
          <w:bCs/>
        </w:rPr>
        <w:t>module.exports.SimpleMessage = 'Hello world';</w:t>
      </w:r>
    </w:p>
    <w:p w:rsidR="00141CD9" w:rsidRDefault="00141CD9">
      <w:pPr>
        <w:pStyle w:val="normal0"/>
        <w:rPr>
          <w:rFonts w:ascii="Courier New" w:eastAsia="Courier New" w:hAnsi="Courier New" w:cs="Courier New"/>
          <w:color w:val="008000"/>
          <w:sz w:val="23"/>
          <w:szCs w:val="23"/>
          <w:highlight w:val="white"/>
        </w:rPr>
      </w:pPr>
    </w:p>
    <w:p w:rsidR="00141CD9" w:rsidRDefault="003C0DB1">
      <w:pPr>
        <w:pStyle w:val="normal0"/>
        <w:jc w:val="both"/>
        <w:rPr>
          <w:rFonts w:ascii="Verdana" w:eastAsia="Verdana" w:hAnsi="Verdana" w:cs="Verdana"/>
          <w:sz w:val="24"/>
          <w:szCs w:val="24"/>
          <w:highlight w:val="white"/>
        </w:rPr>
      </w:pPr>
      <w:r>
        <w:rPr>
          <w:rFonts w:ascii="Verdana" w:eastAsia="Verdana" w:hAnsi="Verdana" w:cs="Verdana"/>
          <w:sz w:val="24"/>
          <w:szCs w:val="24"/>
          <w:highlight w:val="white"/>
        </w:rPr>
        <w:t>App.js</w:t>
      </w:r>
    </w:p>
    <w:p w:rsidR="00141CD9" w:rsidRDefault="00141CD9">
      <w:pPr>
        <w:pStyle w:val="normal0"/>
      </w:pPr>
    </w:p>
    <w:p w:rsidR="00141CD9" w:rsidRDefault="003C0DB1">
      <w:pPr>
        <w:pStyle w:val="normal0"/>
      </w:pPr>
      <w:r>
        <w:t xml:space="preserve">var msg = require('./Messages.js'); </w:t>
      </w:r>
    </w:p>
    <w:p w:rsidR="00141CD9" w:rsidRDefault="003C0DB1">
      <w:pPr>
        <w:pStyle w:val="normal0"/>
      </w:pPr>
      <w:r>
        <w:t>console.log(msg.SimpleMessage);</w:t>
      </w:r>
    </w:p>
    <w:p w:rsidR="00141CD9" w:rsidRDefault="00141CD9">
      <w:pPr>
        <w:pStyle w:val="normal0"/>
        <w:rPr>
          <w:rFonts w:ascii="Courier New" w:eastAsia="Courier New" w:hAnsi="Courier New" w:cs="Courier New"/>
          <w:color w:val="008000"/>
          <w:sz w:val="23"/>
          <w:szCs w:val="23"/>
          <w:highlight w:val="white"/>
        </w:rPr>
      </w:pPr>
    </w:p>
    <w:p w:rsidR="00141CD9" w:rsidRDefault="00141CD9">
      <w:pPr>
        <w:pStyle w:val="normal0"/>
        <w:rPr>
          <w:rFonts w:ascii="Courier New" w:eastAsia="Courier New" w:hAnsi="Courier New" w:cs="Courier New"/>
          <w:color w:val="008000"/>
          <w:sz w:val="23"/>
          <w:szCs w:val="23"/>
          <w:highlight w:val="white"/>
        </w:rPr>
      </w:pPr>
    </w:p>
    <w:p w:rsidR="00141CD9" w:rsidRDefault="003C0DB1">
      <w:pPr>
        <w:pStyle w:val="normal0"/>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 xml:space="preserve">You can also attach an object to </w:t>
      </w:r>
      <w:r>
        <w:rPr>
          <w:rFonts w:ascii="Courier New" w:eastAsia="Courier New" w:hAnsi="Courier New" w:cs="Courier New"/>
          <w:color w:val="008000"/>
          <w:sz w:val="24"/>
          <w:szCs w:val="24"/>
          <w:shd w:val="clear" w:color="auto" w:fill="D9E5F3"/>
        </w:rPr>
        <w:t>module.exports</w:t>
      </w:r>
      <w:r>
        <w:rPr>
          <w:rFonts w:ascii="Verdana" w:eastAsia="Verdana" w:hAnsi="Verdana" w:cs="Verdana"/>
          <w:color w:val="181717"/>
          <w:sz w:val="26"/>
          <w:szCs w:val="26"/>
          <w:highlight w:val="white"/>
        </w:rPr>
        <w:t>, as shown below.</w:t>
      </w:r>
    </w:p>
    <w:p w:rsidR="00141CD9" w:rsidRDefault="00141CD9">
      <w:pPr>
        <w:pStyle w:val="normal0"/>
        <w:rPr>
          <w:rFonts w:ascii="Verdana" w:eastAsia="Verdana" w:hAnsi="Verdana" w:cs="Verdana"/>
          <w:color w:val="181717"/>
          <w:sz w:val="26"/>
          <w:szCs w:val="26"/>
          <w:highlight w:val="white"/>
        </w:rPr>
      </w:pPr>
    </w:p>
    <w:p w:rsidR="00141CD9" w:rsidRDefault="003C0DB1">
      <w:pPr>
        <w:pStyle w:val="normal0"/>
        <w:rPr>
          <w:rFonts w:ascii="Verdana" w:eastAsia="Verdana" w:hAnsi="Verdana" w:cs="Verdana"/>
          <w:color w:val="181717"/>
          <w:sz w:val="24"/>
          <w:szCs w:val="24"/>
          <w:shd w:val="clear" w:color="auto" w:fill="D8E5EE"/>
        </w:rPr>
      </w:pPr>
      <w:r>
        <w:rPr>
          <w:rFonts w:ascii="Verdana" w:eastAsia="Verdana" w:hAnsi="Verdana" w:cs="Verdana"/>
          <w:color w:val="181717"/>
          <w:sz w:val="24"/>
          <w:szCs w:val="24"/>
          <w:shd w:val="clear" w:color="auto" w:fill="D8E5EE"/>
        </w:rPr>
        <w:t>Data.js</w:t>
      </w:r>
    </w:p>
    <w:p w:rsidR="00141CD9" w:rsidRDefault="003C0DB1">
      <w:pPr>
        <w:pStyle w:val="normal0"/>
        <w:jc w:val="both"/>
        <w:rPr>
          <w:rFonts w:ascii="Courier New" w:eastAsia="Courier New" w:hAnsi="Courier New" w:cs="Courier New"/>
          <w:color w:val="181717"/>
          <w:sz w:val="24"/>
          <w:szCs w:val="24"/>
          <w:highlight w:val="white"/>
        </w:rPr>
      </w:pPr>
      <w:r>
        <w:rPr>
          <w:rFonts w:ascii="Courier New" w:eastAsia="Courier New" w:hAnsi="Courier New" w:cs="Courier New"/>
          <w:color w:val="181717"/>
          <w:sz w:val="24"/>
          <w:szCs w:val="24"/>
          <w:highlight w:val="white"/>
        </w:rPr>
        <w:t xml:space="preserve">module.exports = { firstName: </w:t>
      </w:r>
      <w:r>
        <w:rPr>
          <w:rFonts w:ascii="Courier New" w:eastAsia="Courier New" w:hAnsi="Courier New" w:cs="Courier New"/>
          <w:color w:val="A31515"/>
          <w:sz w:val="24"/>
          <w:szCs w:val="24"/>
          <w:highlight w:val="white"/>
        </w:rPr>
        <w:t>'James'</w:t>
      </w:r>
      <w:r>
        <w:rPr>
          <w:rFonts w:ascii="Courier New" w:eastAsia="Courier New" w:hAnsi="Courier New" w:cs="Courier New"/>
          <w:color w:val="181717"/>
          <w:sz w:val="24"/>
          <w:szCs w:val="24"/>
          <w:highlight w:val="white"/>
        </w:rPr>
        <w:t xml:space="preserve">, lastName: </w:t>
      </w:r>
      <w:r>
        <w:rPr>
          <w:rFonts w:ascii="Courier New" w:eastAsia="Courier New" w:hAnsi="Courier New" w:cs="Courier New"/>
          <w:color w:val="A31515"/>
          <w:sz w:val="24"/>
          <w:szCs w:val="24"/>
          <w:highlight w:val="white"/>
        </w:rPr>
        <w:t>'Bond'</w:t>
      </w:r>
      <w:r>
        <w:rPr>
          <w:rFonts w:ascii="Courier New" w:eastAsia="Courier New" w:hAnsi="Courier New" w:cs="Courier New"/>
          <w:color w:val="181717"/>
          <w:sz w:val="24"/>
          <w:szCs w:val="24"/>
          <w:highlight w:val="white"/>
        </w:rPr>
        <w:t xml:space="preserve"> }</w:t>
      </w:r>
    </w:p>
    <w:p w:rsidR="00141CD9" w:rsidRDefault="00141CD9">
      <w:pPr>
        <w:pStyle w:val="normal0"/>
        <w:rPr>
          <w:rFonts w:ascii="Verdana" w:eastAsia="Verdana" w:hAnsi="Verdana" w:cs="Verdana"/>
          <w:color w:val="181717"/>
          <w:sz w:val="24"/>
          <w:szCs w:val="24"/>
          <w:shd w:val="clear" w:color="auto" w:fill="D8E5EE"/>
        </w:rPr>
      </w:pPr>
    </w:p>
    <w:p w:rsidR="00141CD9" w:rsidRDefault="003C0DB1">
      <w:pPr>
        <w:pStyle w:val="normal0"/>
        <w:rPr>
          <w:rFonts w:ascii="Verdana" w:eastAsia="Verdana" w:hAnsi="Verdana" w:cs="Verdana"/>
          <w:color w:val="181717"/>
          <w:sz w:val="24"/>
          <w:szCs w:val="24"/>
          <w:shd w:val="clear" w:color="auto" w:fill="D8E5EE"/>
        </w:rPr>
      </w:pPr>
      <w:r>
        <w:rPr>
          <w:rFonts w:ascii="Verdana" w:eastAsia="Verdana" w:hAnsi="Verdana" w:cs="Verdana"/>
          <w:color w:val="181717"/>
          <w:sz w:val="24"/>
          <w:szCs w:val="24"/>
          <w:shd w:val="clear" w:color="auto" w:fill="D8E5EE"/>
        </w:rPr>
        <w:t>App.js</w:t>
      </w:r>
    </w:p>
    <w:p w:rsidR="00141CD9" w:rsidRDefault="003C0DB1">
      <w:pPr>
        <w:pStyle w:val="normal0"/>
        <w:jc w:val="both"/>
        <w:rPr>
          <w:rFonts w:ascii="Courier New" w:eastAsia="Courier New" w:hAnsi="Courier New" w:cs="Courier New"/>
          <w:color w:val="181717"/>
          <w:sz w:val="24"/>
          <w:szCs w:val="24"/>
          <w:highlight w:val="white"/>
        </w:rPr>
      </w:pPr>
      <w:r>
        <w:rPr>
          <w:rFonts w:ascii="Courier New" w:eastAsia="Courier New" w:hAnsi="Courier New" w:cs="Courier New"/>
          <w:color w:val="0000FF"/>
          <w:sz w:val="24"/>
          <w:szCs w:val="24"/>
          <w:highlight w:val="white"/>
        </w:rPr>
        <w:t>var</w:t>
      </w:r>
      <w:r>
        <w:rPr>
          <w:rFonts w:ascii="Courier New" w:eastAsia="Courier New" w:hAnsi="Courier New" w:cs="Courier New"/>
          <w:color w:val="181717"/>
          <w:sz w:val="24"/>
          <w:szCs w:val="24"/>
          <w:highlight w:val="white"/>
        </w:rPr>
        <w:t xml:space="preserve"> person = require(</w:t>
      </w:r>
      <w:r>
        <w:rPr>
          <w:rFonts w:ascii="Courier New" w:eastAsia="Courier New" w:hAnsi="Courier New" w:cs="Courier New"/>
          <w:color w:val="A31515"/>
          <w:sz w:val="24"/>
          <w:szCs w:val="24"/>
          <w:highlight w:val="white"/>
        </w:rPr>
        <w:t>'./data.js'</w:t>
      </w:r>
      <w:r>
        <w:rPr>
          <w:rFonts w:ascii="Courier New" w:eastAsia="Courier New" w:hAnsi="Courier New" w:cs="Courier New"/>
          <w:color w:val="181717"/>
          <w:sz w:val="24"/>
          <w:szCs w:val="24"/>
          <w:highlight w:val="white"/>
        </w:rPr>
        <w:t xml:space="preserve">); </w:t>
      </w:r>
    </w:p>
    <w:p w:rsidR="00141CD9" w:rsidRDefault="003C0DB1">
      <w:pPr>
        <w:pStyle w:val="normal0"/>
        <w:jc w:val="both"/>
        <w:rPr>
          <w:rFonts w:ascii="Courier New" w:eastAsia="Courier New" w:hAnsi="Courier New" w:cs="Courier New"/>
          <w:color w:val="181717"/>
          <w:sz w:val="24"/>
          <w:szCs w:val="24"/>
          <w:highlight w:val="white"/>
        </w:rPr>
      </w:pPr>
      <w:r>
        <w:rPr>
          <w:rFonts w:ascii="Courier New" w:eastAsia="Courier New" w:hAnsi="Courier New" w:cs="Courier New"/>
          <w:color w:val="181717"/>
          <w:sz w:val="24"/>
          <w:szCs w:val="24"/>
          <w:highlight w:val="white"/>
        </w:rPr>
        <w:t xml:space="preserve">console.log(person.firstName + </w:t>
      </w:r>
      <w:r>
        <w:rPr>
          <w:rFonts w:ascii="Courier New" w:eastAsia="Courier New" w:hAnsi="Courier New" w:cs="Courier New"/>
          <w:color w:val="A31515"/>
          <w:sz w:val="24"/>
          <w:szCs w:val="24"/>
          <w:highlight w:val="white"/>
        </w:rPr>
        <w:t>' '</w:t>
      </w:r>
      <w:r>
        <w:rPr>
          <w:rFonts w:ascii="Courier New" w:eastAsia="Courier New" w:hAnsi="Courier New" w:cs="Courier New"/>
          <w:color w:val="181717"/>
          <w:sz w:val="24"/>
          <w:szCs w:val="24"/>
          <w:highlight w:val="white"/>
        </w:rPr>
        <w:t xml:space="preserve"> + person.lastName);</w:t>
      </w:r>
    </w:p>
    <w:p w:rsidR="00141CD9" w:rsidRDefault="00141CD9">
      <w:pPr>
        <w:pStyle w:val="normal0"/>
        <w:rPr>
          <w:rFonts w:ascii="Verdana" w:eastAsia="Verdana" w:hAnsi="Verdana" w:cs="Verdana"/>
          <w:color w:val="181717"/>
          <w:sz w:val="24"/>
          <w:szCs w:val="24"/>
          <w:shd w:val="clear" w:color="auto" w:fill="D8E5EE"/>
        </w:rPr>
      </w:pPr>
    </w:p>
    <w:p w:rsidR="00141CD9" w:rsidRDefault="003C0DB1">
      <w:pPr>
        <w:pStyle w:val="Heading2"/>
        <w:keepNext w:val="0"/>
        <w:keepLines w:val="0"/>
        <w:shd w:val="clear" w:color="auto" w:fill="FFFFFF"/>
        <w:spacing w:after="80" w:line="288" w:lineRule="auto"/>
        <w:rPr>
          <w:rFonts w:ascii="Verdana" w:eastAsia="Verdana" w:hAnsi="Verdana" w:cs="Verdana"/>
          <w:color w:val="181717"/>
          <w:sz w:val="42"/>
          <w:szCs w:val="42"/>
          <w:shd w:val="clear" w:color="auto" w:fill="D8E5EE"/>
        </w:rPr>
      </w:pPr>
      <w:bookmarkStart w:id="39" w:name="_ehekg62il5rf" w:colFirst="0" w:colLast="0"/>
      <w:bookmarkEnd w:id="39"/>
      <w:r>
        <w:rPr>
          <w:rFonts w:ascii="Verdana" w:eastAsia="Verdana" w:hAnsi="Verdana" w:cs="Verdana"/>
          <w:color w:val="181717"/>
          <w:sz w:val="42"/>
          <w:szCs w:val="42"/>
          <w:shd w:val="clear" w:color="auto" w:fill="D8E5EE"/>
        </w:rPr>
        <w:t>Export Function</w:t>
      </w:r>
    </w:p>
    <w:p w:rsidR="00141CD9" w:rsidRDefault="003C0DB1">
      <w:pPr>
        <w:pStyle w:val="normal0"/>
        <w:shd w:val="clear" w:color="auto" w:fill="FFFFFF"/>
        <w:spacing w:before="360" w:after="360"/>
        <w:jc w:val="both"/>
        <w:rPr>
          <w:rFonts w:ascii="Verdana" w:eastAsia="Verdana" w:hAnsi="Verdana" w:cs="Verdana"/>
          <w:color w:val="181717"/>
          <w:sz w:val="26"/>
          <w:szCs w:val="26"/>
          <w:shd w:val="clear" w:color="auto" w:fill="D8E5EE"/>
        </w:rPr>
      </w:pPr>
      <w:r>
        <w:rPr>
          <w:rFonts w:ascii="Verdana" w:eastAsia="Verdana" w:hAnsi="Verdana" w:cs="Verdana"/>
          <w:color w:val="181717"/>
          <w:sz w:val="26"/>
          <w:szCs w:val="26"/>
          <w:shd w:val="clear" w:color="auto" w:fill="D8E5EE"/>
        </w:rPr>
        <w:t>You can attach an anonymous function to exports object as shown below.</w:t>
      </w:r>
    </w:p>
    <w:p w:rsidR="00141CD9" w:rsidRDefault="003C0DB1">
      <w:pPr>
        <w:pStyle w:val="normal0"/>
        <w:rPr>
          <w:rFonts w:ascii="Verdana" w:eastAsia="Verdana" w:hAnsi="Verdana" w:cs="Verdana"/>
          <w:color w:val="181717"/>
          <w:sz w:val="24"/>
          <w:szCs w:val="24"/>
          <w:shd w:val="clear" w:color="auto" w:fill="D8E5EE"/>
        </w:rPr>
      </w:pPr>
      <w:r>
        <w:rPr>
          <w:rFonts w:ascii="Verdana" w:eastAsia="Verdana" w:hAnsi="Verdana" w:cs="Verdana"/>
          <w:color w:val="181717"/>
          <w:sz w:val="24"/>
          <w:szCs w:val="24"/>
          <w:shd w:val="clear" w:color="auto" w:fill="D8E5EE"/>
        </w:rPr>
        <w:t>Log.js</w:t>
      </w:r>
    </w:p>
    <w:p w:rsidR="00141CD9" w:rsidRDefault="003C0DB1">
      <w:pPr>
        <w:pStyle w:val="normal0"/>
        <w:jc w:val="both"/>
        <w:rPr>
          <w:rFonts w:ascii="Courier New" w:eastAsia="Courier New" w:hAnsi="Courier New" w:cs="Courier New"/>
          <w:color w:val="181717"/>
          <w:sz w:val="24"/>
          <w:szCs w:val="24"/>
          <w:highlight w:val="white"/>
        </w:rPr>
      </w:pPr>
      <w:r>
        <w:rPr>
          <w:rFonts w:ascii="Courier New" w:eastAsia="Courier New" w:hAnsi="Courier New" w:cs="Courier New"/>
          <w:color w:val="181717"/>
          <w:sz w:val="24"/>
          <w:szCs w:val="24"/>
          <w:highlight w:val="white"/>
        </w:rPr>
        <w:t xml:space="preserve">module.exports = </w:t>
      </w:r>
      <w:r>
        <w:rPr>
          <w:rFonts w:ascii="Courier New" w:eastAsia="Courier New" w:hAnsi="Courier New" w:cs="Courier New"/>
          <w:color w:val="0000FF"/>
          <w:sz w:val="24"/>
          <w:szCs w:val="24"/>
          <w:highlight w:val="white"/>
        </w:rPr>
        <w:t>function</w:t>
      </w:r>
      <w:r>
        <w:rPr>
          <w:rFonts w:ascii="Courier New" w:eastAsia="Courier New" w:hAnsi="Courier New" w:cs="Courier New"/>
          <w:color w:val="181717"/>
          <w:sz w:val="24"/>
          <w:szCs w:val="24"/>
          <w:highlight w:val="white"/>
        </w:rPr>
        <w:t xml:space="preserve"> (msg) { </w:t>
      </w:r>
    </w:p>
    <w:p w:rsidR="00141CD9" w:rsidRDefault="003C0DB1">
      <w:pPr>
        <w:pStyle w:val="normal0"/>
        <w:ind w:firstLine="720"/>
        <w:jc w:val="both"/>
        <w:rPr>
          <w:rFonts w:ascii="Courier New" w:eastAsia="Courier New" w:hAnsi="Courier New" w:cs="Courier New"/>
          <w:color w:val="181717"/>
          <w:sz w:val="24"/>
          <w:szCs w:val="24"/>
          <w:highlight w:val="white"/>
        </w:rPr>
      </w:pPr>
      <w:r>
        <w:rPr>
          <w:rFonts w:ascii="Courier New" w:eastAsia="Courier New" w:hAnsi="Courier New" w:cs="Courier New"/>
          <w:color w:val="181717"/>
          <w:sz w:val="24"/>
          <w:szCs w:val="24"/>
          <w:highlight w:val="white"/>
        </w:rPr>
        <w:t xml:space="preserve">console.log(msg); </w:t>
      </w:r>
    </w:p>
    <w:p w:rsidR="00141CD9" w:rsidRDefault="003C0DB1">
      <w:pPr>
        <w:pStyle w:val="normal0"/>
        <w:jc w:val="both"/>
        <w:rPr>
          <w:rFonts w:ascii="Courier New" w:eastAsia="Courier New" w:hAnsi="Courier New" w:cs="Courier New"/>
          <w:color w:val="181717"/>
          <w:sz w:val="24"/>
          <w:szCs w:val="24"/>
          <w:highlight w:val="white"/>
        </w:rPr>
      </w:pPr>
      <w:r>
        <w:rPr>
          <w:rFonts w:ascii="Courier New" w:eastAsia="Courier New" w:hAnsi="Courier New" w:cs="Courier New"/>
          <w:color w:val="181717"/>
          <w:sz w:val="24"/>
          <w:szCs w:val="24"/>
          <w:highlight w:val="white"/>
        </w:rPr>
        <w:t>};</w:t>
      </w:r>
    </w:p>
    <w:p w:rsidR="00141CD9" w:rsidRDefault="00141CD9">
      <w:pPr>
        <w:pStyle w:val="normal0"/>
        <w:rPr>
          <w:rFonts w:ascii="Verdana" w:eastAsia="Verdana" w:hAnsi="Verdana" w:cs="Verdana"/>
          <w:color w:val="181717"/>
          <w:sz w:val="24"/>
          <w:szCs w:val="24"/>
          <w:shd w:val="clear" w:color="auto" w:fill="D8E5EE"/>
        </w:rPr>
      </w:pPr>
    </w:p>
    <w:p w:rsidR="00141CD9" w:rsidRDefault="003C0DB1">
      <w:pPr>
        <w:pStyle w:val="normal0"/>
        <w:rPr>
          <w:rFonts w:ascii="Verdana" w:eastAsia="Verdana" w:hAnsi="Verdana" w:cs="Verdana"/>
          <w:color w:val="181717"/>
          <w:sz w:val="24"/>
          <w:szCs w:val="24"/>
          <w:shd w:val="clear" w:color="auto" w:fill="D8E5EE"/>
        </w:rPr>
      </w:pPr>
      <w:r>
        <w:rPr>
          <w:rFonts w:ascii="Verdana" w:eastAsia="Verdana" w:hAnsi="Verdana" w:cs="Verdana"/>
          <w:color w:val="181717"/>
          <w:sz w:val="24"/>
          <w:szCs w:val="24"/>
          <w:shd w:val="clear" w:color="auto" w:fill="D8E5EE"/>
        </w:rPr>
        <w:lastRenderedPageBreak/>
        <w:t>App.js</w:t>
      </w:r>
    </w:p>
    <w:p w:rsidR="00141CD9" w:rsidRDefault="003C0DB1">
      <w:pPr>
        <w:pStyle w:val="normal0"/>
        <w:jc w:val="both"/>
        <w:rPr>
          <w:rFonts w:ascii="Courier New" w:eastAsia="Courier New" w:hAnsi="Courier New" w:cs="Courier New"/>
          <w:color w:val="181717"/>
          <w:sz w:val="24"/>
          <w:szCs w:val="24"/>
          <w:highlight w:val="white"/>
        </w:rPr>
      </w:pPr>
      <w:r>
        <w:rPr>
          <w:rFonts w:ascii="Courier New" w:eastAsia="Courier New" w:hAnsi="Courier New" w:cs="Courier New"/>
          <w:color w:val="0000FF"/>
          <w:sz w:val="24"/>
          <w:szCs w:val="24"/>
          <w:highlight w:val="white"/>
        </w:rPr>
        <w:t>var</w:t>
      </w:r>
      <w:r>
        <w:rPr>
          <w:rFonts w:ascii="Courier New" w:eastAsia="Courier New" w:hAnsi="Courier New" w:cs="Courier New"/>
          <w:color w:val="181717"/>
          <w:sz w:val="24"/>
          <w:szCs w:val="24"/>
          <w:highlight w:val="white"/>
        </w:rPr>
        <w:t xml:space="preserve"> msg = require(</w:t>
      </w:r>
      <w:r>
        <w:rPr>
          <w:rFonts w:ascii="Courier New" w:eastAsia="Courier New" w:hAnsi="Courier New" w:cs="Courier New"/>
          <w:color w:val="A31515"/>
          <w:sz w:val="24"/>
          <w:szCs w:val="24"/>
          <w:highlight w:val="white"/>
        </w:rPr>
        <w:t>'./Log.js'</w:t>
      </w:r>
      <w:r>
        <w:rPr>
          <w:rFonts w:ascii="Courier New" w:eastAsia="Courier New" w:hAnsi="Courier New" w:cs="Courier New"/>
          <w:color w:val="181717"/>
          <w:sz w:val="24"/>
          <w:szCs w:val="24"/>
          <w:highlight w:val="white"/>
        </w:rPr>
        <w:t xml:space="preserve">); </w:t>
      </w:r>
    </w:p>
    <w:p w:rsidR="00141CD9" w:rsidRDefault="003C0DB1">
      <w:pPr>
        <w:pStyle w:val="normal0"/>
        <w:jc w:val="both"/>
        <w:rPr>
          <w:rFonts w:ascii="Courier New" w:eastAsia="Courier New" w:hAnsi="Courier New" w:cs="Courier New"/>
          <w:color w:val="181717"/>
          <w:sz w:val="24"/>
          <w:szCs w:val="24"/>
          <w:highlight w:val="white"/>
        </w:rPr>
      </w:pPr>
      <w:r>
        <w:rPr>
          <w:rFonts w:ascii="Courier New" w:eastAsia="Courier New" w:hAnsi="Courier New" w:cs="Courier New"/>
          <w:color w:val="181717"/>
          <w:sz w:val="24"/>
          <w:szCs w:val="24"/>
          <w:highlight w:val="white"/>
        </w:rPr>
        <w:t>msg(</w:t>
      </w:r>
      <w:r>
        <w:rPr>
          <w:rFonts w:ascii="Courier New" w:eastAsia="Courier New" w:hAnsi="Courier New" w:cs="Courier New"/>
          <w:color w:val="A31515"/>
          <w:sz w:val="24"/>
          <w:szCs w:val="24"/>
          <w:highlight w:val="white"/>
        </w:rPr>
        <w:t>'Hello World'</w:t>
      </w:r>
      <w:r>
        <w:rPr>
          <w:rFonts w:ascii="Courier New" w:eastAsia="Courier New" w:hAnsi="Courier New" w:cs="Courier New"/>
          <w:color w:val="181717"/>
          <w:sz w:val="24"/>
          <w:szCs w:val="24"/>
          <w:highlight w:val="white"/>
        </w:rPr>
        <w:t>);</w:t>
      </w:r>
    </w:p>
    <w:p w:rsidR="00141CD9" w:rsidRDefault="00141CD9">
      <w:pPr>
        <w:pStyle w:val="normal0"/>
        <w:rPr>
          <w:rFonts w:ascii="Verdana" w:eastAsia="Verdana" w:hAnsi="Verdana" w:cs="Verdana"/>
          <w:color w:val="181717"/>
          <w:sz w:val="24"/>
          <w:szCs w:val="24"/>
          <w:shd w:val="clear" w:color="auto" w:fill="D8E5EE"/>
        </w:rPr>
      </w:pPr>
    </w:p>
    <w:p w:rsidR="00141CD9" w:rsidRDefault="00141CD9">
      <w:pPr>
        <w:pStyle w:val="normal0"/>
        <w:rPr>
          <w:rFonts w:ascii="Verdana" w:eastAsia="Verdana" w:hAnsi="Verdana" w:cs="Verdana"/>
          <w:color w:val="181717"/>
          <w:sz w:val="24"/>
          <w:szCs w:val="24"/>
          <w:shd w:val="clear" w:color="auto" w:fill="D8E5EE"/>
        </w:rPr>
      </w:pPr>
    </w:p>
    <w:p w:rsidR="00141CD9" w:rsidRDefault="003C0DB1">
      <w:pPr>
        <w:pStyle w:val="Heading2"/>
        <w:keepNext w:val="0"/>
        <w:keepLines w:val="0"/>
        <w:shd w:val="clear" w:color="auto" w:fill="FFFFFF"/>
        <w:spacing w:after="80" w:line="288" w:lineRule="auto"/>
        <w:rPr>
          <w:rFonts w:ascii="Verdana" w:eastAsia="Verdana" w:hAnsi="Verdana" w:cs="Verdana"/>
          <w:color w:val="181717"/>
          <w:sz w:val="42"/>
          <w:szCs w:val="42"/>
          <w:shd w:val="clear" w:color="auto" w:fill="D8E5EE"/>
        </w:rPr>
      </w:pPr>
      <w:bookmarkStart w:id="40" w:name="_8wcqw0kme8vw" w:colFirst="0" w:colLast="0"/>
      <w:bookmarkEnd w:id="40"/>
      <w:r>
        <w:rPr>
          <w:rFonts w:ascii="Verdana" w:eastAsia="Verdana" w:hAnsi="Verdana" w:cs="Verdana"/>
          <w:color w:val="181717"/>
          <w:sz w:val="42"/>
          <w:szCs w:val="42"/>
          <w:shd w:val="clear" w:color="auto" w:fill="D8E5EE"/>
        </w:rPr>
        <w:t>Export Function as a Class</w:t>
      </w:r>
    </w:p>
    <w:p w:rsidR="00141CD9" w:rsidRDefault="003C0DB1">
      <w:pPr>
        <w:pStyle w:val="normal0"/>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In JavaScript, a function can be treated like a class. The following example exposes a function that can be used like a class.</w:t>
      </w:r>
    </w:p>
    <w:p w:rsidR="00141CD9" w:rsidRDefault="00141CD9">
      <w:pPr>
        <w:pStyle w:val="normal0"/>
        <w:rPr>
          <w:rFonts w:ascii="Verdana" w:eastAsia="Verdana" w:hAnsi="Verdana" w:cs="Verdana"/>
          <w:color w:val="181717"/>
          <w:sz w:val="26"/>
          <w:szCs w:val="26"/>
          <w:highlight w:val="white"/>
        </w:rPr>
      </w:pPr>
    </w:p>
    <w:p w:rsidR="00141CD9" w:rsidRDefault="003C0DB1">
      <w:pPr>
        <w:pStyle w:val="normal0"/>
        <w:rPr>
          <w:rFonts w:ascii="Verdana" w:eastAsia="Verdana" w:hAnsi="Verdana" w:cs="Verdana"/>
          <w:color w:val="181717"/>
          <w:sz w:val="24"/>
          <w:szCs w:val="24"/>
          <w:shd w:val="clear" w:color="auto" w:fill="D8E5EE"/>
        </w:rPr>
      </w:pPr>
      <w:r>
        <w:rPr>
          <w:rFonts w:ascii="Verdana" w:eastAsia="Verdana" w:hAnsi="Verdana" w:cs="Verdana"/>
          <w:color w:val="181717"/>
          <w:sz w:val="24"/>
          <w:szCs w:val="24"/>
          <w:shd w:val="clear" w:color="auto" w:fill="D8E5EE"/>
        </w:rPr>
        <w:t>Person.js</w:t>
      </w:r>
    </w:p>
    <w:p w:rsidR="00141CD9" w:rsidRDefault="003C0DB1">
      <w:pPr>
        <w:pStyle w:val="normal0"/>
        <w:jc w:val="both"/>
        <w:rPr>
          <w:rFonts w:ascii="Courier New" w:eastAsia="Courier New" w:hAnsi="Courier New" w:cs="Courier New"/>
          <w:color w:val="181717"/>
          <w:sz w:val="24"/>
          <w:szCs w:val="24"/>
          <w:highlight w:val="white"/>
        </w:rPr>
      </w:pPr>
      <w:r>
        <w:rPr>
          <w:rFonts w:ascii="Courier New" w:eastAsia="Courier New" w:hAnsi="Courier New" w:cs="Courier New"/>
          <w:color w:val="181717"/>
          <w:sz w:val="24"/>
          <w:szCs w:val="24"/>
          <w:highlight w:val="white"/>
        </w:rPr>
        <w:t xml:space="preserve">module.exports = </w:t>
      </w:r>
      <w:r>
        <w:rPr>
          <w:rFonts w:ascii="Courier New" w:eastAsia="Courier New" w:hAnsi="Courier New" w:cs="Courier New"/>
          <w:color w:val="0000FF"/>
          <w:sz w:val="24"/>
          <w:szCs w:val="24"/>
          <w:highlight w:val="white"/>
        </w:rPr>
        <w:t>function</w:t>
      </w:r>
      <w:r>
        <w:rPr>
          <w:rFonts w:ascii="Courier New" w:eastAsia="Courier New" w:hAnsi="Courier New" w:cs="Courier New"/>
          <w:color w:val="181717"/>
          <w:sz w:val="24"/>
          <w:szCs w:val="24"/>
          <w:highlight w:val="white"/>
        </w:rPr>
        <w:t xml:space="preserve"> (firstName, lastName) { </w:t>
      </w:r>
    </w:p>
    <w:p w:rsidR="00141CD9" w:rsidRDefault="003C0DB1">
      <w:pPr>
        <w:pStyle w:val="normal0"/>
        <w:ind w:firstLine="720"/>
        <w:jc w:val="both"/>
        <w:rPr>
          <w:rFonts w:ascii="Courier New" w:eastAsia="Courier New" w:hAnsi="Courier New" w:cs="Courier New"/>
          <w:color w:val="181717"/>
          <w:sz w:val="24"/>
          <w:szCs w:val="24"/>
          <w:highlight w:val="white"/>
        </w:rPr>
      </w:pPr>
      <w:r>
        <w:rPr>
          <w:rFonts w:ascii="Courier New" w:eastAsia="Courier New" w:hAnsi="Courier New" w:cs="Courier New"/>
          <w:color w:val="0000FF"/>
          <w:sz w:val="24"/>
          <w:szCs w:val="24"/>
          <w:highlight w:val="white"/>
        </w:rPr>
        <w:t>this</w:t>
      </w:r>
      <w:r>
        <w:rPr>
          <w:rFonts w:ascii="Courier New" w:eastAsia="Courier New" w:hAnsi="Courier New" w:cs="Courier New"/>
          <w:color w:val="181717"/>
          <w:sz w:val="24"/>
          <w:szCs w:val="24"/>
          <w:highlight w:val="white"/>
        </w:rPr>
        <w:t xml:space="preserve">.firstName = firstName; </w:t>
      </w:r>
    </w:p>
    <w:p w:rsidR="00141CD9" w:rsidRDefault="003C0DB1">
      <w:pPr>
        <w:pStyle w:val="normal0"/>
        <w:ind w:firstLine="720"/>
        <w:jc w:val="both"/>
        <w:rPr>
          <w:rFonts w:ascii="Courier New" w:eastAsia="Courier New" w:hAnsi="Courier New" w:cs="Courier New"/>
          <w:color w:val="181717"/>
          <w:sz w:val="24"/>
          <w:szCs w:val="24"/>
          <w:highlight w:val="white"/>
        </w:rPr>
      </w:pPr>
      <w:r>
        <w:rPr>
          <w:rFonts w:ascii="Courier New" w:eastAsia="Courier New" w:hAnsi="Courier New" w:cs="Courier New"/>
          <w:color w:val="0000FF"/>
          <w:sz w:val="24"/>
          <w:szCs w:val="24"/>
          <w:highlight w:val="white"/>
        </w:rPr>
        <w:t>this</w:t>
      </w:r>
      <w:r>
        <w:rPr>
          <w:rFonts w:ascii="Courier New" w:eastAsia="Courier New" w:hAnsi="Courier New" w:cs="Courier New"/>
          <w:color w:val="181717"/>
          <w:sz w:val="24"/>
          <w:szCs w:val="24"/>
          <w:highlight w:val="white"/>
        </w:rPr>
        <w:t xml:space="preserve">.lastName = lastName; </w:t>
      </w:r>
    </w:p>
    <w:p w:rsidR="00141CD9" w:rsidRDefault="003C0DB1">
      <w:pPr>
        <w:pStyle w:val="normal0"/>
        <w:ind w:firstLine="720"/>
        <w:jc w:val="both"/>
        <w:rPr>
          <w:rFonts w:ascii="Courier New" w:eastAsia="Courier New" w:hAnsi="Courier New" w:cs="Courier New"/>
          <w:color w:val="181717"/>
          <w:sz w:val="24"/>
          <w:szCs w:val="24"/>
          <w:highlight w:val="white"/>
        </w:rPr>
      </w:pPr>
      <w:r>
        <w:rPr>
          <w:rFonts w:ascii="Courier New" w:eastAsia="Courier New" w:hAnsi="Courier New" w:cs="Courier New"/>
          <w:color w:val="0000FF"/>
          <w:sz w:val="24"/>
          <w:szCs w:val="24"/>
          <w:highlight w:val="white"/>
        </w:rPr>
        <w:t>this</w:t>
      </w:r>
      <w:r>
        <w:rPr>
          <w:rFonts w:ascii="Courier New" w:eastAsia="Courier New" w:hAnsi="Courier New" w:cs="Courier New"/>
          <w:color w:val="181717"/>
          <w:sz w:val="24"/>
          <w:szCs w:val="24"/>
          <w:highlight w:val="white"/>
        </w:rPr>
        <w:t xml:space="preserve">.fullName = </w:t>
      </w:r>
      <w:r>
        <w:rPr>
          <w:rFonts w:ascii="Courier New" w:eastAsia="Courier New" w:hAnsi="Courier New" w:cs="Courier New"/>
          <w:color w:val="0000FF"/>
          <w:sz w:val="24"/>
          <w:szCs w:val="24"/>
          <w:highlight w:val="white"/>
        </w:rPr>
        <w:t>function</w:t>
      </w:r>
      <w:r>
        <w:rPr>
          <w:rFonts w:ascii="Courier New" w:eastAsia="Courier New" w:hAnsi="Courier New" w:cs="Courier New"/>
          <w:color w:val="181717"/>
          <w:sz w:val="24"/>
          <w:szCs w:val="24"/>
          <w:highlight w:val="white"/>
        </w:rPr>
        <w:t xml:space="preserve"> () { </w:t>
      </w:r>
    </w:p>
    <w:p w:rsidR="00141CD9" w:rsidRDefault="003C0DB1">
      <w:pPr>
        <w:pStyle w:val="normal0"/>
        <w:ind w:left="720" w:firstLine="720"/>
        <w:jc w:val="both"/>
        <w:rPr>
          <w:rFonts w:ascii="Courier New" w:eastAsia="Courier New" w:hAnsi="Courier New" w:cs="Courier New"/>
          <w:color w:val="181717"/>
          <w:sz w:val="24"/>
          <w:szCs w:val="24"/>
          <w:highlight w:val="white"/>
        </w:rPr>
      </w:pPr>
      <w:r>
        <w:rPr>
          <w:rFonts w:ascii="Courier New" w:eastAsia="Courier New" w:hAnsi="Courier New" w:cs="Courier New"/>
          <w:color w:val="0000FF"/>
          <w:sz w:val="24"/>
          <w:szCs w:val="24"/>
          <w:highlight w:val="white"/>
        </w:rPr>
        <w:t>return</w:t>
      </w:r>
      <w:r>
        <w:rPr>
          <w:rFonts w:ascii="Courier New" w:eastAsia="Courier New" w:hAnsi="Courier New" w:cs="Courier New"/>
          <w:color w:val="181717"/>
          <w:sz w:val="24"/>
          <w:szCs w:val="24"/>
          <w:highlight w:val="white"/>
        </w:rPr>
        <w:t xml:space="preserve"> </w:t>
      </w:r>
      <w:r>
        <w:rPr>
          <w:rFonts w:ascii="Courier New" w:eastAsia="Courier New" w:hAnsi="Courier New" w:cs="Courier New"/>
          <w:color w:val="0000FF"/>
          <w:sz w:val="24"/>
          <w:szCs w:val="24"/>
          <w:highlight w:val="white"/>
        </w:rPr>
        <w:t>this</w:t>
      </w:r>
      <w:r>
        <w:rPr>
          <w:rFonts w:ascii="Courier New" w:eastAsia="Courier New" w:hAnsi="Courier New" w:cs="Courier New"/>
          <w:color w:val="181717"/>
          <w:sz w:val="24"/>
          <w:szCs w:val="24"/>
          <w:highlight w:val="white"/>
        </w:rPr>
        <w:t xml:space="preserve">.firstName + </w:t>
      </w:r>
      <w:r>
        <w:rPr>
          <w:rFonts w:ascii="Courier New" w:eastAsia="Courier New" w:hAnsi="Courier New" w:cs="Courier New"/>
          <w:color w:val="A31515"/>
          <w:sz w:val="24"/>
          <w:szCs w:val="24"/>
          <w:highlight w:val="white"/>
        </w:rPr>
        <w:t>' '</w:t>
      </w:r>
      <w:r>
        <w:rPr>
          <w:rFonts w:ascii="Courier New" w:eastAsia="Courier New" w:hAnsi="Courier New" w:cs="Courier New"/>
          <w:color w:val="181717"/>
          <w:sz w:val="24"/>
          <w:szCs w:val="24"/>
          <w:highlight w:val="white"/>
        </w:rPr>
        <w:t xml:space="preserve"> + </w:t>
      </w:r>
      <w:r>
        <w:rPr>
          <w:rFonts w:ascii="Courier New" w:eastAsia="Courier New" w:hAnsi="Courier New" w:cs="Courier New"/>
          <w:color w:val="0000FF"/>
          <w:sz w:val="24"/>
          <w:szCs w:val="24"/>
          <w:highlight w:val="white"/>
        </w:rPr>
        <w:t>this</w:t>
      </w:r>
      <w:r>
        <w:rPr>
          <w:rFonts w:ascii="Courier New" w:eastAsia="Courier New" w:hAnsi="Courier New" w:cs="Courier New"/>
          <w:color w:val="181717"/>
          <w:sz w:val="24"/>
          <w:szCs w:val="24"/>
          <w:highlight w:val="white"/>
        </w:rPr>
        <w:t xml:space="preserve">.lastName; </w:t>
      </w:r>
    </w:p>
    <w:p w:rsidR="00141CD9" w:rsidRDefault="003C0DB1">
      <w:pPr>
        <w:pStyle w:val="normal0"/>
        <w:ind w:left="720" w:firstLine="720"/>
        <w:jc w:val="both"/>
        <w:rPr>
          <w:rFonts w:ascii="Courier New" w:eastAsia="Courier New" w:hAnsi="Courier New" w:cs="Courier New"/>
          <w:color w:val="181717"/>
          <w:sz w:val="24"/>
          <w:szCs w:val="24"/>
          <w:highlight w:val="white"/>
        </w:rPr>
      </w:pPr>
      <w:r>
        <w:rPr>
          <w:rFonts w:ascii="Courier New" w:eastAsia="Courier New" w:hAnsi="Courier New" w:cs="Courier New"/>
          <w:color w:val="181717"/>
          <w:sz w:val="24"/>
          <w:szCs w:val="24"/>
          <w:highlight w:val="white"/>
        </w:rPr>
        <w:t xml:space="preserve">} </w:t>
      </w:r>
    </w:p>
    <w:p w:rsidR="00141CD9" w:rsidRDefault="003C0DB1">
      <w:pPr>
        <w:pStyle w:val="normal0"/>
        <w:ind w:left="720"/>
        <w:jc w:val="both"/>
        <w:rPr>
          <w:rFonts w:ascii="Courier New" w:eastAsia="Courier New" w:hAnsi="Courier New" w:cs="Courier New"/>
          <w:color w:val="181717"/>
          <w:sz w:val="24"/>
          <w:szCs w:val="24"/>
          <w:highlight w:val="white"/>
        </w:rPr>
      </w:pPr>
      <w:r>
        <w:rPr>
          <w:rFonts w:ascii="Courier New" w:eastAsia="Courier New" w:hAnsi="Courier New" w:cs="Courier New"/>
          <w:color w:val="181717"/>
          <w:sz w:val="24"/>
          <w:szCs w:val="24"/>
          <w:highlight w:val="white"/>
        </w:rPr>
        <w:t>}</w:t>
      </w:r>
    </w:p>
    <w:p w:rsidR="00141CD9" w:rsidRDefault="00141CD9">
      <w:pPr>
        <w:pStyle w:val="normal0"/>
        <w:ind w:left="720"/>
        <w:jc w:val="both"/>
        <w:rPr>
          <w:rFonts w:ascii="Courier New" w:eastAsia="Courier New" w:hAnsi="Courier New" w:cs="Courier New"/>
          <w:color w:val="181717"/>
          <w:sz w:val="24"/>
          <w:szCs w:val="24"/>
          <w:highlight w:val="white"/>
        </w:rPr>
      </w:pPr>
    </w:p>
    <w:p w:rsidR="00141CD9" w:rsidRDefault="003C0DB1">
      <w:pPr>
        <w:pStyle w:val="normal0"/>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The above module can be used, as shown below.</w:t>
      </w:r>
    </w:p>
    <w:p w:rsidR="00141CD9" w:rsidRDefault="00141CD9">
      <w:pPr>
        <w:pStyle w:val="normal0"/>
        <w:rPr>
          <w:rFonts w:ascii="Verdana" w:eastAsia="Verdana" w:hAnsi="Verdana" w:cs="Verdana"/>
          <w:color w:val="181717"/>
          <w:sz w:val="26"/>
          <w:szCs w:val="26"/>
          <w:highlight w:val="white"/>
        </w:rPr>
      </w:pPr>
    </w:p>
    <w:p w:rsidR="00141CD9" w:rsidRDefault="003C0DB1">
      <w:pPr>
        <w:pStyle w:val="normal0"/>
        <w:rPr>
          <w:rFonts w:ascii="Verdana" w:eastAsia="Verdana" w:hAnsi="Verdana" w:cs="Verdana"/>
          <w:color w:val="181717"/>
          <w:sz w:val="24"/>
          <w:szCs w:val="24"/>
          <w:shd w:val="clear" w:color="auto" w:fill="D8E5EE"/>
        </w:rPr>
      </w:pPr>
      <w:r>
        <w:rPr>
          <w:rFonts w:ascii="Verdana" w:eastAsia="Verdana" w:hAnsi="Verdana" w:cs="Verdana"/>
          <w:color w:val="181717"/>
          <w:sz w:val="24"/>
          <w:szCs w:val="24"/>
          <w:shd w:val="clear" w:color="auto" w:fill="D8E5EE"/>
        </w:rPr>
        <w:t>App.js</w:t>
      </w:r>
    </w:p>
    <w:p w:rsidR="00141CD9" w:rsidRDefault="00141CD9">
      <w:pPr>
        <w:pStyle w:val="normal0"/>
        <w:rPr>
          <w:rFonts w:ascii="Verdana" w:eastAsia="Verdana" w:hAnsi="Verdana" w:cs="Verdana"/>
          <w:color w:val="181717"/>
          <w:sz w:val="24"/>
          <w:szCs w:val="24"/>
          <w:shd w:val="clear" w:color="auto" w:fill="D8E5EE"/>
        </w:rPr>
      </w:pPr>
    </w:p>
    <w:p w:rsidR="00141CD9" w:rsidRDefault="003C0DB1">
      <w:pPr>
        <w:pStyle w:val="normal0"/>
      </w:pPr>
      <w:r>
        <w:t xml:space="preserve">var person = require('./Person.js'); </w:t>
      </w:r>
    </w:p>
    <w:p w:rsidR="00141CD9" w:rsidRDefault="003C0DB1">
      <w:pPr>
        <w:pStyle w:val="normal0"/>
      </w:pPr>
      <w:r>
        <w:t xml:space="preserve">var person1 = new person('James', 'Bond'); </w:t>
      </w:r>
    </w:p>
    <w:p w:rsidR="00141CD9" w:rsidRDefault="003C0DB1">
      <w:pPr>
        <w:pStyle w:val="normal0"/>
      </w:pPr>
      <w:r>
        <w:t>console.log(person1.fullName());</w:t>
      </w:r>
    </w:p>
    <w:p w:rsidR="00141CD9" w:rsidRDefault="00141CD9">
      <w:pPr>
        <w:pStyle w:val="normal0"/>
        <w:rPr>
          <w:rFonts w:ascii="Verdana" w:eastAsia="Verdana" w:hAnsi="Verdana" w:cs="Verdana"/>
          <w:color w:val="181717"/>
          <w:sz w:val="24"/>
          <w:szCs w:val="24"/>
          <w:shd w:val="clear" w:color="auto" w:fill="D8E5EE"/>
        </w:rPr>
      </w:pPr>
    </w:p>
    <w:p w:rsidR="00141CD9" w:rsidRDefault="003C0DB1">
      <w:pPr>
        <w:pStyle w:val="normal0"/>
        <w:rPr>
          <w:rFonts w:ascii="Verdana" w:eastAsia="Verdana" w:hAnsi="Verdana" w:cs="Verdana"/>
          <w:color w:val="181717"/>
          <w:sz w:val="24"/>
          <w:szCs w:val="24"/>
          <w:shd w:val="clear" w:color="auto" w:fill="D8E5EE"/>
        </w:rPr>
      </w:pPr>
      <w:r>
        <w:rPr>
          <w:rFonts w:ascii="Verdana" w:eastAsia="Verdana" w:hAnsi="Verdana" w:cs="Verdana"/>
          <w:color w:val="181717"/>
          <w:sz w:val="24"/>
          <w:szCs w:val="24"/>
          <w:shd w:val="clear" w:color="auto" w:fill="D8E5EE"/>
        </w:rPr>
        <w:t>===============================================</w:t>
      </w:r>
    </w:p>
    <w:p w:rsidR="00141CD9" w:rsidRDefault="003C0DB1">
      <w:pPr>
        <w:pStyle w:val="Heading2"/>
        <w:keepNext w:val="0"/>
        <w:keepLines w:val="0"/>
        <w:shd w:val="clear" w:color="auto" w:fill="FFFFFF"/>
        <w:spacing w:after="80" w:line="288" w:lineRule="auto"/>
        <w:rPr>
          <w:rFonts w:ascii="Verdana" w:eastAsia="Verdana" w:hAnsi="Verdana" w:cs="Verdana"/>
          <w:color w:val="181717"/>
          <w:sz w:val="42"/>
          <w:szCs w:val="42"/>
          <w:shd w:val="clear" w:color="auto" w:fill="D8E5EE"/>
        </w:rPr>
      </w:pPr>
      <w:bookmarkStart w:id="41" w:name="_mmydfk5bayrx" w:colFirst="0" w:colLast="0"/>
      <w:bookmarkEnd w:id="41"/>
      <w:r>
        <w:rPr>
          <w:rFonts w:ascii="Verdana" w:eastAsia="Verdana" w:hAnsi="Verdana" w:cs="Verdana"/>
          <w:color w:val="181717"/>
          <w:sz w:val="42"/>
          <w:szCs w:val="42"/>
          <w:shd w:val="clear" w:color="auto" w:fill="D8E5EE"/>
        </w:rPr>
        <w:t>Load Module from the Separate Folder</w:t>
      </w:r>
    </w:p>
    <w:p w:rsidR="00141CD9" w:rsidRDefault="003C0DB1">
      <w:pPr>
        <w:pStyle w:val="normal0"/>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 xml:space="preserve">Use the full path of a module file where you have exported it using </w:t>
      </w:r>
      <w:r>
        <w:rPr>
          <w:rFonts w:ascii="Courier New" w:eastAsia="Courier New" w:hAnsi="Courier New" w:cs="Courier New"/>
          <w:color w:val="181717"/>
          <w:sz w:val="24"/>
          <w:szCs w:val="24"/>
          <w:shd w:val="clear" w:color="auto" w:fill="D9E5F3"/>
        </w:rPr>
        <w:t>module.exports</w:t>
      </w:r>
      <w:r>
        <w:rPr>
          <w:rFonts w:ascii="Verdana" w:eastAsia="Verdana" w:hAnsi="Verdana" w:cs="Verdana"/>
          <w:color w:val="181717"/>
          <w:sz w:val="26"/>
          <w:szCs w:val="26"/>
          <w:highlight w:val="white"/>
        </w:rPr>
        <w:t xml:space="preserve">. For example, if the log module in the log.js is stored under the </w:t>
      </w:r>
      <w:r>
        <w:rPr>
          <w:rFonts w:ascii="Courier New" w:eastAsia="Courier New" w:hAnsi="Courier New" w:cs="Courier New"/>
          <w:color w:val="181717"/>
          <w:sz w:val="24"/>
          <w:szCs w:val="24"/>
          <w:shd w:val="clear" w:color="auto" w:fill="D9E5F3"/>
        </w:rPr>
        <w:t>utility</w:t>
      </w:r>
      <w:r>
        <w:rPr>
          <w:rFonts w:ascii="Verdana" w:eastAsia="Verdana" w:hAnsi="Verdana" w:cs="Verdana"/>
          <w:color w:val="181717"/>
          <w:sz w:val="26"/>
          <w:szCs w:val="26"/>
          <w:highlight w:val="white"/>
        </w:rPr>
        <w:t xml:space="preserve"> folder under the root folder of your application, then import it, as shown below.</w:t>
      </w:r>
    </w:p>
    <w:p w:rsidR="00141CD9" w:rsidRDefault="00141CD9">
      <w:pPr>
        <w:pStyle w:val="normal0"/>
        <w:rPr>
          <w:rFonts w:ascii="Verdana" w:eastAsia="Verdana" w:hAnsi="Verdana" w:cs="Verdana"/>
          <w:color w:val="181717"/>
          <w:sz w:val="26"/>
          <w:szCs w:val="26"/>
          <w:highlight w:val="white"/>
        </w:rPr>
      </w:pPr>
    </w:p>
    <w:p w:rsidR="00141CD9" w:rsidRDefault="003C0DB1">
      <w:pPr>
        <w:pStyle w:val="normal0"/>
        <w:rPr>
          <w:rFonts w:ascii="Verdana" w:eastAsia="Verdana" w:hAnsi="Verdana" w:cs="Verdana"/>
          <w:color w:val="181717"/>
          <w:sz w:val="24"/>
          <w:szCs w:val="24"/>
          <w:shd w:val="clear" w:color="auto" w:fill="D8E5EE"/>
        </w:rPr>
      </w:pPr>
      <w:r>
        <w:rPr>
          <w:rFonts w:ascii="Verdana" w:eastAsia="Verdana" w:hAnsi="Verdana" w:cs="Verdana"/>
          <w:color w:val="181717"/>
          <w:sz w:val="24"/>
          <w:szCs w:val="24"/>
          <w:shd w:val="clear" w:color="auto" w:fill="D8E5EE"/>
        </w:rPr>
        <w:t>App.js</w:t>
      </w:r>
    </w:p>
    <w:p w:rsidR="00141CD9" w:rsidRDefault="003C0DB1">
      <w:pPr>
        <w:pStyle w:val="normal0"/>
        <w:jc w:val="both"/>
        <w:rPr>
          <w:rFonts w:ascii="Courier New" w:eastAsia="Courier New" w:hAnsi="Courier New" w:cs="Courier New"/>
          <w:color w:val="181717"/>
          <w:sz w:val="24"/>
          <w:szCs w:val="24"/>
          <w:highlight w:val="white"/>
        </w:rPr>
      </w:pPr>
      <w:r>
        <w:rPr>
          <w:rFonts w:ascii="Courier New" w:eastAsia="Courier New" w:hAnsi="Courier New" w:cs="Courier New"/>
          <w:color w:val="0000FF"/>
          <w:sz w:val="24"/>
          <w:szCs w:val="24"/>
          <w:highlight w:val="white"/>
        </w:rPr>
        <w:lastRenderedPageBreak/>
        <w:t>var</w:t>
      </w:r>
      <w:r>
        <w:rPr>
          <w:rFonts w:ascii="Courier New" w:eastAsia="Courier New" w:hAnsi="Courier New" w:cs="Courier New"/>
          <w:color w:val="181717"/>
          <w:sz w:val="24"/>
          <w:szCs w:val="24"/>
          <w:highlight w:val="white"/>
        </w:rPr>
        <w:t xml:space="preserve"> log = require(</w:t>
      </w:r>
      <w:r>
        <w:rPr>
          <w:rFonts w:ascii="Courier New" w:eastAsia="Courier New" w:hAnsi="Courier New" w:cs="Courier New"/>
          <w:color w:val="A31515"/>
          <w:sz w:val="24"/>
          <w:szCs w:val="24"/>
          <w:highlight w:val="white"/>
        </w:rPr>
        <w:t>'./utility/log.js'</w:t>
      </w:r>
      <w:r>
        <w:rPr>
          <w:rFonts w:ascii="Courier New" w:eastAsia="Courier New" w:hAnsi="Courier New" w:cs="Courier New"/>
          <w:color w:val="181717"/>
          <w:sz w:val="24"/>
          <w:szCs w:val="24"/>
          <w:highlight w:val="white"/>
        </w:rPr>
        <w:t>);</w:t>
      </w:r>
    </w:p>
    <w:p w:rsidR="00141CD9" w:rsidRDefault="00141CD9">
      <w:pPr>
        <w:pStyle w:val="normal0"/>
        <w:rPr>
          <w:rFonts w:ascii="Verdana" w:eastAsia="Verdana" w:hAnsi="Verdana" w:cs="Verdana"/>
          <w:color w:val="181717"/>
          <w:sz w:val="24"/>
          <w:szCs w:val="24"/>
          <w:shd w:val="clear" w:color="auto" w:fill="D8E5EE"/>
        </w:rPr>
      </w:pPr>
    </w:p>
    <w:p w:rsidR="00141CD9" w:rsidRDefault="003C0DB1">
      <w:pPr>
        <w:pStyle w:val="normal0"/>
        <w:shd w:val="clear" w:color="auto" w:fill="FFFFFF"/>
        <w:spacing w:before="360" w:after="360"/>
        <w:jc w:val="both"/>
        <w:rPr>
          <w:rFonts w:ascii="Verdana" w:eastAsia="Verdana" w:hAnsi="Verdana" w:cs="Verdana"/>
          <w:color w:val="181717"/>
          <w:sz w:val="26"/>
          <w:szCs w:val="26"/>
          <w:shd w:val="clear" w:color="auto" w:fill="D8E5EE"/>
        </w:rPr>
      </w:pPr>
      <w:r>
        <w:rPr>
          <w:rFonts w:ascii="Verdana" w:eastAsia="Verdana" w:hAnsi="Verdana" w:cs="Verdana"/>
          <w:color w:val="181717"/>
          <w:sz w:val="26"/>
          <w:szCs w:val="26"/>
          <w:shd w:val="clear" w:color="auto" w:fill="D8E5EE"/>
        </w:rPr>
        <w:t xml:space="preserve">In the above example, </w:t>
      </w:r>
      <w:r>
        <w:rPr>
          <w:rFonts w:ascii="Courier New" w:eastAsia="Courier New" w:hAnsi="Courier New" w:cs="Courier New"/>
          <w:sz w:val="24"/>
          <w:szCs w:val="24"/>
          <w:shd w:val="clear" w:color="auto" w:fill="D9E5F3"/>
        </w:rPr>
        <w:t>.</w:t>
      </w:r>
      <w:r>
        <w:rPr>
          <w:rFonts w:ascii="Verdana" w:eastAsia="Verdana" w:hAnsi="Verdana" w:cs="Verdana"/>
          <w:color w:val="181717"/>
          <w:sz w:val="26"/>
          <w:szCs w:val="26"/>
          <w:shd w:val="clear" w:color="auto" w:fill="D8E5EE"/>
        </w:rPr>
        <w:t xml:space="preserve"> is for the root folder, and then specify the exact path of your module file. Node.js also allows us to specify the path to the folder without specifying the file name. For example, you can specify only the utility folder without specifying </w:t>
      </w:r>
      <w:r>
        <w:rPr>
          <w:rFonts w:ascii="Courier New" w:eastAsia="Courier New" w:hAnsi="Courier New" w:cs="Courier New"/>
          <w:sz w:val="24"/>
          <w:szCs w:val="24"/>
          <w:shd w:val="clear" w:color="auto" w:fill="D9E5F3"/>
        </w:rPr>
        <w:t>log.js</w:t>
      </w:r>
      <w:r>
        <w:rPr>
          <w:rFonts w:ascii="Verdana" w:eastAsia="Verdana" w:hAnsi="Verdana" w:cs="Verdana"/>
          <w:color w:val="181717"/>
          <w:sz w:val="26"/>
          <w:szCs w:val="26"/>
          <w:shd w:val="clear" w:color="auto" w:fill="D8E5EE"/>
        </w:rPr>
        <w:t>, as shown below.</w:t>
      </w:r>
    </w:p>
    <w:p w:rsidR="00141CD9" w:rsidRDefault="003C0DB1">
      <w:pPr>
        <w:pStyle w:val="normal0"/>
        <w:rPr>
          <w:rFonts w:ascii="Verdana" w:eastAsia="Verdana" w:hAnsi="Verdana" w:cs="Verdana"/>
          <w:color w:val="181717"/>
          <w:sz w:val="24"/>
          <w:szCs w:val="24"/>
          <w:shd w:val="clear" w:color="auto" w:fill="D8E5EE"/>
        </w:rPr>
      </w:pPr>
      <w:r>
        <w:rPr>
          <w:rFonts w:ascii="Verdana" w:eastAsia="Verdana" w:hAnsi="Verdana" w:cs="Verdana"/>
          <w:color w:val="181717"/>
          <w:sz w:val="24"/>
          <w:szCs w:val="24"/>
          <w:shd w:val="clear" w:color="auto" w:fill="D8E5EE"/>
        </w:rPr>
        <w:t>App.js</w:t>
      </w:r>
    </w:p>
    <w:p w:rsidR="00141CD9" w:rsidRDefault="003C0DB1">
      <w:pPr>
        <w:pStyle w:val="normal0"/>
        <w:jc w:val="both"/>
        <w:rPr>
          <w:rFonts w:ascii="Courier New" w:eastAsia="Courier New" w:hAnsi="Courier New" w:cs="Courier New"/>
          <w:color w:val="181717"/>
          <w:sz w:val="24"/>
          <w:szCs w:val="24"/>
          <w:highlight w:val="white"/>
        </w:rPr>
      </w:pPr>
      <w:r>
        <w:rPr>
          <w:rFonts w:ascii="Courier New" w:eastAsia="Courier New" w:hAnsi="Courier New" w:cs="Courier New"/>
          <w:color w:val="0000FF"/>
          <w:sz w:val="24"/>
          <w:szCs w:val="24"/>
          <w:highlight w:val="white"/>
        </w:rPr>
        <w:t>var</w:t>
      </w:r>
      <w:r>
        <w:rPr>
          <w:rFonts w:ascii="Courier New" w:eastAsia="Courier New" w:hAnsi="Courier New" w:cs="Courier New"/>
          <w:color w:val="181717"/>
          <w:sz w:val="24"/>
          <w:szCs w:val="24"/>
          <w:highlight w:val="white"/>
        </w:rPr>
        <w:t xml:space="preserve"> log = require(</w:t>
      </w:r>
      <w:r>
        <w:rPr>
          <w:rFonts w:ascii="Courier New" w:eastAsia="Courier New" w:hAnsi="Courier New" w:cs="Courier New"/>
          <w:color w:val="A31515"/>
          <w:sz w:val="24"/>
          <w:szCs w:val="24"/>
          <w:highlight w:val="white"/>
        </w:rPr>
        <w:t>'./utility'</w:t>
      </w:r>
      <w:r>
        <w:rPr>
          <w:rFonts w:ascii="Courier New" w:eastAsia="Courier New" w:hAnsi="Courier New" w:cs="Courier New"/>
          <w:color w:val="181717"/>
          <w:sz w:val="24"/>
          <w:szCs w:val="24"/>
          <w:highlight w:val="white"/>
        </w:rPr>
        <w:t>);</w:t>
      </w:r>
    </w:p>
    <w:p w:rsidR="00141CD9" w:rsidRDefault="00141CD9">
      <w:pPr>
        <w:pStyle w:val="normal0"/>
        <w:rPr>
          <w:rFonts w:ascii="Verdana" w:eastAsia="Verdana" w:hAnsi="Verdana" w:cs="Verdana"/>
          <w:color w:val="181717"/>
          <w:sz w:val="24"/>
          <w:szCs w:val="24"/>
          <w:shd w:val="clear" w:color="auto" w:fill="D8E5EE"/>
        </w:rPr>
      </w:pPr>
    </w:p>
    <w:p w:rsidR="00141CD9" w:rsidRDefault="003C0DB1">
      <w:pPr>
        <w:pStyle w:val="normal0"/>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 xml:space="preserve">In the above example, Node.js will search for a package definition file called </w:t>
      </w:r>
      <w:r>
        <w:rPr>
          <w:rFonts w:ascii="Courier New" w:eastAsia="Courier New" w:hAnsi="Courier New" w:cs="Courier New"/>
          <w:color w:val="181717"/>
          <w:sz w:val="24"/>
          <w:szCs w:val="24"/>
          <w:shd w:val="clear" w:color="auto" w:fill="D9E5F3"/>
        </w:rPr>
        <w:t>package.json</w:t>
      </w:r>
      <w:r>
        <w:rPr>
          <w:rFonts w:ascii="Verdana" w:eastAsia="Verdana" w:hAnsi="Verdana" w:cs="Verdana"/>
          <w:color w:val="181717"/>
          <w:sz w:val="26"/>
          <w:szCs w:val="26"/>
          <w:highlight w:val="white"/>
        </w:rPr>
        <w:t xml:space="preserve"> inside the utility folder. This is because Node assumes that this folder is a package and will try to look for a package definition. The </w:t>
      </w:r>
      <w:r>
        <w:rPr>
          <w:rFonts w:ascii="Courier New" w:eastAsia="Courier New" w:hAnsi="Courier New" w:cs="Courier New"/>
          <w:color w:val="181717"/>
          <w:sz w:val="24"/>
          <w:szCs w:val="24"/>
          <w:shd w:val="clear" w:color="auto" w:fill="D9E5F3"/>
        </w:rPr>
        <w:t>package.json</w:t>
      </w:r>
      <w:r>
        <w:rPr>
          <w:rFonts w:ascii="Verdana" w:eastAsia="Verdana" w:hAnsi="Verdana" w:cs="Verdana"/>
          <w:color w:val="181717"/>
          <w:sz w:val="26"/>
          <w:szCs w:val="26"/>
          <w:highlight w:val="white"/>
        </w:rPr>
        <w:t xml:space="preserve"> file should be in a module directory. The </w:t>
      </w:r>
      <w:r>
        <w:rPr>
          <w:rFonts w:ascii="Courier New" w:eastAsia="Courier New" w:hAnsi="Courier New" w:cs="Courier New"/>
          <w:color w:val="181717"/>
          <w:sz w:val="24"/>
          <w:szCs w:val="24"/>
          <w:shd w:val="clear" w:color="auto" w:fill="D9E5F3"/>
        </w:rPr>
        <w:t>package.json</w:t>
      </w:r>
      <w:r>
        <w:rPr>
          <w:rFonts w:ascii="Verdana" w:eastAsia="Verdana" w:hAnsi="Verdana" w:cs="Verdana"/>
          <w:color w:val="181717"/>
          <w:sz w:val="26"/>
          <w:szCs w:val="26"/>
          <w:highlight w:val="white"/>
        </w:rPr>
        <w:t xml:space="preserve"> under utility folder specifies the file name using the </w:t>
      </w:r>
      <w:r>
        <w:rPr>
          <w:rFonts w:ascii="Courier New" w:eastAsia="Courier New" w:hAnsi="Courier New" w:cs="Courier New"/>
          <w:color w:val="181717"/>
          <w:sz w:val="24"/>
          <w:szCs w:val="24"/>
          <w:shd w:val="clear" w:color="auto" w:fill="D9E5F3"/>
        </w:rPr>
        <w:t>main</w:t>
      </w:r>
      <w:r>
        <w:rPr>
          <w:rFonts w:ascii="Verdana" w:eastAsia="Verdana" w:hAnsi="Verdana" w:cs="Verdana"/>
          <w:color w:val="181717"/>
          <w:sz w:val="26"/>
          <w:szCs w:val="26"/>
          <w:highlight w:val="white"/>
        </w:rPr>
        <w:t xml:space="preserve"> key, as shown below.</w:t>
      </w:r>
    </w:p>
    <w:p w:rsidR="00141CD9" w:rsidRDefault="00141CD9">
      <w:pPr>
        <w:pStyle w:val="normal0"/>
        <w:rPr>
          <w:rFonts w:ascii="Verdana" w:eastAsia="Verdana" w:hAnsi="Verdana" w:cs="Verdana"/>
          <w:color w:val="181717"/>
          <w:sz w:val="26"/>
          <w:szCs w:val="26"/>
          <w:highlight w:val="white"/>
        </w:rPr>
      </w:pPr>
    </w:p>
    <w:p w:rsidR="00141CD9" w:rsidRDefault="003C0DB1">
      <w:pPr>
        <w:pStyle w:val="normal0"/>
        <w:rPr>
          <w:rFonts w:ascii="Verdana" w:eastAsia="Verdana" w:hAnsi="Verdana" w:cs="Verdana"/>
          <w:color w:val="181717"/>
          <w:sz w:val="24"/>
          <w:szCs w:val="24"/>
          <w:shd w:val="clear" w:color="auto" w:fill="D8E5EE"/>
        </w:rPr>
      </w:pPr>
      <w:r>
        <w:rPr>
          <w:rFonts w:ascii="Verdana" w:eastAsia="Verdana" w:hAnsi="Verdana" w:cs="Verdana"/>
          <w:color w:val="181717"/>
          <w:sz w:val="24"/>
          <w:szCs w:val="24"/>
          <w:shd w:val="clear" w:color="auto" w:fill="D8E5EE"/>
        </w:rPr>
        <w:t>./utility/package.json</w:t>
      </w:r>
    </w:p>
    <w:p w:rsidR="00141CD9" w:rsidRDefault="00141CD9">
      <w:pPr>
        <w:pStyle w:val="normal0"/>
        <w:rPr>
          <w:rFonts w:ascii="Verdana" w:eastAsia="Verdana" w:hAnsi="Verdana" w:cs="Verdana"/>
          <w:color w:val="181717"/>
          <w:sz w:val="24"/>
          <w:szCs w:val="24"/>
          <w:shd w:val="clear" w:color="auto" w:fill="D8E5EE"/>
        </w:rPr>
      </w:pPr>
    </w:p>
    <w:p w:rsidR="00141CD9" w:rsidRDefault="003C0DB1">
      <w:pPr>
        <w:pStyle w:val="normal0"/>
        <w:jc w:val="both"/>
        <w:rPr>
          <w:rFonts w:ascii="Courier New" w:eastAsia="Courier New" w:hAnsi="Courier New" w:cs="Courier New"/>
          <w:color w:val="181717"/>
          <w:sz w:val="24"/>
          <w:szCs w:val="24"/>
          <w:highlight w:val="white"/>
        </w:rPr>
      </w:pPr>
      <w:r>
        <w:rPr>
          <w:rFonts w:ascii="Courier New" w:eastAsia="Courier New" w:hAnsi="Courier New" w:cs="Courier New"/>
          <w:color w:val="181717"/>
          <w:sz w:val="24"/>
          <w:szCs w:val="24"/>
          <w:highlight w:val="white"/>
        </w:rPr>
        <w:t xml:space="preserve">{ </w:t>
      </w:r>
    </w:p>
    <w:p w:rsidR="00141CD9" w:rsidRDefault="003C0DB1">
      <w:pPr>
        <w:pStyle w:val="normal0"/>
        <w:ind w:firstLine="720"/>
        <w:jc w:val="both"/>
        <w:rPr>
          <w:rFonts w:ascii="Courier New" w:eastAsia="Courier New" w:hAnsi="Courier New" w:cs="Courier New"/>
          <w:color w:val="181717"/>
          <w:sz w:val="24"/>
          <w:szCs w:val="24"/>
          <w:highlight w:val="white"/>
        </w:rPr>
      </w:pPr>
      <w:r>
        <w:rPr>
          <w:rFonts w:ascii="Courier New" w:eastAsia="Courier New" w:hAnsi="Courier New" w:cs="Courier New"/>
          <w:color w:val="A31515"/>
          <w:sz w:val="24"/>
          <w:szCs w:val="24"/>
          <w:highlight w:val="white"/>
        </w:rPr>
        <w:t>"name"</w:t>
      </w:r>
      <w:r>
        <w:rPr>
          <w:rFonts w:ascii="Courier New" w:eastAsia="Courier New" w:hAnsi="Courier New" w:cs="Courier New"/>
          <w:color w:val="181717"/>
          <w:sz w:val="24"/>
          <w:szCs w:val="24"/>
          <w:highlight w:val="white"/>
        </w:rPr>
        <w:t xml:space="preserve"> : </w:t>
      </w:r>
      <w:r>
        <w:rPr>
          <w:rFonts w:ascii="Courier New" w:eastAsia="Courier New" w:hAnsi="Courier New" w:cs="Courier New"/>
          <w:color w:val="A31515"/>
          <w:sz w:val="24"/>
          <w:szCs w:val="24"/>
          <w:highlight w:val="white"/>
        </w:rPr>
        <w:t>"log"</w:t>
      </w:r>
      <w:r>
        <w:rPr>
          <w:rFonts w:ascii="Courier New" w:eastAsia="Courier New" w:hAnsi="Courier New" w:cs="Courier New"/>
          <w:color w:val="181717"/>
          <w:sz w:val="24"/>
          <w:szCs w:val="24"/>
          <w:highlight w:val="white"/>
        </w:rPr>
        <w:t xml:space="preserve">, </w:t>
      </w:r>
    </w:p>
    <w:p w:rsidR="00141CD9" w:rsidRDefault="003C0DB1">
      <w:pPr>
        <w:pStyle w:val="normal0"/>
        <w:ind w:firstLine="720"/>
        <w:jc w:val="both"/>
        <w:rPr>
          <w:rFonts w:ascii="Courier New" w:eastAsia="Courier New" w:hAnsi="Courier New" w:cs="Courier New"/>
          <w:color w:val="181717"/>
          <w:sz w:val="24"/>
          <w:szCs w:val="24"/>
          <w:highlight w:val="white"/>
        </w:rPr>
      </w:pPr>
      <w:r>
        <w:rPr>
          <w:rFonts w:ascii="Courier New" w:eastAsia="Courier New" w:hAnsi="Courier New" w:cs="Courier New"/>
          <w:color w:val="A31515"/>
          <w:sz w:val="24"/>
          <w:szCs w:val="24"/>
          <w:highlight w:val="white"/>
        </w:rPr>
        <w:t>"main"</w:t>
      </w:r>
      <w:r>
        <w:rPr>
          <w:rFonts w:ascii="Courier New" w:eastAsia="Courier New" w:hAnsi="Courier New" w:cs="Courier New"/>
          <w:color w:val="181717"/>
          <w:sz w:val="24"/>
          <w:szCs w:val="24"/>
          <w:highlight w:val="white"/>
        </w:rPr>
        <w:t xml:space="preserve"> : </w:t>
      </w:r>
      <w:r>
        <w:rPr>
          <w:rFonts w:ascii="Courier New" w:eastAsia="Courier New" w:hAnsi="Courier New" w:cs="Courier New"/>
          <w:color w:val="A31515"/>
          <w:sz w:val="24"/>
          <w:szCs w:val="24"/>
          <w:highlight w:val="white"/>
        </w:rPr>
        <w:t>"./log.js"</w:t>
      </w:r>
      <w:r>
        <w:rPr>
          <w:rFonts w:ascii="Courier New" w:eastAsia="Courier New" w:hAnsi="Courier New" w:cs="Courier New"/>
          <w:color w:val="181717"/>
          <w:sz w:val="24"/>
          <w:szCs w:val="24"/>
          <w:highlight w:val="white"/>
        </w:rPr>
        <w:t xml:space="preserve"> </w:t>
      </w:r>
    </w:p>
    <w:p w:rsidR="00141CD9" w:rsidRDefault="003C0DB1">
      <w:pPr>
        <w:pStyle w:val="normal0"/>
        <w:jc w:val="both"/>
        <w:rPr>
          <w:rFonts w:ascii="Courier New" w:eastAsia="Courier New" w:hAnsi="Courier New" w:cs="Courier New"/>
          <w:color w:val="181717"/>
          <w:sz w:val="24"/>
          <w:szCs w:val="24"/>
          <w:highlight w:val="white"/>
        </w:rPr>
      </w:pPr>
      <w:r>
        <w:rPr>
          <w:rFonts w:ascii="Courier New" w:eastAsia="Courier New" w:hAnsi="Courier New" w:cs="Courier New"/>
          <w:color w:val="181717"/>
          <w:sz w:val="24"/>
          <w:szCs w:val="24"/>
          <w:highlight w:val="white"/>
        </w:rPr>
        <w:t>}</w:t>
      </w:r>
    </w:p>
    <w:p w:rsidR="00141CD9" w:rsidRDefault="00141CD9">
      <w:pPr>
        <w:pStyle w:val="normal0"/>
        <w:rPr>
          <w:rFonts w:ascii="Verdana" w:eastAsia="Verdana" w:hAnsi="Verdana" w:cs="Verdana"/>
          <w:color w:val="181717"/>
          <w:sz w:val="24"/>
          <w:szCs w:val="24"/>
          <w:shd w:val="clear" w:color="auto" w:fill="D8E5EE"/>
        </w:rPr>
      </w:pPr>
    </w:p>
    <w:p w:rsidR="00141CD9" w:rsidRDefault="003C0DB1">
      <w:pPr>
        <w:pStyle w:val="normal0"/>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 xml:space="preserve">Now, Node.js will find the </w:t>
      </w:r>
      <w:r>
        <w:rPr>
          <w:rFonts w:ascii="Courier New" w:eastAsia="Courier New" w:hAnsi="Courier New" w:cs="Courier New"/>
          <w:color w:val="181717"/>
          <w:sz w:val="24"/>
          <w:szCs w:val="24"/>
          <w:shd w:val="clear" w:color="auto" w:fill="D9E5F3"/>
        </w:rPr>
        <w:t>log.js</w:t>
      </w:r>
      <w:r>
        <w:rPr>
          <w:rFonts w:ascii="Verdana" w:eastAsia="Verdana" w:hAnsi="Verdana" w:cs="Verdana"/>
          <w:color w:val="181717"/>
          <w:sz w:val="26"/>
          <w:szCs w:val="26"/>
          <w:highlight w:val="white"/>
        </w:rPr>
        <w:t xml:space="preserve"> file using the </w:t>
      </w:r>
      <w:r>
        <w:rPr>
          <w:rFonts w:ascii="Courier New" w:eastAsia="Courier New" w:hAnsi="Courier New" w:cs="Courier New"/>
          <w:color w:val="181717"/>
          <w:sz w:val="24"/>
          <w:szCs w:val="24"/>
          <w:shd w:val="clear" w:color="auto" w:fill="D9E5F3"/>
        </w:rPr>
        <w:t>main</w:t>
      </w:r>
      <w:r>
        <w:rPr>
          <w:rFonts w:ascii="Verdana" w:eastAsia="Verdana" w:hAnsi="Verdana" w:cs="Verdana"/>
          <w:color w:val="181717"/>
          <w:sz w:val="26"/>
          <w:szCs w:val="26"/>
          <w:highlight w:val="white"/>
        </w:rPr>
        <w:t xml:space="preserve"> entry in </w:t>
      </w:r>
      <w:r>
        <w:rPr>
          <w:rFonts w:ascii="Courier New" w:eastAsia="Courier New" w:hAnsi="Courier New" w:cs="Courier New"/>
          <w:color w:val="181717"/>
          <w:sz w:val="24"/>
          <w:szCs w:val="24"/>
          <w:shd w:val="clear" w:color="auto" w:fill="D9E5F3"/>
        </w:rPr>
        <w:t>package.json</w:t>
      </w:r>
      <w:r>
        <w:rPr>
          <w:rFonts w:ascii="Verdana" w:eastAsia="Verdana" w:hAnsi="Verdana" w:cs="Verdana"/>
          <w:color w:val="181717"/>
          <w:sz w:val="26"/>
          <w:szCs w:val="26"/>
          <w:highlight w:val="white"/>
        </w:rPr>
        <w:t xml:space="preserve"> and import it.</w:t>
      </w:r>
    </w:p>
    <w:p w:rsidR="00141CD9" w:rsidRDefault="00141CD9">
      <w:pPr>
        <w:pStyle w:val="normal0"/>
        <w:rPr>
          <w:rFonts w:ascii="Verdana" w:eastAsia="Verdana" w:hAnsi="Verdana" w:cs="Verdana"/>
          <w:color w:val="181717"/>
          <w:sz w:val="26"/>
          <w:szCs w:val="26"/>
          <w:highlight w:val="white"/>
        </w:rPr>
      </w:pPr>
    </w:p>
    <w:p w:rsidR="00141CD9" w:rsidRDefault="003C0DB1">
      <w:pPr>
        <w:pStyle w:val="normal0"/>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Note:</w:t>
      </w:r>
    </w:p>
    <w:p w:rsidR="00141CD9" w:rsidRDefault="003C0DB1">
      <w:pPr>
        <w:pStyle w:val="normal0"/>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If the package.json file does not exist, then it will look for index.js file as a module file by default.</w:t>
      </w:r>
    </w:p>
    <w:p w:rsidR="00141CD9" w:rsidRDefault="00141CD9">
      <w:pPr>
        <w:pStyle w:val="normal0"/>
        <w:rPr>
          <w:rFonts w:ascii="Verdana" w:eastAsia="Verdana" w:hAnsi="Verdana" w:cs="Verdana"/>
          <w:color w:val="181717"/>
          <w:sz w:val="26"/>
          <w:szCs w:val="26"/>
          <w:highlight w:val="white"/>
        </w:rPr>
      </w:pPr>
    </w:p>
    <w:p w:rsidR="00141CD9" w:rsidRDefault="00141CD9">
      <w:pPr>
        <w:pStyle w:val="normal0"/>
        <w:rPr>
          <w:rFonts w:ascii="Verdana" w:eastAsia="Verdana" w:hAnsi="Verdana" w:cs="Verdana"/>
          <w:b/>
          <w:bCs/>
          <w:color w:val="181717"/>
          <w:sz w:val="36"/>
          <w:szCs w:val="36"/>
          <w:highlight w:val="white"/>
        </w:rPr>
      </w:pPr>
    </w:p>
    <w:p w:rsidR="00141CD9" w:rsidRDefault="003C0DB1">
      <w:pPr>
        <w:pStyle w:val="normal0"/>
        <w:rPr>
          <w:rFonts w:ascii="Verdana" w:eastAsia="Verdana" w:hAnsi="Verdana" w:cs="Verdana"/>
          <w:b/>
          <w:bCs/>
          <w:color w:val="181717"/>
          <w:sz w:val="36"/>
          <w:szCs w:val="36"/>
          <w:highlight w:val="white"/>
        </w:rPr>
      </w:pPr>
      <w:r>
        <w:rPr>
          <w:rFonts w:ascii="Verdana" w:eastAsia="Verdana" w:hAnsi="Verdana" w:cs="Verdana"/>
          <w:b/>
          <w:bCs/>
          <w:color w:val="181717"/>
          <w:sz w:val="36"/>
          <w:szCs w:val="36"/>
          <w:highlight w:val="white"/>
        </w:rPr>
        <w:t>All About Package.json / How to create</w:t>
      </w:r>
    </w:p>
    <w:p w:rsidR="00141CD9" w:rsidRDefault="003C0DB1">
      <w:pPr>
        <w:pStyle w:val="normal0"/>
        <w:rPr>
          <w:rFonts w:ascii="Verdana" w:eastAsia="Verdana" w:hAnsi="Verdana" w:cs="Verdana"/>
          <w:b/>
          <w:bCs/>
          <w:color w:val="181717"/>
          <w:sz w:val="36"/>
          <w:szCs w:val="36"/>
          <w:highlight w:val="white"/>
        </w:rPr>
      </w:pPr>
      <w:r>
        <w:rPr>
          <w:rFonts w:ascii="Verdana" w:eastAsia="Verdana" w:hAnsi="Verdana" w:cs="Verdana"/>
          <w:b/>
          <w:bCs/>
          <w:color w:val="181717"/>
          <w:sz w:val="36"/>
          <w:szCs w:val="36"/>
          <w:highlight w:val="white"/>
        </w:rPr>
        <w:lastRenderedPageBreak/>
        <w:t>How to add external packages</w:t>
      </w:r>
    </w:p>
    <w:p w:rsidR="00141CD9" w:rsidRDefault="00141CD9">
      <w:pPr>
        <w:pStyle w:val="normal0"/>
        <w:rPr>
          <w:rFonts w:ascii="Verdana" w:eastAsia="Verdana" w:hAnsi="Verdana" w:cs="Verdana"/>
          <w:b/>
          <w:bCs/>
          <w:color w:val="181717"/>
          <w:sz w:val="36"/>
          <w:szCs w:val="36"/>
          <w:highlight w:val="white"/>
        </w:rPr>
      </w:pPr>
    </w:p>
    <w:p w:rsidR="00141CD9" w:rsidRDefault="003C0DB1">
      <w:pPr>
        <w:pStyle w:val="normal0"/>
        <w:rPr>
          <w:b/>
          <w:bCs/>
        </w:rPr>
      </w:pPr>
      <w:r>
        <w:rPr>
          <w:b/>
          <w:bCs/>
        </w:rPr>
        <w:t xml:space="preserve">Cmd : npm init </w:t>
      </w:r>
    </w:p>
    <w:p w:rsidR="00141CD9" w:rsidRDefault="003C0DB1">
      <w:pPr>
        <w:pStyle w:val="normal0"/>
      </w:pPr>
      <w:r>
        <w:t>Cmd npm i colors</w:t>
      </w:r>
    </w:p>
    <w:p w:rsidR="00141CD9" w:rsidRDefault="00141CD9">
      <w:pPr>
        <w:pStyle w:val="normal0"/>
      </w:pPr>
    </w:p>
    <w:p w:rsidR="00141CD9" w:rsidRDefault="003C0DB1">
      <w:pPr>
        <w:pStyle w:val="normal0"/>
      </w:pPr>
      <w:r>
        <w:t xml:space="preserve">Index.js </w:t>
      </w:r>
    </w:p>
    <w:p w:rsidR="00141CD9" w:rsidRDefault="00141CD9">
      <w:pPr>
        <w:pStyle w:val="normal0"/>
      </w:pPr>
    </w:p>
    <w:p w:rsidR="00141CD9" w:rsidRDefault="003C0DB1">
      <w:pPr>
        <w:pStyle w:val="normal0"/>
      </w:pPr>
      <w:r>
        <w:t>const colors=require('colors');</w:t>
      </w:r>
    </w:p>
    <w:p w:rsidR="00141CD9" w:rsidRDefault="003C0DB1">
      <w:pPr>
        <w:pStyle w:val="normal0"/>
      </w:pPr>
      <w:r>
        <w:t>console.log("Hi hello package.json".red);</w:t>
      </w:r>
    </w:p>
    <w:p w:rsidR="00141CD9" w:rsidRDefault="003C0DB1">
      <w:pPr>
        <w:pStyle w:val="normal0"/>
      </w:pPr>
      <w:r>
        <w:tab/>
      </w:r>
    </w:p>
    <w:p w:rsidR="00141CD9" w:rsidRDefault="00141CD9">
      <w:pPr>
        <w:pStyle w:val="normal0"/>
      </w:pPr>
    </w:p>
    <w:p w:rsidR="00141CD9" w:rsidRDefault="003C0DB1">
      <w:pPr>
        <w:pStyle w:val="normal0"/>
      </w:pPr>
      <w:r>
        <w:t xml:space="preserve">Interview : </w:t>
      </w:r>
    </w:p>
    <w:p w:rsidR="00141CD9" w:rsidRDefault="003C0DB1">
      <w:pPr>
        <w:pStyle w:val="normal0"/>
      </w:pPr>
      <w:r>
        <w:t>if node folder deleted then what happen  : npm node</w:t>
      </w:r>
    </w:p>
    <w:p w:rsidR="00141CD9" w:rsidRDefault="00141CD9">
      <w:pPr>
        <w:pStyle w:val="normal0"/>
      </w:pPr>
    </w:p>
    <w:p w:rsidR="00141CD9" w:rsidRDefault="003C0DB1">
      <w:pPr>
        <w:pStyle w:val="normal0"/>
      </w:pPr>
      <w:r>
        <w:t>If push on git but some folder not want to push :</w:t>
      </w:r>
    </w:p>
    <w:p w:rsidR="00141CD9" w:rsidRDefault="003C0DB1">
      <w:pPr>
        <w:pStyle w:val="normal0"/>
      </w:pPr>
      <w:r>
        <w:t>Create .gitignore  in root folder    /    Add : /not_module</w:t>
      </w:r>
    </w:p>
    <w:p w:rsidR="00141CD9" w:rsidRDefault="00141CD9">
      <w:pPr>
        <w:pStyle w:val="normal0"/>
      </w:pPr>
    </w:p>
    <w:p w:rsidR="00141CD9" w:rsidRDefault="003C0DB1">
      <w:pPr>
        <w:pStyle w:val="normal0"/>
      </w:pPr>
      <w:r>
        <w:t>========================================================================</w:t>
      </w:r>
    </w:p>
    <w:p w:rsidR="00141CD9" w:rsidRDefault="003C0DB1">
      <w:pPr>
        <w:pStyle w:val="Heading1"/>
        <w:keepNext w:val="0"/>
        <w:keepLines w:val="0"/>
        <w:shd w:val="clear" w:color="auto" w:fill="FFFFFF"/>
        <w:spacing w:before="480" w:line="288" w:lineRule="auto"/>
        <w:rPr>
          <w:rFonts w:ascii="Verdana" w:eastAsia="Verdana" w:hAnsi="Verdana" w:cs="Verdana"/>
          <w:color w:val="181717"/>
          <w:sz w:val="51"/>
          <w:szCs w:val="51"/>
          <w:highlight w:val="white"/>
        </w:rPr>
      </w:pPr>
      <w:bookmarkStart w:id="42" w:name="_yo2sm3f9oky9" w:colFirst="0" w:colLast="0"/>
      <w:bookmarkEnd w:id="42"/>
      <w:r>
        <w:rPr>
          <w:rFonts w:ascii="Verdana" w:eastAsia="Verdana" w:hAnsi="Verdana" w:cs="Verdana"/>
          <w:color w:val="181717"/>
          <w:sz w:val="51"/>
          <w:szCs w:val="51"/>
          <w:highlight w:val="white"/>
        </w:rPr>
        <w:t>NPM - Node Package Manager</w:t>
      </w:r>
    </w:p>
    <w:p w:rsidR="00141CD9" w:rsidRDefault="003C0DB1">
      <w:pPr>
        <w:pStyle w:val="normal0"/>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Node Package Manager (NPM) is a command line tool that installs, updates or uninstalls Node.js packages in your application. It is also an online repository for open-source Node.js packages. The node community around the world creates useful modules and publishes them as packages in this repository.</w:t>
      </w:r>
    </w:p>
    <w:p w:rsidR="00141CD9" w:rsidRDefault="00141CD9">
      <w:pPr>
        <w:pStyle w:val="normal0"/>
        <w:rPr>
          <w:rFonts w:ascii="Verdana" w:eastAsia="Verdana" w:hAnsi="Verdana" w:cs="Verdana"/>
          <w:color w:val="181717"/>
          <w:sz w:val="26"/>
          <w:szCs w:val="26"/>
          <w:highlight w:val="white"/>
        </w:rPr>
      </w:pPr>
    </w:p>
    <w:p w:rsidR="00141CD9" w:rsidRDefault="003C0DB1">
      <w:pPr>
        <w:pStyle w:val="normal0"/>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NPM is included with Node.js installation. After you install Node.js, verify NPM installation by writing the following command in terminal or command prompt</w:t>
      </w:r>
    </w:p>
    <w:p w:rsidR="00141CD9" w:rsidRDefault="00141CD9">
      <w:pPr>
        <w:pStyle w:val="normal0"/>
        <w:rPr>
          <w:rFonts w:ascii="Verdana" w:eastAsia="Verdana" w:hAnsi="Verdana" w:cs="Verdana"/>
          <w:color w:val="181717"/>
          <w:sz w:val="26"/>
          <w:szCs w:val="26"/>
          <w:highlight w:val="white"/>
        </w:rPr>
      </w:pPr>
    </w:p>
    <w:p w:rsidR="00141CD9" w:rsidRDefault="003C0DB1">
      <w:pPr>
        <w:pStyle w:val="normal0"/>
        <w:rPr>
          <w:rFonts w:ascii="Courier New" w:eastAsia="Courier New" w:hAnsi="Courier New" w:cs="Courier New"/>
          <w:color w:val="FFFFFF"/>
          <w:sz w:val="24"/>
          <w:szCs w:val="24"/>
          <w:shd w:val="clear" w:color="auto" w:fill="5F5B5B"/>
        </w:rPr>
      </w:pPr>
      <w:r>
        <w:rPr>
          <w:rFonts w:ascii="Courier New" w:eastAsia="Courier New" w:hAnsi="Courier New" w:cs="Courier New"/>
          <w:color w:val="FFFFFF"/>
          <w:sz w:val="24"/>
          <w:szCs w:val="24"/>
          <w:shd w:val="clear" w:color="auto" w:fill="5F5B5B"/>
        </w:rPr>
        <w:t>C:\&gt; npm -v</w:t>
      </w:r>
    </w:p>
    <w:p w:rsidR="00141CD9" w:rsidRDefault="00141CD9">
      <w:pPr>
        <w:pStyle w:val="normal0"/>
        <w:rPr>
          <w:rFonts w:ascii="Courier New" w:eastAsia="Courier New" w:hAnsi="Courier New" w:cs="Courier New"/>
          <w:color w:val="FFFFFF"/>
          <w:sz w:val="24"/>
          <w:szCs w:val="24"/>
          <w:shd w:val="clear" w:color="auto" w:fill="5F5B5B"/>
        </w:rPr>
      </w:pPr>
    </w:p>
    <w:p w:rsidR="00141CD9" w:rsidRDefault="003C0DB1">
      <w:pPr>
        <w:pStyle w:val="normal0"/>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If you have an older version of NPM then you can update it to the latest version using the following command.</w:t>
      </w:r>
    </w:p>
    <w:p w:rsidR="00141CD9" w:rsidRDefault="00141CD9">
      <w:pPr>
        <w:pStyle w:val="normal0"/>
        <w:rPr>
          <w:rFonts w:ascii="Verdana" w:eastAsia="Verdana" w:hAnsi="Verdana" w:cs="Verdana"/>
          <w:color w:val="181717"/>
          <w:sz w:val="26"/>
          <w:szCs w:val="26"/>
          <w:highlight w:val="white"/>
        </w:rPr>
      </w:pPr>
    </w:p>
    <w:p w:rsidR="00141CD9" w:rsidRDefault="003C0DB1">
      <w:pPr>
        <w:pStyle w:val="normal0"/>
        <w:rPr>
          <w:rFonts w:ascii="Courier New" w:eastAsia="Courier New" w:hAnsi="Courier New" w:cs="Courier New"/>
          <w:color w:val="FFFFFF"/>
          <w:sz w:val="24"/>
          <w:szCs w:val="24"/>
          <w:shd w:val="clear" w:color="auto" w:fill="5F5B5B"/>
        </w:rPr>
      </w:pPr>
      <w:r>
        <w:rPr>
          <w:rFonts w:ascii="Courier New" w:eastAsia="Courier New" w:hAnsi="Courier New" w:cs="Courier New"/>
          <w:color w:val="FFFFFF"/>
          <w:sz w:val="24"/>
          <w:szCs w:val="24"/>
          <w:shd w:val="clear" w:color="auto" w:fill="5F5B5B"/>
        </w:rPr>
        <w:t>C:\&gt; npm install npm -g</w:t>
      </w:r>
    </w:p>
    <w:p w:rsidR="00141CD9" w:rsidRDefault="00141CD9">
      <w:pPr>
        <w:pStyle w:val="normal0"/>
        <w:rPr>
          <w:rFonts w:ascii="Courier New" w:eastAsia="Courier New" w:hAnsi="Courier New" w:cs="Courier New"/>
          <w:color w:val="FFFFFF"/>
          <w:sz w:val="24"/>
          <w:szCs w:val="24"/>
          <w:shd w:val="clear" w:color="auto" w:fill="5F5B5B"/>
        </w:rPr>
      </w:pPr>
    </w:p>
    <w:p w:rsidR="00141CD9" w:rsidRDefault="003C0DB1">
      <w:pPr>
        <w:pStyle w:val="normal0"/>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lastRenderedPageBreak/>
        <w:t>To access NPM help, write npm help in the command prompt or terminal window.</w:t>
      </w:r>
    </w:p>
    <w:p w:rsidR="00141CD9" w:rsidRDefault="00141CD9">
      <w:pPr>
        <w:pStyle w:val="normal0"/>
        <w:rPr>
          <w:rFonts w:ascii="Verdana" w:eastAsia="Verdana" w:hAnsi="Verdana" w:cs="Verdana"/>
          <w:color w:val="181717"/>
          <w:sz w:val="26"/>
          <w:szCs w:val="26"/>
          <w:highlight w:val="white"/>
        </w:rPr>
      </w:pPr>
    </w:p>
    <w:p w:rsidR="00141CD9" w:rsidRDefault="003C0DB1">
      <w:pPr>
        <w:pStyle w:val="normal0"/>
        <w:rPr>
          <w:rFonts w:ascii="Courier New" w:eastAsia="Courier New" w:hAnsi="Courier New" w:cs="Courier New"/>
          <w:color w:val="FFFFFF"/>
          <w:sz w:val="24"/>
          <w:szCs w:val="24"/>
          <w:shd w:val="clear" w:color="auto" w:fill="5F5B5B"/>
        </w:rPr>
      </w:pPr>
      <w:r>
        <w:rPr>
          <w:rFonts w:ascii="Courier New" w:eastAsia="Courier New" w:hAnsi="Courier New" w:cs="Courier New"/>
          <w:color w:val="FFFFFF"/>
          <w:sz w:val="24"/>
          <w:szCs w:val="24"/>
          <w:shd w:val="clear" w:color="auto" w:fill="5F5B5B"/>
        </w:rPr>
        <w:t>C:\&gt; npm help</w:t>
      </w:r>
    </w:p>
    <w:p w:rsidR="00141CD9" w:rsidRDefault="00141CD9">
      <w:pPr>
        <w:pStyle w:val="normal0"/>
        <w:rPr>
          <w:rFonts w:ascii="Courier New" w:eastAsia="Courier New" w:hAnsi="Courier New" w:cs="Courier New"/>
          <w:color w:val="FFFFFF"/>
          <w:sz w:val="24"/>
          <w:szCs w:val="24"/>
          <w:shd w:val="clear" w:color="auto" w:fill="5F5B5B"/>
        </w:rPr>
      </w:pPr>
    </w:p>
    <w:p w:rsidR="00141CD9" w:rsidRDefault="003C0DB1">
      <w:pPr>
        <w:pStyle w:val="normal0"/>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 xml:space="preserve">NPM performs the operation in two </w:t>
      </w:r>
      <w:r>
        <w:rPr>
          <w:rFonts w:ascii="Verdana" w:eastAsia="Verdana" w:hAnsi="Verdana" w:cs="Verdana"/>
          <w:b/>
          <w:bCs/>
          <w:color w:val="181717"/>
          <w:sz w:val="26"/>
          <w:szCs w:val="26"/>
          <w:highlight w:val="white"/>
        </w:rPr>
        <w:t>modes: global and local.</w:t>
      </w:r>
      <w:r>
        <w:rPr>
          <w:rFonts w:ascii="Verdana" w:eastAsia="Verdana" w:hAnsi="Verdana" w:cs="Verdana"/>
          <w:color w:val="181717"/>
          <w:sz w:val="26"/>
          <w:szCs w:val="26"/>
          <w:highlight w:val="white"/>
        </w:rPr>
        <w:t xml:space="preserve"> In the global mode, NPM performs operations which affect all the Node.js applications on the computer whereas in the local mode, NPM performs operations for the particular local directory which affects an application in that directory only.</w:t>
      </w:r>
    </w:p>
    <w:p w:rsidR="00141CD9" w:rsidRDefault="00141CD9">
      <w:pPr>
        <w:pStyle w:val="normal0"/>
        <w:rPr>
          <w:rFonts w:ascii="Verdana" w:eastAsia="Verdana" w:hAnsi="Verdana" w:cs="Verdana"/>
          <w:color w:val="181717"/>
          <w:sz w:val="26"/>
          <w:szCs w:val="26"/>
          <w:highlight w:val="white"/>
        </w:rPr>
      </w:pPr>
    </w:p>
    <w:p w:rsidR="00141CD9" w:rsidRDefault="003C0DB1">
      <w:pPr>
        <w:pStyle w:val="Heading2"/>
        <w:keepNext w:val="0"/>
        <w:keepLines w:val="0"/>
        <w:shd w:val="clear" w:color="auto" w:fill="FFFFFF"/>
        <w:spacing w:after="80" w:line="288" w:lineRule="auto"/>
        <w:rPr>
          <w:rFonts w:ascii="Verdana" w:eastAsia="Verdana" w:hAnsi="Verdana" w:cs="Verdana"/>
          <w:color w:val="181717"/>
          <w:sz w:val="42"/>
          <w:szCs w:val="42"/>
          <w:highlight w:val="white"/>
        </w:rPr>
      </w:pPr>
      <w:bookmarkStart w:id="43" w:name="_omgkjqozh1xo" w:colFirst="0" w:colLast="0"/>
      <w:bookmarkEnd w:id="43"/>
      <w:r>
        <w:rPr>
          <w:rFonts w:ascii="Verdana" w:eastAsia="Verdana" w:hAnsi="Verdana" w:cs="Verdana"/>
          <w:color w:val="181717"/>
          <w:sz w:val="42"/>
          <w:szCs w:val="42"/>
          <w:highlight w:val="white"/>
        </w:rPr>
        <w:t>Install Package Locally</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Use the following command to install any third party module in your local Node.js project folder.</w:t>
      </w:r>
    </w:p>
    <w:p w:rsidR="00141CD9" w:rsidRDefault="003C0DB1">
      <w:pPr>
        <w:pStyle w:val="normal0"/>
        <w:shd w:val="clear" w:color="auto" w:fill="FFFFFF"/>
        <w:spacing w:before="360" w:after="360"/>
        <w:jc w:val="both"/>
        <w:rPr>
          <w:rFonts w:ascii="Courier New" w:eastAsia="Courier New" w:hAnsi="Courier New" w:cs="Courier New"/>
          <w:color w:val="FFFFFF"/>
          <w:sz w:val="24"/>
          <w:szCs w:val="24"/>
          <w:shd w:val="clear" w:color="auto" w:fill="5F5B5B"/>
        </w:rPr>
      </w:pPr>
      <w:r>
        <w:rPr>
          <w:rFonts w:ascii="Courier New" w:eastAsia="Courier New" w:hAnsi="Courier New" w:cs="Courier New"/>
          <w:color w:val="FFFFFF"/>
          <w:sz w:val="24"/>
          <w:szCs w:val="24"/>
          <w:shd w:val="clear" w:color="auto" w:fill="5F5B5B"/>
        </w:rPr>
        <w:t>C:\&gt;npm install &lt;package name&gt;</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For example, the following command will install ExpressJS into MyNodeProj folder.</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Courier New" w:eastAsia="Courier New" w:hAnsi="Courier New" w:cs="Courier New"/>
          <w:color w:val="FFFFFF"/>
          <w:sz w:val="24"/>
          <w:szCs w:val="24"/>
          <w:shd w:val="clear" w:color="auto" w:fill="5F5B5B"/>
        </w:rPr>
        <w:t>C:\MyNodeProj&gt; npm install express</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All the modules installed using NPM are installed under node_modules folder. The above command will create ExpressJS folder under node_modules folder in the root folder of your project and install Express.js there.</w:t>
      </w:r>
    </w:p>
    <w:p w:rsidR="00141CD9" w:rsidRDefault="003C0DB1">
      <w:pPr>
        <w:pStyle w:val="Heading2"/>
        <w:keepNext w:val="0"/>
        <w:keepLines w:val="0"/>
        <w:shd w:val="clear" w:color="auto" w:fill="FFFFFF"/>
        <w:spacing w:after="80" w:line="288" w:lineRule="auto"/>
        <w:jc w:val="both"/>
        <w:rPr>
          <w:rFonts w:ascii="Verdana" w:eastAsia="Verdana" w:hAnsi="Verdana" w:cs="Verdana"/>
          <w:color w:val="181717"/>
          <w:sz w:val="42"/>
          <w:szCs w:val="42"/>
          <w:highlight w:val="white"/>
        </w:rPr>
      </w:pPr>
      <w:bookmarkStart w:id="44" w:name="_9pxxp4idd02n" w:colFirst="0" w:colLast="0"/>
      <w:bookmarkEnd w:id="44"/>
      <w:r>
        <w:rPr>
          <w:rFonts w:ascii="Verdana" w:eastAsia="Verdana" w:hAnsi="Verdana" w:cs="Verdana"/>
          <w:color w:val="181717"/>
          <w:sz w:val="42"/>
          <w:szCs w:val="42"/>
          <w:highlight w:val="white"/>
        </w:rPr>
        <w:t>Add Dependency into package.json</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Use --save at the end of the install command to add dependency entry into package.json of your application.</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lastRenderedPageBreak/>
        <w:t>For example, the following command will install ExpressJS in your application and also adds dependency entry into the package.json.</w:t>
      </w:r>
    </w:p>
    <w:p w:rsidR="00141CD9" w:rsidRDefault="003C0DB1">
      <w:pPr>
        <w:pStyle w:val="normal0"/>
        <w:shd w:val="clear" w:color="auto" w:fill="FFFFFF"/>
        <w:spacing w:before="360" w:after="360"/>
        <w:jc w:val="both"/>
        <w:rPr>
          <w:rFonts w:ascii="Courier New" w:eastAsia="Courier New" w:hAnsi="Courier New" w:cs="Courier New"/>
          <w:color w:val="FFFFFF"/>
          <w:sz w:val="24"/>
          <w:szCs w:val="24"/>
          <w:shd w:val="clear" w:color="auto" w:fill="5F5B5B"/>
        </w:rPr>
      </w:pPr>
      <w:r>
        <w:rPr>
          <w:rFonts w:ascii="Courier New" w:eastAsia="Courier New" w:hAnsi="Courier New" w:cs="Courier New"/>
          <w:color w:val="FFFFFF"/>
          <w:sz w:val="24"/>
          <w:szCs w:val="24"/>
          <w:shd w:val="clear" w:color="auto" w:fill="5F5B5B"/>
        </w:rPr>
        <w:t>C:\MyNodeProj&gt; npm install express --save</w:t>
      </w:r>
    </w:p>
    <w:p w:rsidR="00141CD9" w:rsidRDefault="003C0DB1">
      <w:pPr>
        <w:pStyle w:val="normal0"/>
        <w:shd w:val="clear" w:color="auto" w:fill="FFFFFF"/>
        <w:spacing w:before="360" w:after="360"/>
        <w:jc w:val="both"/>
        <w:rPr>
          <w:rFonts w:ascii="Courier New" w:eastAsia="Courier New" w:hAnsi="Courier New" w:cs="Courier New"/>
          <w:color w:val="FFFFFF"/>
          <w:sz w:val="24"/>
          <w:szCs w:val="24"/>
          <w:shd w:val="clear" w:color="auto" w:fill="5F5B5B"/>
        </w:rPr>
      </w:pPr>
      <w:r>
        <w:rPr>
          <w:rFonts w:ascii="Courier New" w:eastAsia="Courier New" w:hAnsi="Courier New" w:cs="Courier New"/>
          <w:color w:val="FFFFFF"/>
          <w:sz w:val="24"/>
          <w:szCs w:val="24"/>
          <w:shd w:val="clear" w:color="auto" w:fill="5F5B5B"/>
        </w:rPr>
        <w:t>C:\MyNodeProj&gt; npm install express --save</w:t>
      </w:r>
    </w:p>
    <w:p w:rsidR="00141CD9" w:rsidRDefault="003C0DB1">
      <w:pPr>
        <w:pStyle w:val="normal0"/>
        <w:shd w:val="clear" w:color="auto" w:fill="FFFFFF"/>
        <w:spacing w:before="360" w:after="360"/>
        <w:jc w:val="both"/>
        <w:rPr>
          <w:rFonts w:ascii="Verdana" w:eastAsia="Verdana" w:hAnsi="Verdana" w:cs="Verdana"/>
          <w:color w:val="181717"/>
          <w:sz w:val="26"/>
          <w:szCs w:val="26"/>
          <w:shd w:val="clear" w:color="auto" w:fill="5F5B5B"/>
        </w:rPr>
      </w:pPr>
      <w:r>
        <w:rPr>
          <w:rFonts w:ascii="Verdana" w:eastAsia="Verdana" w:hAnsi="Verdana" w:cs="Verdana"/>
          <w:color w:val="181717"/>
          <w:sz w:val="26"/>
          <w:szCs w:val="26"/>
          <w:shd w:val="clear" w:color="auto" w:fill="5F5B5B"/>
        </w:rPr>
        <w:t>The package.json of NodejsConsoleApp project will look something like below.</w:t>
      </w:r>
    </w:p>
    <w:p w:rsidR="00141CD9" w:rsidRDefault="003C0DB1">
      <w:pPr>
        <w:pStyle w:val="normal0"/>
        <w:shd w:val="clear" w:color="auto" w:fill="FFFFFF"/>
        <w:spacing w:before="360" w:after="360"/>
        <w:jc w:val="both"/>
        <w:rPr>
          <w:rFonts w:ascii="Verdana" w:eastAsia="Verdana" w:hAnsi="Verdana" w:cs="Verdana"/>
          <w:color w:val="181717"/>
          <w:sz w:val="24"/>
          <w:szCs w:val="24"/>
          <w:shd w:val="clear" w:color="auto" w:fill="D8E5EE"/>
        </w:rPr>
      </w:pPr>
      <w:r>
        <w:rPr>
          <w:rFonts w:ascii="Verdana" w:eastAsia="Verdana" w:hAnsi="Verdana" w:cs="Verdana"/>
          <w:color w:val="181717"/>
          <w:sz w:val="24"/>
          <w:szCs w:val="24"/>
          <w:shd w:val="clear" w:color="auto" w:fill="D8E5EE"/>
        </w:rPr>
        <w:t>Package.json</w:t>
      </w:r>
    </w:p>
    <w:p w:rsidR="00141CD9" w:rsidRDefault="003C0DB1">
      <w:pPr>
        <w:pStyle w:val="normal0"/>
        <w:shd w:val="clear" w:color="auto" w:fill="FFFFFF"/>
        <w:jc w:val="both"/>
        <w:rPr>
          <w:rFonts w:ascii="Courier New" w:eastAsia="Courier New" w:hAnsi="Courier New" w:cs="Courier New"/>
          <w:color w:val="181717"/>
          <w:sz w:val="24"/>
          <w:szCs w:val="24"/>
          <w:highlight w:val="white"/>
        </w:rPr>
      </w:pPr>
      <w:r>
        <w:rPr>
          <w:rFonts w:ascii="Courier New" w:eastAsia="Courier New" w:hAnsi="Courier New" w:cs="Courier New"/>
          <w:color w:val="181717"/>
          <w:sz w:val="24"/>
          <w:szCs w:val="24"/>
          <w:highlight w:val="white"/>
        </w:rPr>
        <w:t xml:space="preserve">{ </w:t>
      </w:r>
    </w:p>
    <w:p w:rsidR="00141CD9" w:rsidRDefault="003C0DB1">
      <w:pPr>
        <w:pStyle w:val="normal0"/>
        <w:shd w:val="clear" w:color="auto" w:fill="FFFFFF"/>
        <w:ind w:firstLine="720"/>
        <w:jc w:val="both"/>
        <w:rPr>
          <w:rFonts w:ascii="Courier New" w:eastAsia="Courier New" w:hAnsi="Courier New" w:cs="Courier New"/>
          <w:color w:val="181717"/>
          <w:sz w:val="24"/>
          <w:szCs w:val="24"/>
          <w:highlight w:val="white"/>
        </w:rPr>
      </w:pPr>
      <w:r>
        <w:rPr>
          <w:rFonts w:ascii="Courier New" w:eastAsia="Courier New" w:hAnsi="Courier New" w:cs="Courier New"/>
          <w:color w:val="A31515"/>
          <w:sz w:val="24"/>
          <w:szCs w:val="24"/>
          <w:highlight w:val="white"/>
        </w:rPr>
        <w:t>"name"</w:t>
      </w:r>
      <w:r>
        <w:rPr>
          <w:rFonts w:ascii="Courier New" w:eastAsia="Courier New" w:hAnsi="Courier New" w:cs="Courier New"/>
          <w:color w:val="181717"/>
          <w:sz w:val="24"/>
          <w:szCs w:val="24"/>
          <w:highlight w:val="white"/>
        </w:rPr>
        <w:t xml:space="preserve">: </w:t>
      </w:r>
      <w:r>
        <w:rPr>
          <w:rFonts w:ascii="Courier New" w:eastAsia="Courier New" w:hAnsi="Courier New" w:cs="Courier New"/>
          <w:color w:val="A31515"/>
          <w:sz w:val="24"/>
          <w:szCs w:val="24"/>
          <w:highlight w:val="white"/>
        </w:rPr>
        <w:t>"NodejsConsoleApp"</w:t>
      </w:r>
      <w:r>
        <w:rPr>
          <w:rFonts w:ascii="Courier New" w:eastAsia="Courier New" w:hAnsi="Courier New" w:cs="Courier New"/>
          <w:color w:val="181717"/>
          <w:sz w:val="24"/>
          <w:szCs w:val="24"/>
          <w:highlight w:val="white"/>
        </w:rPr>
        <w:t xml:space="preserve">, </w:t>
      </w:r>
    </w:p>
    <w:p w:rsidR="00141CD9" w:rsidRDefault="003C0DB1">
      <w:pPr>
        <w:pStyle w:val="normal0"/>
        <w:shd w:val="clear" w:color="auto" w:fill="FFFFFF"/>
        <w:ind w:firstLine="720"/>
        <w:jc w:val="both"/>
        <w:rPr>
          <w:rFonts w:ascii="Courier New" w:eastAsia="Courier New" w:hAnsi="Courier New" w:cs="Courier New"/>
          <w:color w:val="181717"/>
          <w:sz w:val="24"/>
          <w:szCs w:val="24"/>
          <w:highlight w:val="white"/>
        </w:rPr>
      </w:pPr>
      <w:r>
        <w:rPr>
          <w:rFonts w:ascii="Courier New" w:eastAsia="Courier New" w:hAnsi="Courier New" w:cs="Courier New"/>
          <w:color w:val="A31515"/>
          <w:sz w:val="24"/>
          <w:szCs w:val="24"/>
          <w:highlight w:val="white"/>
        </w:rPr>
        <w:t>"version"</w:t>
      </w:r>
      <w:r>
        <w:rPr>
          <w:rFonts w:ascii="Courier New" w:eastAsia="Courier New" w:hAnsi="Courier New" w:cs="Courier New"/>
          <w:color w:val="181717"/>
          <w:sz w:val="24"/>
          <w:szCs w:val="24"/>
          <w:highlight w:val="white"/>
        </w:rPr>
        <w:t xml:space="preserve">: </w:t>
      </w:r>
      <w:r>
        <w:rPr>
          <w:rFonts w:ascii="Courier New" w:eastAsia="Courier New" w:hAnsi="Courier New" w:cs="Courier New"/>
          <w:color w:val="A31515"/>
          <w:sz w:val="24"/>
          <w:szCs w:val="24"/>
          <w:highlight w:val="white"/>
        </w:rPr>
        <w:t>"0.0.0"</w:t>
      </w:r>
      <w:r>
        <w:rPr>
          <w:rFonts w:ascii="Courier New" w:eastAsia="Courier New" w:hAnsi="Courier New" w:cs="Courier New"/>
          <w:color w:val="181717"/>
          <w:sz w:val="24"/>
          <w:szCs w:val="24"/>
          <w:highlight w:val="white"/>
        </w:rPr>
        <w:t xml:space="preserve">, </w:t>
      </w:r>
    </w:p>
    <w:p w:rsidR="00141CD9" w:rsidRDefault="003C0DB1">
      <w:pPr>
        <w:pStyle w:val="normal0"/>
        <w:shd w:val="clear" w:color="auto" w:fill="FFFFFF"/>
        <w:ind w:firstLine="720"/>
        <w:jc w:val="both"/>
        <w:rPr>
          <w:rFonts w:ascii="Courier New" w:eastAsia="Courier New" w:hAnsi="Courier New" w:cs="Courier New"/>
          <w:color w:val="181717"/>
          <w:sz w:val="24"/>
          <w:szCs w:val="24"/>
          <w:highlight w:val="white"/>
        </w:rPr>
      </w:pPr>
      <w:r>
        <w:rPr>
          <w:rFonts w:ascii="Courier New" w:eastAsia="Courier New" w:hAnsi="Courier New" w:cs="Courier New"/>
          <w:color w:val="A31515"/>
          <w:sz w:val="24"/>
          <w:szCs w:val="24"/>
          <w:highlight w:val="white"/>
        </w:rPr>
        <w:t>"description"</w:t>
      </w:r>
      <w:r>
        <w:rPr>
          <w:rFonts w:ascii="Courier New" w:eastAsia="Courier New" w:hAnsi="Courier New" w:cs="Courier New"/>
          <w:color w:val="181717"/>
          <w:sz w:val="24"/>
          <w:szCs w:val="24"/>
          <w:highlight w:val="white"/>
        </w:rPr>
        <w:t xml:space="preserve">: </w:t>
      </w:r>
      <w:r>
        <w:rPr>
          <w:rFonts w:ascii="Courier New" w:eastAsia="Courier New" w:hAnsi="Courier New" w:cs="Courier New"/>
          <w:color w:val="A31515"/>
          <w:sz w:val="24"/>
          <w:szCs w:val="24"/>
          <w:highlight w:val="white"/>
        </w:rPr>
        <w:t>"NodejsConsoleApp"</w:t>
      </w:r>
      <w:r>
        <w:rPr>
          <w:rFonts w:ascii="Courier New" w:eastAsia="Courier New" w:hAnsi="Courier New" w:cs="Courier New"/>
          <w:color w:val="181717"/>
          <w:sz w:val="24"/>
          <w:szCs w:val="24"/>
          <w:highlight w:val="white"/>
        </w:rPr>
        <w:t xml:space="preserve">, </w:t>
      </w:r>
    </w:p>
    <w:p w:rsidR="00141CD9" w:rsidRDefault="003C0DB1">
      <w:pPr>
        <w:pStyle w:val="normal0"/>
        <w:shd w:val="clear" w:color="auto" w:fill="FFFFFF"/>
        <w:ind w:firstLine="720"/>
        <w:jc w:val="both"/>
        <w:rPr>
          <w:rFonts w:ascii="Courier New" w:eastAsia="Courier New" w:hAnsi="Courier New" w:cs="Courier New"/>
          <w:color w:val="181717"/>
          <w:sz w:val="24"/>
          <w:szCs w:val="24"/>
          <w:highlight w:val="white"/>
        </w:rPr>
      </w:pPr>
      <w:r>
        <w:rPr>
          <w:rFonts w:ascii="Courier New" w:eastAsia="Courier New" w:hAnsi="Courier New" w:cs="Courier New"/>
          <w:color w:val="A31515"/>
          <w:sz w:val="24"/>
          <w:szCs w:val="24"/>
          <w:highlight w:val="white"/>
        </w:rPr>
        <w:t>"main"</w:t>
      </w:r>
      <w:r>
        <w:rPr>
          <w:rFonts w:ascii="Courier New" w:eastAsia="Courier New" w:hAnsi="Courier New" w:cs="Courier New"/>
          <w:color w:val="181717"/>
          <w:sz w:val="24"/>
          <w:szCs w:val="24"/>
          <w:highlight w:val="white"/>
        </w:rPr>
        <w:t xml:space="preserve">: </w:t>
      </w:r>
      <w:r>
        <w:rPr>
          <w:rFonts w:ascii="Courier New" w:eastAsia="Courier New" w:hAnsi="Courier New" w:cs="Courier New"/>
          <w:color w:val="A31515"/>
          <w:sz w:val="24"/>
          <w:szCs w:val="24"/>
          <w:highlight w:val="white"/>
        </w:rPr>
        <w:t>"app.js"</w:t>
      </w:r>
      <w:r>
        <w:rPr>
          <w:rFonts w:ascii="Courier New" w:eastAsia="Courier New" w:hAnsi="Courier New" w:cs="Courier New"/>
          <w:color w:val="181717"/>
          <w:sz w:val="24"/>
          <w:szCs w:val="24"/>
          <w:highlight w:val="white"/>
        </w:rPr>
        <w:t xml:space="preserve">, </w:t>
      </w:r>
    </w:p>
    <w:p w:rsidR="00141CD9" w:rsidRDefault="003C0DB1">
      <w:pPr>
        <w:pStyle w:val="normal0"/>
        <w:shd w:val="clear" w:color="auto" w:fill="FFFFFF"/>
        <w:ind w:firstLine="720"/>
        <w:jc w:val="both"/>
        <w:rPr>
          <w:rFonts w:ascii="Courier New" w:eastAsia="Courier New" w:hAnsi="Courier New" w:cs="Courier New"/>
          <w:color w:val="181717"/>
          <w:sz w:val="24"/>
          <w:szCs w:val="24"/>
          <w:highlight w:val="white"/>
        </w:rPr>
      </w:pPr>
      <w:r>
        <w:rPr>
          <w:rFonts w:ascii="Courier New" w:eastAsia="Courier New" w:hAnsi="Courier New" w:cs="Courier New"/>
          <w:color w:val="A31515"/>
          <w:sz w:val="24"/>
          <w:szCs w:val="24"/>
          <w:highlight w:val="white"/>
        </w:rPr>
        <w:t>"author"</w:t>
      </w:r>
      <w:r>
        <w:rPr>
          <w:rFonts w:ascii="Courier New" w:eastAsia="Courier New" w:hAnsi="Courier New" w:cs="Courier New"/>
          <w:color w:val="181717"/>
          <w:sz w:val="24"/>
          <w:szCs w:val="24"/>
          <w:highlight w:val="white"/>
        </w:rPr>
        <w:t xml:space="preserve">: </w:t>
      </w:r>
    </w:p>
    <w:p w:rsidR="00141CD9" w:rsidRDefault="003C0DB1">
      <w:pPr>
        <w:pStyle w:val="normal0"/>
        <w:shd w:val="clear" w:color="auto" w:fill="FFFFFF"/>
        <w:ind w:firstLine="720"/>
        <w:jc w:val="both"/>
        <w:rPr>
          <w:rFonts w:ascii="Courier New" w:eastAsia="Courier New" w:hAnsi="Courier New" w:cs="Courier New"/>
          <w:color w:val="181717"/>
          <w:sz w:val="24"/>
          <w:szCs w:val="24"/>
          <w:highlight w:val="white"/>
        </w:rPr>
      </w:pPr>
      <w:r>
        <w:rPr>
          <w:rFonts w:ascii="Courier New" w:eastAsia="Courier New" w:hAnsi="Courier New" w:cs="Courier New"/>
          <w:color w:val="181717"/>
          <w:sz w:val="24"/>
          <w:szCs w:val="24"/>
          <w:highlight w:val="white"/>
        </w:rPr>
        <w:t xml:space="preserve">{ </w:t>
      </w:r>
    </w:p>
    <w:p w:rsidR="00141CD9" w:rsidRDefault="003C0DB1">
      <w:pPr>
        <w:pStyle w:val="normal0"/>
        <w:shd w:val="clear" w:color="auto" w:fill="FFFFFF"/>
        <w:ind w:firstLine="720"/>
        <w:jc w:val="both"/>
        <w:rPr>
          <w:rFonts w:ascii="Courier New" w:eastAsia="Courier New" w:hAnsi="Courier New" w:cs="Courier New"/>
          <w:color w:val="181717"/>
          <w:sz w:val="24"/>
          <w:szCs w:val="24"/>
          <w:highlight w:val="white"/>
        </w:rPr>
      </w:pPr>
      <w:r>
        <w:rPr>
          <w:rFonts w:ascii="Courier New" w:eastAsia="Courier New" w:hAnsi="Courier New" w:cs="Courier New"/>
          <w:color w:val="A31515"/>
          <w:sz w:val="24"/>
          <w:szCs w:val="24"/>
          <w:highlight w:val="white"/>
        </w:rPr>
        <w:t>"name"</w:t>
      </w:r>
      <w:r>
        <w:rPr>
          <w:rFonts w:ascii="Courier New" w:eastAsia="Courier New" w:hAnsi="Courier New" w:cs="Courier New"/>
          <w:color w:val="181717"/>
          <w:sz w:val="24"/>
          <w:szCs w:val="24"/>
          <w:highlight w:val="white"/>
        </w:rPr>
        <w:t xml:space="preserve">: </w:t>
      </w:r>
      <w:r>
        <w:rPr>
          <w:rFonts w:ascii="Courier New" w:eastAsia="Courier New" w:hAnsi="Courier New" w:cs="Courier New"/>
          <w:color w:val="A31515"/>
          <w:sz w:val="24"/>
          <w:szCs w:val="24"/>
          <w:highlight w:val="white"/>
        </w:rPr>
        <w:t>"Dev"</w:t>
      </w:r>
      <w:r>
        <w:rPr>
          <w:rFonts w:ascii="Courier New" w:eastAsia="Courier New" w:hAnsi="Courier New" w:cs="Courier New"/>
          <w:color w:val="181717"/>
          <w:sz w:val="24"/>
          <w:szCs w:val="24"/>
          <w:highlight w:val="white"/>
        </w:rPr>
        <w:t xml:space="preserve">, </w:t>
      </w:r>
    </w:p>
    <w:p w:rsidR="00141CD9" w:rsidRDefault="003C0DB1">
      <w:pPr>
        <w:pStyle w:val="normal0"/>
        <w:shd w:val="clear" w:color="auto" w:fill="FFFFFF"/>
        <w:ind w:firstLine="720"/>
        <w:jc w:val="both"/>
        <w:rPr>
          <w:rFonts w:ascii="Courier New" w:eastAsia="Courier New" w:hAnsi="Courier New" w:cs="Courier New"/>
          <w:color w:val="181717"/>
          <w:sz w:val="24"/>
          <w:szCs w:val="24"/>
          <w:highlight w:val="white"/>
        </w:rPr>
      </w:pPr>
      <w:r>
        <w:rPr>
          <w:rFonts w:ascii="Courier New" w:eastAsia="Courier New" w:hAnsi="Courier New" w:cs="Courier New"/>
          <w:color w:val="A31515"/>
          <w:sz w:val="24"/>
          <w:szCs w:val="24"/>
          <w:highlight w:val="white"/>
        </w:rPr>
        <w:t>"email"</w:t>
      </w:r>
      <w:r>
        <w:rPr>
          <w:rFonts w:ascii="Courier New" w:eastAsia="Courier New" w:hAnsi="Courier New" w:cs="Courier New"/>
          <w:color w:val="181717"/>
          <w:sz w:val="24"/>
          <w:szCs w:val="24"/>
          <w:highlight w:val="white"/>
        </w:rPr>
        <w:t xml:space="preserve">: </w:t>
      </w:r>
      <w:r>
        <w:rPr>
          <w:rFonts w:ascii="Courier New" w:eastAsia="Courier New" w:hAnsi="Courier New" w:cs="Courier New"/>
          <w:color w:val="A31515"/>
          <w:sz w:val="24"/>
          <w:szCs w:val="24"/>
          <w:highlight w:val="white"/>
        </w:rPr>
        <w:t>""</w:t>
      </w:r>
      <w:r>
        <w:rPr>
          <w:rFonts w:ascii="Courier New" w:eastAsia="Courier New" w:hAnsi="Courier New" w:cs="Courier New"/>
          <w:color w:val="181717"/>
          <w:sz w:val="24"/>
          <w:szCs w:val="24"/>
          <w:highlight w:val="white"/>
        </w:rPr>
        <w:t xml:space="preserve"> </w:t>
      </w:r>
    </w:p>
    <w:p w:rsidR="00141CD9" w:rsidRDefault="003C0DB1">
      <w:pPr>
        <w:pStyle w:val="normal0"/>
        <w:shd w:val="clear" w:color="auto" w:fill="FFFFFF"/>
        <w:ind w:firstLine="720"/>
        <w:jc w:val="both"/>
        <w:rPr>
          <w:rFonts w:ascii="Courier New" w:eastAsia="Courier New" w:hAnsi="Courier New" w:cs="Courier New"/>
          <w:color w:val="181717"/>
          <w:sz w:val="24"/>
          <w:szCs w:val="24"/>
          <w:highlight w:val="white"/>
        </w:rPr>
      </w:pPr>
      <w:r>
        <w:rPr>
          <w:rFonts w:ascii="Courier New" w:eastAsia="Courier New" w:hAnsi="Courier New" w:cs="Courier New"/>
          <w:color w:val="181717"/>
          <w:sz w:val="24"/>
          <w:szCs w:val="24"/>
          <w:highlight w:val="white"/>
        </w:rPr>
        <w:t xml:space="preserve">}, </w:t>
      </w:r>
    </w:p>
    <w:p w:rsidR="00141CD9" w:rsidRDefault="003C0DB1">
      <w:pPr>
        <w:pStyle w:val="normal0"/>
        <w:shd w:val="clear" w:color="auto" w:fill="FFFFFF"/>
        <w:jc w:val="both"/>
        <w:rPr>
          <w:rFonts w:ascii="Courier New" w:eastAsia="Courier New" w:hAnsi="Courier New" w:cs="Courier New"/>
          <w:color w:val="181717"/>
          <w:sz w:val="24"/>
          <w:szCs w:val="24"/>
          <w:highlight w:val="white"/>
        </w:rPr>
      </w:pPr>
      <w:r>
        <w:rPr>
          <w:rFonts w:ascii="Courier New" w:eastAsia="Courier New" w:hAnsi="Courier New" w:cs="Courier New"/>
          <w:color w:val="A31515"/>
          <w:sz w:val="24"/>
          <w:szCs w:val="24"/>
          <w:highlight w:val="white"/>
        </w:rPr>
        <w:t>"dependencies"</w:t>
      </w:r>
      <w:r>
        <w:rPr>
          <w:rFonts w:ascii="Courier New" w:eastAsia="Courier New" w:hAnsi="Courier New" w:cs="Courier New"/>
          <w:color w:val="181717"/>
          <w:sz w:val="24"/>
          <w:szCs w:val="24"/>
          <w:highlight w:val="white"/>
        </w:rPr>
        <w:t xml:space="preserve">: </w:t>
      </w:r>
    </w:p>
    <w:p w:rsidR="00141CD9" w:rsidRDefault="003C0DB1">
      <w:pPr>
        <w:pStyle w:val="normal0"/>
        <w:shd w:val="clear" w:color="auto" w:fill="FFFFFF"/>
        <w:ind w:firstLine="720"/>
        <w:jc w:val="both"/>
        <w:rPr>
          <w:rFonts w:ascii="Courier New" w:eastAsia="Courier New" w:hAnsi="Courier New" w:cs="Courier New"/>
          <w:color w:val="181717"/>
          <w:sz w:val="24"/>
          <w:szCs w:val="24"/>
          <w:highlight w:val="white"/>
        </w:rPr>
      </w:pPr>
      <w:r>
        <w:rPr>
          <w:rFonts w:ascii="Courier New" w:eastAsia="Courier New" w:hAnsi="Courier New" w:cs="Courier New"/>
          <w:color w:val="181717"/>
          <w:sz w:val="24"/>
          <w:szCs w:val="24"/>
          <w:highlight w:val="white"/>
        </w:rPr>
        <w:t xml:space="preserve">{ </w:t>
      </w:r>
    </w:p>
    <w:p w:rsidR="00141CD9" w:rsidRDefault="003C0DB1">
      <w:pPr>
        <w:pStyle w:val="normal0"/>
        <w:shd w:val="clear" w:color="auto" w:fill="FFFFFF"/>
        <w:ind w:left="720" w:firstLine="720"/>
        <w:jc w:val="both"/>
        <w:rPr>
          <w:rFonts w:ascii="Courier New" w:eastAsia="Courier New" w:hAnsi="Courier New" w:cs="Courier New"/>
          <w:color w:val="181717"/>
          <w:sz w:val="24"/>
          <w:szCs w:val="24"/>
          <w:highlight w:val="white"/>
        </w:rPr>
      </w:pPr>
      <w:r>
        <w:rPr>
          <w:rFonts w:ascii="Courier New" w:eastAsia="Courier New" w:hAnsi="Courier New" w:cs="Courier New"/>
          <w:color w:val="A31515"/>
          <w:sz w:val="24"/>
          <w:szCs w:val="24"/>
          <w:highlight w:val="white"/>
        </w:rPr>
        <w:t>"express"</w:t>
      </w:r>
      <w:r>
        <w:rPr>
          <w:rFonts w:ascii="Courier New" w:eastAsia="Courier New" w:hAnsi="Courier New" w:cs="Courier New"/>
          <w:color w:val="181717"/>
          <w:sz w:val="24"/>
          <w:szCs w:val="24"/>
          <w:highlight w:val="white"/>
        </w:rPr>
        <w:t xml:space="preserve">: </w:t>
      </w:r>
      <w:r>
        <w:rPr>
          <w:rFonts w:ascii="Courier New" w:eastAsia="Courier New" w:hAnsi="Courier New" w:cs="Courier New"/>
          <w:color w:val="A31515"/>
          <w:sz w:val="24"/>
          <w:szCs w:val="24"/>
          <w:highlight w:val="white"/>
        </w:rPr>
        <w:t>"^4.13.3"</w:t>
      </w:r>
      <w:r>
        <w:rPr>
          <w:rFonts w:ascii="Courier New" w:eastAsia="Courier New" w:hAnsi="Courier New" w:cs="Courier New"/>
          <w:color w:val="181717"/>
          <w:sz w:val="24"/>
          <w:szCs w:val="24"/>
          <w:highlight w:val="white"/>
        </w:rPr>
        <w:t xml:space="preserve"> </w:t>
      </w:r>
    </w:p>
    <w:p w:rsidR="00141CD9" w:rsidRDefault="003C0DB1">
      <w:pPr>
        <w:pStyle w:val="normal0"/>
        <w:shd w:val="clear" w:color="auto" w:fill="FFFFFF"/>
        <w:ind w:firstLine="720"/>
        <w:jc w:val="both"/>
        <w:rPr>
          <w:rFonts w:ascii="Courier New" w:eastAsia="Courier New" w:hAnsi="Courier New" w:cs="Courier New"/>
          <w:color w:val="181717"/>
          <w:sz w:val="24"/>
          <w:szCs w:val="24"/>
          <w:highlight w:val="white"/>
        </w:rPr>
      </w:pPr>
      <w:r>
        <w:rPr>
          <w:rFonts w:ascii="Courier New" w:eastAsia="Courier New" w:hAnsi="Courier New" w:cs="Courier New"/>
          <w:color w:val="181717"/>
          <w:sz w:val="24"/>
          <w:szCs w:val="24"/>
          <w:highlight w:val="white"/>
        </w:rPr>
        <w:t xml:space="preserve">} </w:t>
      </w:r>
    </w:p>
    <w:p w:rsidR="00141CD9" w:rsidRDefault="003C0DB1">
      <w:pPr>
        <w:pStyle w:val="normal0"/>
        <w:shd w:val="clear" w:color="auto" w:fill="FFFFFF"/>
        <w:jc w:val="both"/>
        <w:rPr>
          <w:rFonts w:ascii="Courier New" w:eastAsia="Courier New" w:hAnsi="Courier New" w:cs="Courier New"/>
          <w:color w:val="181717"/>
          <w:sz w:val="24"/>
          <w:szCs w:val="24"/>
          <w:highlight w:val="white"/>
        </w:rPr>
      </w:pPr>
      <w:r>
        <w:rPr>
          <w:rFonts w:ascii="Courier New" w:eastAsia="Courier New" w:hAnsi="Courier New" w:cs="Courier New"/>
          <w:color w:val="181717"/>
          <w:sz w:val="24"/>
          <w:szCs w:val="24"/>
          <w:highlight w:val="white"/>
        </w:rPr>
        <w:t>}</w:t>
      </w:r>
    </w:p>
    <w:p w:rsidR="00141CD9" w:rsidRDefault="003C0DB1">
      <w:pPr>
        <w:pStyle w:val="Heading2"/>
        <w:keepNext w:val="0"/>
        <w:keepLines w:val="0"/>
        <w:shd w:val="clear" w:color="auto" w:fill="FFFFFF"/>
        <w:spacing w:after="80" w:line="288" w:lineRule="auto"/>
        <w:jc w:val="both"/>
        <w:rPr>
          <w:rFonts w:ascii="Verdana" w:eastAsia="Verdana" w:hAnsi="Verdana" w:cs="Verdana"/>
          <w:color w:val="181717"/>
          <w:sz w:val="42"/>
          <w:szCs w:val="42"/>
          <w:shd w:val="clear" w:color="auto" w:fill="D8E5EE"/>
        </w:rPr>
      </w:pPr>
      <w:bookmarkStart w:id="45" w:name="_f76mdaphlgvv" w:colFirst="0" w:colLast="0"/>
      <w:bookmarkEnd w:id="45"/>
      <w:r>
        <w:rPr>
          <w:rFonts w:ascii="Verdana" w:eastAsia="Verdana" w:hAnsi="Verdana" w:cs="Verdana"/>
          <w:color w:val="181717"/>
          <w:sz w:val="42"/>
          <w:szCs w:val="42"/>
          <w:shd w:val="clear" w:color="auto" w:fill="D8E5EE"/>
        </w:rPr>
        <w:t>Install Package Globally</w:t>
      </w:r>
    </w:p>
    <w:p w:rsidR="00141CD9" w:rsidRDefault="003C0DB1">
      <w:pPr>
        <w:pStyle w:val="normal0"/>
        <w:shd w:val="clear" w:color="auto" w:fill="FFFFFF"/>
        <w:spacing w:before="360" w:after="360"/>
        <w:jc w:val="both"/>
        <w:rPr>
          <w:rFonts w:ascii="Verdana" w:eastAsia="Verdana" w:hAnsi="Verdana" w:cs="Verdana"/>
          <w:color w:val="181717"/>
          <w:sz w:val="26"/>
          <w:szCs w:val="26"/>
          <w:shd w:val="clear" w:color="auto" w:fill="D8E5EE"/>
        </w:rPr>
      </w:pPr>
      <w:r>
        <w:rPr>
          <w:rFonts w:ascii="Verdana" w:eastAsia="Verdana" w:hAnsi="Verdana" w:cs="Verdana"/>
          <w:color w:val="181717"/>
          <w:sz w:val="26"/>
          <w:szCs w:val="26"/>
          <w:shd w:val="clear" w:color="auto" w:fill="D8E5EE"/>
        </w:rPr>
        <w:t xml:space="preserve">NPM can also install packages globally so that all the node.js application on that computer can import and use the installed packages. NPM installs global packages into </w:t>
      </w:r>
      <w:r>
        <w:rPr>
          <w:rFonts w:ascii="Verdana" w:eastAsia="Verdana" w:hAnsi="Verdana" w:cs="Verdana"/>
          <w:i/>
          <w:iCs/>
          <w:color w:val="181717"/>
          <w:sz w:val="26"/>
          <w:szCs w:val="26"/>
          <w:shd w:val="clear" w:color="auto" w:fill="D8E5EE"/>
        </w:rPr>
        <w:t>/&lt;User&gt;/local/lib/node_modules</w:t>
      </w:r>
      <w:r>
        <w:rPr>
          <w:rFonts w:ascii="Verdana" w:eastAsia="Verdana" w:hAnsi="Verdana" w:cs="Verdana"/>
          <w:color w:val="181717"/>
          <w:sz w:val="26"/>
          <w:szCs w:val="26"/>
          <w:shd w:val="clear" w:color="auto" w:fill="D8E5EE"/>
        </w:rPr>
        <w:t xml:space="preserve"> folder.</w:t>
      </w:r>
    </w:p>
    <w:p w:rsidR="00141CD9" w:rsidRDefault="003C0DB1">
      <w:pPr>
        <w:pStyle w:val="normal0"/>
        <w:shd w:val="clear" w:color="auto" w:fill="FFFFFF"/>
        <w:spacing w:before="360" w:after="360"/>
        <w:jc w:val="both"/>
        <w:rPr>
          <w:rFonts w:ascii="Verdana" w:eastAsia="Verdana" w:hAnsi="Verdana" w:cs="Verdana"/>
          <w:color w:val="181717"/>
          <w:sz w:val="26"/>
          <w:szCs w:val="26"/>
          <w:shd w:val="clear" w:color="auto" w:fill="D8E5EE"/>
        </w:rPr>
      </w:pPr>
      <w:r>
        <w:rPr>
          <w:rFonts w:ascii="Verdana" w:eastAsia="Verdana" w:hAnsi="Verdana" w:cs="Verdana"/>
          <w:color w:val="181717"/>
          <w:sz w:val="26"/>
          <w:szCs w:val="26"/>
          <w:shd w:val="clear" w:color="auto" w:fill="D8E5EE"/>
        </w:rPr>
        <w:t>Apply -g in the install command to install package globally. For example, the following command will install ExpressJS globally.</w:t>
      </w:r>
    </w:p>
    <w:p w:rsidR="00141CD9" w:rsidRDefault="003C0DB1">
      <w:pPr>
        <w:pStyle w:val="normal0"/>
        <w:shd w:val="clear" w:color="auto" w:fill="FFFFFF"/>
        <w:spacing w:before="360" w:after="360"/>
        <w:jc w:val="both"/>
        <w:rPr>
          <w:rFonts w:ascii="Courier New" w:eastAsia="Courier New" w:hAnsi="Courier New" w:cs="Courier New"/>
          <w:color w:val="FFFFFF"/>
          <w:sz w:val="24"/>
          <w:szCs w:val="24"/>
          <w:shd w:val="clear" w:color="auto" w:fill="5F5B5B"/>
        </w:rPr>
      </w:pPr>
      <w:r>
        <w:rPr>
          <w:rFonts w:ascii="Courier New" w:eastAsia="Courier New" w:hAnsi="Courier New" w:cs="Courier New"/>
          <w:color w:val="FFFFFF"/>
          <w:sz w:val="24"/>
          <w:szCs w:val="24"/>
          <w:shd w:val="clear" w:color="auto" w:fill="5F5B5B"/>
        </w:rPr>
        <w:lastRenderedPageBreak/>
        <w:t>C:\MyNodeProj&gt; npm install -g express</w:t>
      </w:r>
    </w:p>
    <w:p w:rsidR="00141CD9" w:rsidRDefault="003C0DB1">
      <w:pPr>
        <w:pStyle w:val="Heading2"/>
        <w:keepNext w:val="0"/>
        <w:keepLines w:val="0"/>
        <w:shd w:val="clear" w:color="auto" w:fill="FFFFFF"/>
        <w:spacing w:after="80" w:line="288" w:lineRule="auto"/>
        <w:jc w:val="both"/>
        <w:rPr>
          <w:rFonts w:ascii="Verdana" w:eastAsia="Verdana" w:hAnsi="Verdana" w:cs="Verdana"/>
          <w:color w:val="FFFFFF"/>
          <w:sz w:val="42"/>
          <w:szCs w:val="42"/>
          <w:shd w:val="clear" w:color="auto" w:fill="5F5B5B"/>
        </w:rPr>
      </w:pPr>
      <w:bookmarkStart w:id="46" w:name="_pnz9k41qvrn0" w:colFirst="0" w:colLast="0"/>
      <w:bookmarkEnd w:id="46"/>
      <w:r>
        <w:rPr>
          <w:rFonts w:ascii="Verdana" w:eastAsia="Verdana" w:hAnsi="Verdana" w:cs="Verdana"/>
          <w:color w:val="FFFFFF"/>
          <w:sz w:val="42"/>
          <w:szCs w:val="42"/>
          <w:shd w:val="clear" w:color="auto" w:fill="5F5B5B"/>
        </w:rPr>
        <w:t>Update Package</w:t>
      </w:r>
    </w:p>
    <w:p w:rsidR="00141CD9" w:rsidRDefault="003C0DB1">
      <w:pPr>
        <w:pStyle w:val="normal0"/>
        <w:rPr>
          <w:rFonts w:ascii="Courier New" w:eastAsia="Courier New" w:hAnsi="Courier New" w:cs="Courier New"/>
          <w:color w:val="FFFFFF"/>
          <w:sz w:val="24"/>
          <w:szCs w:val="24"/>
          <w:shd w:val="clear" w:color="auto" w:fill="5F5B5B"/>
        </w:rPr>
      </w:pPr>
      <w:r>
        <w:rPr>
          <w:rFonts w:ascii="Courier New" w:eastAsia="Courier New" w:hAnsi="Courier New" w:cs="Courier New"/>
          <w:color w:val="FFFFFF"/>
          <w:sz w:val="24"/>
          <w:szCs w:val="24"/>
          <w:shd w:val="clear" w:color="auto" w:fill="5F5B5B"/>
        </w:rPr>
        <w:t>C:\MyNodeProj&gt; npm update &lt;package name&gt;</w:t>
      </w:r>
    </w:p>
    <w:p w:rsidR="00141CD9" w:rsidRDefault="00141CD9">
      <w:pPr>
        <w:pStyle w:val="normal0"/>
        <w:rPr>
          <w:rFonts w:ascii="Courier New" w:eastAsia="Courier New" w:hAnsi="Courier New" w:cs="Courier New"/>
          <w:color w:val="FFFFFF"/>
          <w:sz w:val="24"/>
          <w:szCs w:val="24"/>
          <w:shd w:val="clear" w:color="auto" w:fill="5F5B5B"/>
        </w:rPr>
      </w:pPr>
    </w:p>
    <w:p w:rsidR="00141CD9" w:rsidRDefault="003C0DB1">
      <w:pPr>
        <w:pStyle w:val="normal0"/>
        <w:rPr>
          <w:rFonts w:ascii="Courier New" w:eastAsia="Courier New" w:hAnsi="Courier New" w:cs="Courier New"/>
          <w:color w:val="FFFFFF"/>
          <w:sz w:val="24"/>
          <w:szCs w:val="24"/>
          <w:shd w:val="clear" w:color="auto" w:fill="5F5B5B"/>
        </w:rPr>
      </w:pPr>
      <w:r>
        <w:rPr>
          <w:rFonts w:ascii="Verdana" w:eastAsia="Verdana" w:hAnsi="Verdana" w:cs="Verdana"/>
          <w:color w:val="181717"/>
          <w:sz w:val="26"/>
          <w:szCs w:val="26"/>
          <w:highlight w:val="white"/>
        </w:rPr>
        <w:t>The following command will update the existing ExpressJS module to the latest version.</w:t>
      </w:r>
    </w:p>
    <w:p w:rsidR="00141CD9" w:rsidRDefault="003C0DB1">
      <w:pPr>
        <w:pStyle w:val="normal0"/>
        <w:rPr>
          <w:rFonts w:ascii="Courier New" w:eastAsia="Courier New" w:hAnsi="Courier New" w:cs="Courier New"/>
          <w:color w:val="FFFFFF"/>
          <w:sz w:val="24"/>
          <w:szCs w:val="24"/>
          <w:shd w:val="clear" w:color="auto" w:fill="5F5B5B"/>
        </w:rPr>
      </w:pPr>
      <w:r>
        <w:rPr>
          <w:rFonts w:ascii="Courier New" w:eastAsia="Courier New" w:hAnsi="Courier New" w:cs="Courier New"/>
          <w:color w:val="FFFFFF"/>
          <w:sz w:val="24"/>
          <w:szCs w:val="24"/>
          <w:shd w:val="clear" w:color="auto" w:fill="5F5B5B"/>
        </w:rPr>
        <w:t>C:\MyNodeProj&gt; npm update express</w:t>
      </w:r>
    </w:p>
    <w:p w:rsidR="00141CD9" w:rsidRDefault="00141CD9">
      <w:pPr>
        <w:pStyle w:val="normal0"/>
        <w:rPr>
          <w:rFonts w:ascii="Courier New" w:eastAsia="Courier New" w:hAnsi="Courier New" w:cs="Courier New"/>
          <w:color w:val="FFFFFF"/>
          <w:sz w:val="24"/>
          <w:szCs w:val="24"/>
          <w:shd w:val="clear" w:color="auto" w:fill="5F5B5B"/>
        </w:rPr>
      </w:pPr>
    </w:p>
    <w:p w:rsidR="00141CD9" w:rsidRDefault="003C0DB1">
      <w:pPr>
        <w:pStyle w:val="Heading2"/>
        <w:keepNext w:val="0"/>
        <w:keepLines w:val="0"/>
        <w:shd w:val="clear" w:color="auto" w:fill="FFFFFF"/>
        <w:spacing w:after="80" w:line="288" w:lineRule="auto"/>
        <w:rPr>
          <w:rFonts w:ascii="Verdana" w:eastAsia="Verdana" w:hAnsi="Verdana" w:cs="Verdana"/>
          <w:color w:val="FFFFFF"/>
          <w:sz w:val="42"/>
          <w:szCs w:val="42"/>
          <w:shd w:val="clear" w:color="auto" w:fill="5F5B5B"/>
        </w:rPr>
      </w:pPr>
      <w:bookmarkStart w:id="47" w:name="_os8snr2zbqc5" w:colFirst="0" w:colLast="0"/>
      <w:bookmarkEnd w:id="47"/>
      <w:r>
        <w:rPr>
          <w:rFonts w:ascii="Verdana" w:eastAsia="Verdana" w:hAnsi="Verdana" w:cs="Verdana"/>
          <w:color w:val="FFFFFF"/>
          <w:sz w:val="42"/>
          <w:szCs w:val="42"/>
          <w:shd w:val="clear" w:color="auto" w:fill="5F5B5B"/>
        </w:rPr>
        <w:t>Uninstall Packages</w:t>
      </w:r>
    </w:p>
    <w:p w:rsidR="00141CD9" w:rsidRDefault="00141CD9">
      <w:pPr>
        <w:pStyle w:val="normal0"/>
      </w:pPr>
    </w:p>
    <w:p w:rsidR="00141CD9" w:rsidRDefault="003C0DB1">
      <w:pPr>
        <w:pStyle w:val="normal0"/>
      </w:pPr>
      <w:r>
        <w:rPr>
          <w:rFonts w:ascii="Courier New" w:eastAsia="Courier New" w:hAnsi="Courier New" w:cs="Courier New"/>
          <w:color w:val="FFFFFF"/>
          <w:sz w:val="24"/>
          <w:szCs w:val="24"/>
          <w:shd w:val="clear" w:color="auto" w:fill="5F5B5B"/>
        </w:rPr>
        <w:t>C:\&gt;npm uninstall &lt;package name&gt;</w:t>
      </w:r>
    </w:p>
    <w:p w:rsidR="00141CD9" w:rsidRDefault="003C0DB1">
      <w:pPr>
        <w:pStyle w:val="normal0"/>
        <w:rPr>
          <w:rFonts w:ascii="Courier New" w:eastAsia="Courier New" w:hAnsi="Courier New" w:cs="Courier New"/>
          <w:color w:val="FFFFFF"/>
          <w:sz w:val="24"/>
          <w:szCs w:val="24"/>
          <w:shd w:val="clear" w:color="auto" w:fill="5F5B5B"/>
        </w:rPr>
      </w:pPr>
      <w:r>
        <w:rPr>
          <w:rFonts w:ascii="Courier New" w:eastAsia="Courier New" w:hAnsi="Courier New" w:cs="Courier New"/>
          <w:color w:val="FFFFFF"/>
          <w:sz w:val="24"/>
          <w:szCs w:val="24"/>
          <w:shd w:val="clear" w:color="auto" w:fill="5F5B5B"/>
        </w:rPr>
        <w:t>C:\MyNodeProj&gt; npm uninstall express</w:t>
      </w:r>
    </w:p>
    <w:p w:rsidR="00141CD9" w:rsidRDefault="00141CD9">
      <w:pPr>
        <w:pStyle w:val="normal0"/>
        <w:rPr>
          <w:rFonts w:ascii="Courier New" w:eastAsia="Courier New" w:hAnsi="Courier New" w:cs="Courier New"/>
          <w:color w:val="FFFFFF"/>
          <w:sz w:val="24"/>
          <w:szCs w:val="24"/>
          <w:shd w:val="clear" w:color="auto" w:fill="5F5B5B"/>
        </w:rPr>
      </w:pPr>
    </w:p>
    <w:p w:rsidR="00141CD9" w:rsidRDefault="00141CD9">
      <w:pPr>
        <w:pStyle w:val="normal0"/>
        <w:rPr>
          <w:rFonts w:ascii="Courier New" w:eastAsia="Courier New" w:hAnsi="Courier New" w:cs="Courier New"/>
          <w:color w:val="FFFFFF"/>
          <w:sz w:val="24"/>
          <w:szCs w:val="24"/>
          <w:shd w:val="clear" w:color="auto" w:fill="5F5B5B"/>
        </w:rPr>
      </w:pPr>
    </w:p>
    <w:p w:rsidR="00141CD9" w:rsidRDefault="00141CD9">
      <w:pPr>
        <w:pStyle w:val="normal0"/>
        <w:rPr>
          <w:rFonts w:ascii="Courier New" w:eastAsia="Courier New" w:hAnsi="Courier New" w:cs="Courier New"/>
          <w:color w:val="FFFFFF"/>
          <w:sz w:val="24"/>
          <w:szCs w:val="24"/>
          <w:shd w:val="clear" w:color="auto" w:fill="5F5B5B"/>
        </w:rPr>
      </w:pPr>
    </w:p>
    <w:p w:rsidR="00141CD9" w:rsidRDefault="003C0DB1">
      <w:pPr>
        <w:pStyle w:val="normal0"/>
        <w:pBdr>
          <w:bottom w:val="single" w:sz="6" w:space="1" w:color="000000"/>
        </w:pBdr>
        <w:rPr>
          <w:rFonts w:ascii="Courier New" w:eastAsia="Courier New" w:hAnsi="Courier New" w:cs="Courier New"/>
          <w:sz w:val="23"/>
          <w:szCs w:val="23"/>
          <w:highlight w:val="yellow"/>
        </w:rPr>
      </w:pPr>
      <w:r>
        <w:rPr>
          <w:rFonts w:ascii="Courier New" w:eastAsia="Courier New" w:hAnsi="Courier New" w:cs="Courier New"/>
          <w:sz w:val="23"/>
          <w:szCs w:val="23"/>
          <w:highlight w:val="yellow"/>
        </w:rPr>
        <w:t>Que : What happened if node_module delete &amp; how load again</w:t>
      </w:r>
    </w:p>
    <w:p w:rsidR="00141CD9" w:rsidRDefault="003C0DB1">
      <w:pPr>
        <w:pStyle w:val="normal0"/>
        <w:pBdr>
          <w:bottom w:val="single" w:sz="6" w:space="1" w:color="000000"/>
        </w:pBdr>
        <w:rPr>
          <w:rFonts w:ascii="Courier New" w:eastAsia="Courier New" w:hAnsi="Courier New" w:cs="Courier New"/>
          <w:sz w:val="23"/>
          <w:szCs w:val="23"/>
          <w:highlight w:val="yellow"/>
        </w:rPr>
      </w:pPr>
      <w:r>
        <w:rPr>
          <w:rFonts w:ascii="Courier New" w:eastAsia="Courier New" w:hAnsi="Courier New" w:cs="Courier New"/>
          <w:sz w:val="23"/>
          <w:szCs w:val="23"/>
          <w:highlight w:val="yellow"/>
        </w:rPr>
        <w:t>ans : npm install</w:t>
      </w:r>
    </w:p>
    <w:p w:rsidR="00141CD9" w:rsidRDefault="00141CD9">
      <w:pPr>
        <w:pStyle w:val="normal0"/>
        <w:pBdr>
          <w:bottom w:val="single" w:sz="6" w:space="1" w:color="000000"/>
        </w:pBdr>
        <w:rPr>
          <w:rFonts w:ascii="Courier New" w:eastAsia="Courier New" w:hAnsi="Courier New" w:cs="Courier New"/>
          <w:sz w:val="23"/>
          <w:szCs w:val="23"/>
        </w:rPr>
      </w:pPr>
    </w:p>
    <w:p w:rsidR="00141CD9" w:rsidRDefault="003C0DB1">
      <w:pPr>
        <w:pStyle w:val="normal0"/>
        <w:pBdr>
          <w:bottom w:val="single" w:sz="6" w:space="1" w:color="000000"/>
        </w:pBdr>
        <w:rPr>
          <w:rFonts w:ascii="Courier New" w:eastAsia="Courier New" w:hAnsi="Courier New" w:cs="Courier New"/>
          <w:sz w:val="23"/>
          <w:szCs w:val="23"/>
          <w:highlight w:val="yellow"/>
        </w:rPr>
      </w:pPr>
      <w:r>
        <w:rPr>
          <w:rFonts w:ascii="Courier New" w:eastAsia="Courier New" w:hAnsi="Courier New" w:cs="Courier New"/>
          <w:sz w:val="23"/>
          <w:szCs w:val="23"/>
          <w:highlight w:val="yellow"/>
        </w:rPr>
        <w:t>Que :Correct way to push data on git</w:t>
      </w:r>
    </w:p>
    <w:p w:rsidR="00141CD9" w:rsidRDefault="003C0DB1">
      <w:pPr>
        <w:pStyle w:val="normal0"/>
        <w:pBdr>
          <w:bottom w:val="single" w:sz="6" w:space="1" w:color="000000"/>
        </w:pBdr>
        <w:rPr>
          <w:rFonts w:ascii="Courier New" w:eastAsia="Courier New" w:hAnsi="Courier New" w:cs="Courier New"/>
          <w:sz w:val="23"/>
          <w:szCs w:val="23"/>
          <w:highlight w:val="yellow"/>
        </w:rPr>
      </w:pPr>
      <w:r>
        <w:rPr>
          <w:rFonts w:ascii="Courier New" w:eastAsia="Courier New" w:hAnsi="Courier New" w:cs="Courier New"/>
          <w:sz w:val="23"/>
          <w:szCs w:val="23"/>
          <w:highlight w:val="yellow"/>
        </w:rPr>
        <w:t xml:space="preserve">Ans : create file </w:t>
      </w:r>
      <w:r>
        <w:rPr>
          <w:rFonts w:ascii="Courier New" w:eastAsia="Courier New" w:hAnsi="Courier New" w:cs="Courier New"/>
          <w:b/>
          <w:bCs/>
          <w:sz w:val="23"/>
          <w:szCs w:val="23"/>
          <w:highlight w:val="yellow"/>
        </w:rPr>
        <w:t xml:space="preserve">.gitignore </w:t>
      </w:r>
      <w:r>
        <w:rPr>
          <w:rFonts w:ascii="Courier New" w:eastAsia="Courier New" w:hAnsi="Courier New" w:cs="Courier New"/>
          <w:sz w:val="23"/>
          <w:szCs w:val="23"/>
          <w:highlight w:val="yellow"/>
        </w:rPr>
        <w:t xml:space="preserve"> in root dire </w:t>
      </w:r>
    </w:p>
    <w:p w:rsidR="00141CD9" w:rsidRDefault="00141CD9">
      <w:pPr>
        <w:pStyle w:val="normal0"/>
        <w:pBdr>
          <w:bottom w:val="single" w:sz="6" w:space="1" w:color="000000"/>
        </w:pBdr>
        <w:rPr>
          <w:rFonts w:ascii="Courier New" w:eastAsia="Courier New" w:hAnsi="Courier New" w:cs="Courier New"/>
          <w:sz w:val="23"/>
          <w:szCs w:val="23"/>
          <w:highlight w:val="yellow"/>
        </w:rPr>
      </w:pPr>
    </w:p>
    <w:p w:rsidR="00141CD9" w:rsidRDefault="003C0DB1">
      <w:pPr>
        <w:pStyle w:val="normal0"/>
        <w:pBdr>
          <w:bottom w:val="single" w:sz="6" w:space="1" w:color="000000"/>
        </w:pBdr>
        <w:rPr>
          <w:rFonts w:ascii="Courier New" w:eastAsia="Courier New" w:hAnsi="Courier New" w:cs="Courier New"/>
          <w:sz w:val="23"/>
          <w:szCs w:val="23"/>
          <w:highlight w:val="yellow"/>
        </w:rPr>
      </w:pPr>
      <w:r>
        <w:rPr>
          <w:rFonts w:ascii="Courier New" w:eastAsia="Courier New" w:hAnsi="Courier New" w:cs="Courier New"/>
          <w:sz w:val="23"/>
          <w:szCs w:val="23"/>
          <w:highlight w:val="yellow"/>
        </w:rPr>
        <w:t>.gitignore    add belove code in file means not push beloved folder</w:t>
      </w:r>
    </w:p>
    <w:p w:rsidR="00141CD9" w:rsidRDefault="00141CD9">
      <w:pPr>
        <w:pStyle w:val="normal0"/>
        <w:pBdr>
          <w:bottom w:val="single" w:sz="6" w:space="1" w:color="000000"/>
        </w:pBdr>
        <w:rPr>
          <w:rFonts w:ascii="Courier New" w:eastAsia="Courier New" w:hAnsi="Courier New" w:cs="Courier New"/>
          <w:sz w:val="23"/>
          <w:szCs w:val="23"/>
          <w:highlight w:val="yellow"/>
        </w:rPr>
      </w:pPr>
    </w:p>
    <w:p w:rsidR="00141CD9" w:rsidRDefault="00141CD9">
      <w:pPr>
        <w:pStyle w:val="normal0"/>
        <w:pBdr>
          <w:bottom w:val="single" w:sz="6" w:space="1" w:color="000000"/>
        </w:pBdr>
        <w:rPr>
          <w:rFonts w:ascii="Courier New" w:eastAsia="Courier New" w:hAnsi="Courier New" w:cs="Courier New"/>
          <w:sz w:val="23"/>
          <w:szCs w:val="23"/>
          <w:highlight w:val="yellow"/>
        </w:rPr>
      </w:pPr>
    </w:p>
    <w:p w:rsidR="00141CD9" w:rsidRDefault="003C0DB1">
      <w:pPr>
        <w:pStyle w:val="normal0"/>
        <w:pBdr>
          <w:bottom w:val="single" w:sz="6" w:space="1" w:color="000000"/>
        </w:pBdr>
        <w:rPr>
          <w:rFonts w:ascii="Courier New" w:eastAsia="Courier New" w:hAnsi="Courier New" w:cs="Courier New"/>
          <w:sz w:val="23"/>
          <w:szCs w:val="23"/>
          <w:highlight w:val="yellow"/>
        </w:rPr>
      </w:pPr>
      <w:r>
        <w:rPr>
          <w:rFonts w:ascii="Courier New" w:eastAsia="Courier New" w:hAnsi="Courier New" w:cs="Courier New"/>
          <w:sz w:val="23"/>
          <w:szCs w:val="23"/>
          <w:highlight w:val="yellow"/>
        </w:rPr>
        <w:t xml:space="preserve">/node_module  </w:t>
      </w:r>
    </w:p>
    <w:p w:rsidR="00141CD9" w:rsidRDefault="00141CD9">
      <w:pPr>
        <w:pStyle w:val="normal0"/>
        <w:rPr>
          <w:b/>
          <w:bCs/>
          <w:sz w:val="36"/>
          <w:szCs w:val="36"/>
        </w:rPr>
      </w:pPr>
    </w:p>
    <w:p w:rsidR="00141CD9" w:rsidRDefault="003C0DB1">
      <w:pPr>
        <w:pStyle w:val="normal0"/>
        <w:rPr>
          <w:b/>
          <w:bCs/>
          <w:sz w:val="36"/>
          <w:szCs w:val="36"/>
        </w:rPr>
      </w:pPr>
      <w:r>
        <w:rPr>
          <w:b/>
          <w:bCs/>
          <w:sz w:val="36"/>
          <w:szCs w:val="36"/>
        </w:rPr>
        <w:t xml:space="preserve">Nodemon Package / Time Saving Module </w:t>
      </w:r>
    </w:p>
    <w:p w:rsidR="00141CD9" w:rsidRDefault="00141CD9">
      <w:pPr>
        <w:pStyle w:val="normal0"/>
        <w:rPr>
          <w:b/>
          <w:bCs/>
          <w:sz w:val="36"/>
          <w:szCs w:val="36"/>
        </w:rPr>
      </w:pPr>
    </w:p>
    <w:p w:rsidR="00141CD9" w:rsidRDefault="003C0DB1">
      <w:pPr>
        <w:pStyle w:val="normal0"/>
        <w:rPr>
          <w:b/>
          <w:bCs/>
        </w:rPr>
      </w:pPr>
      <w:r>
        <w:rPr>
          <w:b/>
          <w:bCs/>
        </w:rPr>
        <w:t xml:space="preserve">All time we have to run node index.js for server run if any changes any file </w:t>
      </w:r>
    </w:p>
    <w:p w:rsidR="00141CD9" w:rsidRDefault="00141CD9">
      <w:pPr>
        <w:pStyle w:val="normal0"/>
      </w:pPr>
    </w:p>
    <w:p w:rsidR="00141CD9" w:rsidRDefault="003C0DB1">
      <w:pPr>
        <w:pStyle w:val="normal0"/>
      </w:pPr>
      <w:r>
        <w:t>Cmd : npm i nodemon -g    globally  in window</w:t>
      </w:r>
    </w:p>
    <w:p w:rsidR="00141CD9" w:rsidRDefault="003C0DB1">
      <w:pPr>
        <w:pStyle w:val="normal0"/>
      </w:pPr>
      <w:r>
        <w:t xml:space="preserve">          Sudo npm i nodeon -g      in linux</w:t>
      </w:r>
    </w:p>
    <w:p w:rsidR="00141CD9" w:rsidRDefault="00141CD9">
      <w:pPr>
        <w:pStyle w:val="normal0"/>
      </w:pPr>
    </w:p>
    <w:p w:rsidR="00141CD9" w:rsidRDefault="003C0DB1">
      <w:pPr>
        <w:pStyle w:val="normal0"/>
      </w:pPr>
      <w:r>
        <w:t xml:space="preserve">Now Run : </w:t>
      </w:r>
      <w:r>
        <w:rPr>
          <w:b/>
          <w:bCs/>
        </w:rPr>
        <w:t xml:space="preserve">nodemon index.js  </w:t>
      </w:r>
      <w:r>
        <w:t xml:space="preserve"> or </w:t>
      </w:r>
      <w:r>
        <w:rPr>
          <w:b/>
          <w:bCs/>
        </w:rPr>
        <w:t>nodemon</w:t>
      </w:r>
      <w:r>
        <w:t xml:space="preserve">   and save all time working</w:t>
      </w:r>
      <w:r>
        <w:tab/>
      </w:r>
    </w:p>
    <w:p w:rsidR="00141CD9" w:rsidRDefault="00141CD9">
      <w:pPr>
        <w:pStyle w:val="normal0"/>
      </w:pPr>
    </w:p>
    <w:p w:rsidR="00141CD9" w:rsidRDefault="003C0DB1">
      <w:pPr>
        <w:pStyle w:val="normal0"/>
        <w:rPr>
          <w:b/>
          <w:bCs/>
        </w:rPr>
      </w:pPr>
      <w:r>
        <w:rPr>
          <w:b/>
          <w:bCs/>
        </w:rPr>
        <w:lastRenderedPageBreak/>
        <w:t>Note : index.js auto take nodemon so not required to write</w:t>
      </w:r>
    </w:p>
    <w:p w:rsidR="00141CD9" w:rsidRDefault="00141CD9">
      <w:pPr>
        <w:pStyle w:val="normal0"/>
      </w:pPr>
    </w:p>
    <w:p w:rsidR="00141CD9" w:rsidRDefault="003C0DB1">
      <w:pPr>
        <w:pStyle w:val="normal0"/>
        <w:rPr>
          <w:b/>
          <w:bCs/>
        </w:rPr>
      </w:pPr>
      <w:r>
        <w:rPr>
          <w:b/>
          <w:bCs/>
        </w:rPr>
        <w:t xml:space="preserve">If some securities added in pc then not work globally that time  </w:t>
      </w:r>
    </w:p>
    <w:p w:rsidR="00141CD9" w:rsidRDefault="00141CD9">
      <w:pPr>
        <w:pStyle w:val="normal0"/>
      </w:pPr>
    </w:p>
    <w:p w:rsidR="00141CD9" w:rsidRDefault="003C0DB1">
      <w:pPr>
        <w:pStyle w:val="normal0"/>
      </w:pPr>
      <w:r>
        <w:t xml:space="preserve">Go : search : cmd with administrative then we can done globally </w:t>
      </w:r>
    </w:p>
    <w:p w:rsidR="00141CD9" w:rsidRDefault="003C0DB1">
      <w:pPr>
        <w:pStyle w:val="Heading1"/>
        <w:rPr>
          <w:sz w:val="22"/>
          <w:szCs w:val="22"/>
        </w:rPr>
      </w:pPr>
      <w:bookmarkStart w:id="48" w:name="_vytxuw1llrka" w:colFirst="0" w:colLast="0"/>
      <w:bookmarkEnd w:id="48"/>
      <w:r>
        <w:rPr>
          <w:sz w:val="22"/>
          <w:szCs w:val="22"/>
        </w:rPr>
        <w:t>—-------------------------------------------------------------------------------------------------------------------------</w:t>
      </w:r>
    </w:p>
    <w:p w:rsidR="00141CD9" w:rsidRDefault="003C0DB1">
      <w:pPr>
        <w:pStyle w:val="Heading1"/>
        <w:rPr>
          <w:b/>
          <w:bCs/>
          <w:sz w:val="34"/>
          <w:szCs w:val="34"/>
        </w:rPr>
      </w:pPr>
      <w:bookmarkStart w:id="49" w:name="_p7a51m94eipm" w:colFirst="0" w:colLast="0"/>
      <w:bookmarkEnd w:id="49"/>
      <w:r>
        <w:rPr>
          <w:b/>
          <w:bCs/>
          <w:sz w:val="34"/>
          <w:szCs w:val="34"/>
        </w:rPr>
        <w:t>Object Destructuring</w:t>
      </w:r>
    </w:p>
    <w:p w:rsidR="00141CD9" w:rsidRDefault="003C0DB1">
      <w:pPr>
        <w:pStyle w:val="Heading1"/>
        <w:rPr>
          <w:sz w:val="22"/>
          <w:szCs w:val="22"/>
        </w:rPr>
      </w:pPr>
      <w:bookmarkStart w:id="50" w:name="_d3un2d9sww78" w:colFirst="0" w:colLast="0"/>
      <w:bookmarkEnd w:id="50"/>
      <w:r>
        <w:rPr>
          <w:sz w:val="22"/>
          <w:szCs w:val="22"/>
        </w:rPr>
        <w:t xml:space="preserve">const user = { </w:t>
      </w:r>
    </w:p>
    <w:p w:rsidR="00141CD9" w:rsidRDefault="003C0DB1">
      <w:pPr>
        <w:pStyle w:val="Heading1"/>
        <w:rPr>
          <w:sz w:val="22"/>
          <w:szCs w:val="22"/>
        </w:rPr>
      </w:pPr>
      <w:bookmarkStart w:id="51" w:name="_738y8qfcfrjx" w:colFirst="0" w:colLast="0"/>
      <w:bookmarkEnd w:id="51"/>
      <w:r>
        <w:rPr>
          <w:sz w:val="22"/>
          <w:szCs w:val="22"/>
        </w:rPr>
        <w:t xml:space="preserve">    'name': 'Alex',</w:t>
      </w:r>
    </w:p>
    <w:p w:rsidR="00141CD9" w:rsidRDefault="003C0DB1">
      <w:pPr>
        <w:pStyle w:val="Heading1"/>
        <w:rPr>
          <w:sz w:val="22"/>
          <w:szCs w:val="22"/>
        </w:rPr>
      </w:pPr>
      <w:bookmarkStart w:id="52" w:name="_11em23qzk1al" w:colFirst="0" w:colLast="0"/>
      <w:bookmarkEnd w:id="52"/>
      <w:r>
        <w:rPr>
          <w:sz w:val="22"/>
          <w:szCs w:val="22"/>
        </w:rPr>
        <w:t xml:space="preserve">    'address': '15th Park Avenue',</w:t>
      </w:r>
    </w:p>
    <w:p w:rsidR="00141CD9" w:rsidRDefault="003C0DB1">
      <w:pPr>
        <w:pStyle w:val="Heading1"/>
        <w:rPr>
          <w:sz w:val="22"/>
          <w:szCs w:val="22"/>
        </w:rPr>
      </w:pPr>
      <w:bookmarkStart w:id="53" w:name="_n3ubderszsln" w:colFirst="0" w:colLast="0"/>
      <w:bookmarkEnd w:id="53"/>
      <w:r>
        <w:rPr>
          <w:sz w:val="22"/>
          <w:szCs w:val="22"/>
        </w:rPr>
        <w:t xml:space="preserve">    'age': 43</w:t>
      </w:r>
    </w:p>
    <w:p w:rsidR="00141CD9" w:rsidRDefault="003C0DB1">
      <w:pPr>
        <w:pStyle w:val="Heading1"/>
        <w:rPr>
          <w:sz w:val="22"/>
          <w:szCs w:val="22"/>
        </w:rPr>
      </w:pPr>
      <w:bookmarkStart w:id="54" w:name="_7fooq2vefoe0" w:colFirst="0" w:colLast="0"/>
      <w:bookmarkEnd w:id="54"/>
      <w:r>
        <w:rPr>
          <w:sz w:val="22"/>
          <w:szCs w:val="22"/>
        </w:rPr>
        <w:t>}</w:t>
      </w:r>
    </w:p>
    <w:p w:rsidR="00141CD9" w:rsidRDefault="003C0DB1">
      <w:pPr>
        <w:pStyle w:val="Heading1"/>
        <w:rPr>
          <w:b/>
          <w:bCs/>
          <w:sz w:val="22"/>
          <w:szCs w:val="22"/>
        </w:rPr>
      </w:pPr>
      <w:bookmarkStart w:id="55" w:name="_cyuvjq1lk40z" w:colFirst="0" w:colLast="0"/>
      <w:bookmarkEnd w:id="55"/>
      <w:r>
        <w:rPr>
          <w:b/>
          <w:bCs/>
          <w:sz w:val="22"/>
          <w:szCs w:val="22"/>
        </w:rPr>
        <w:t>const { name, age } = user;</w:t>
      </w:r>
    </w:p>
    <w:p w:rsidR="00141CD9" w:rsidRDefault="003C0DB1">
      <w:pPr>
        <w:pStyle w:val="Heading1"/>
        <w:rPr>
          <w:sz w:val="22"/>
          <w:szCs w:val="22"/>
        </w:rPr>
      </w:pPr>
      <w:bookmarkStart w:id="56" w:name="_pcw93xkj610g" w:colFirst="0" w:colLast="0"/>
      <w:bookmarkEnd w:id="56"/>
      <w:r>
        <w:rPr>
          <w:sz w:val="22"/>
          <w:szCs w:val="22"/>
        </w:rPr>
        <w:t>console.log(name, age); // Output, Alex 43</w:t>
      </w:r>
    </w:p>
    <w:p w:rsidR="00141CD9" w:rsidRDefault="00141CD9">
      <w:pPr>
        <w:pStyle w:val="Heading1"/>
        <w:keepNext w:val="0"/>
        <w:keepLines w:val="0"/>
        <w:shd w:val="clear" w:color="auto" w:fill="FFFFFF"/>
        <w:spacing w:before="480" w:line="288" w:lineRule="auto"/>
        <w:jc w:val="both"/>
      </w:pPr>
      <w:bookmarkStart w:id="57" w:name="_kbmv298uy2hf" w:colFirst="0" w:colLast="0"/>
      <w:bookmarkEnd w:id="57"/>
    </w:p>
    <w:p w:rsidR="00141CD9" w:rsidRDefault="003C0DB1">
      <w:pPr>
        <w:pStyle w:val="normal0"/>
      </w:pPr>
      <w:r>
        <w:t>—----------------------------------------------------------------------------------------------------------------------------</w:t>
      </w:r>
    </w:p>
    <w:p w:rsidR="00141CD9" w:rsidRDefault="00141CD9">
      <w:pPr>
        <w:pStyle w:val="normal0"/>
      </w:pPr>
    </w:p>
    <w:p w:rsidR="00141CD9" w:rsidRDefault="00141CD9">
      <w:pPr>
        <w:pStyle w:val="Heading1"/>
        <w:keepNext w:val="0"/>
        <w:keepLines w:val="0"/>
        <w:shd w:val="clear" w:color="auto" w:fill="FFFFFF"/>
        <w:spacing w:before="0" w:after="0"/>
        <w:rPr>
          <w:rFonts w:ascii="Roboto" w:eastAsia="Roboto" w:hAnsi="Roboto" w:cs="Roboto"/>
          <w:b/>
          <w:bCs/>
          <w:color w:val="0F0F0F"/>
          <w:sz w:val="46"/>
          <w:szCs w:val="46"/>
        </w:rPr>
      </w:pPr>
      <w:bookmarkStart w:id="58" w:name="_9hhhenwavun" w:colFirst="0" w:colLast="0"/>
      <w:bookmarkEnd w:id="58"/>
    </w:p>
    <w:p w:rsidR="00141CD9" w:rsidRDefault="003C0DB1">
      <w:pPr>
        <w:pStyle w:val="Heading1"/>
        <w:keepNext w:val="0"/>
        <w:keepLines w:val="0"/>
        <w:shd w:val="clear" w:color="auto" w:fill="FFFFFF"/>
        <w:spacing w:before="0" w:after="0"/>
        <w:rPr>
          <w:rFonts w:ascii="Roboto" w:eastAsia="Roboto" w:hAnsi="Roboto" w:cs="Roboto"/>
          <w:b/>
          <w:bCs/>
          <w:color w:val="0F0F0F"/>
          <w:sz w:val="46"/>
          <w:szCs w:val="46"/>
        </w:rPr>
      </w:pPr>
      <w:bookmarkStart w:id="59" w:name="_w64o5m16azf4" w:colFirst="0" w:colLast="0"/>
      <w:bookmarkEnd w:id="59"/>
      <w:r>
        <w:rPr>
          <w:rFonts w:ascii="Roboto" w:eastAsia="Roboto" w:hAnsi="Roboto" w:cs="Roboto"/>
          <w:b/>
          <w:bCs/>
          <w:color w:val="0F0F0F"/>
          <w:sz w:val="46"/>
          <w:szCs w:val="46"/>
        </w:rPr>
        <w:t xml:space="preserve">Asynchronous and Synchronous </w:t>
      </w:r>
    </w:p>
    <w:p w:rsidR="00141CD9" w:rsidRDefault="003C0DB1">
      <w:pPr>
        <w:pStyle w:val="normal0"/>
      </w:pPr>
      <w:r>
        <w:rPr>
          <w:noProof/>
          <w:lang w:val="en-US"/>
        </w:rPr>
        <w:lastRenderedPageBreak/>
        <w:drawing>
          <wp:inline distT="114300" distB="114300" distL="114300" distR="114300">
            <wp:extent cx="5943600" cy="33401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9"/>
                    <a:srcRect/>
                    <a:stretch>
                      <a:fillRect/>
                    </a:stretch>
                  </pic:blipFill>
                  <pic:spPr>
                    <a:xfrm>
                      <a:off x="0" y="0"/>
                      <a:ext cx="5943600" cy="3340100"/>
                    </a:xfrm>
                    <a:prstGeom prst="rect">
                      <a:avLst/>
                    </a:prstGeom>
                    <a:ln/>
                  </pic:spPr>
                </pic:pic>
              </a:graphicData>
            </a:graphic>
          </wp:inline>
        </w:drawing>
      </w:r>
    </w:p>
    <w:p w:rsidR="00141CD9" w:rsidRDefault="003C0DB1">
      <w:pPr>
        <w:pStyle w:val="Heading1"/>
        <w:keepNext w:val="0"/>
        <w:keepLines w:val="0"/>
        <w:shd w:val="clear" w:color="auto" w:fill="FFFFFF"/>
        <w:spacing w:before="480" w:line="288" w:lineRule="auto"/>
        <w:jc w:val="both"/>
      </w:pPr>
      <w:bookmarkStart w:id="60" w:name="_acycvafqlyyy" w:colFirst="0" w:colLast="0"/>
      <w:bookmarkEnd w:id="60"/>
      <w:r>
        <w:t xml:space="preserve">Int Que: node is sync or async  language </w:t>
      </w:r>
    </w:p>
    <w:p w:rsidR="00141CD9" w:rsidRDefault="003C0DB1">
      <w:pPr>
        <w:pStyle w:val="normal0"/>
      </w:pPr>
      <w:r>
        <w:t xml:space="preserve">Ans : async </w:t>
      </w:r>
    </w:p>
    <w:p w:rsidR="00141CD9" w:rsidRDefault="00141CD9">
      <w:pPr>
        <w:pStyle w:val="normal0"/>
      </w:pPr>
    </w:p>
    <w:p w:rsidR="00141CD9" w:rsidRDefault="003C0DB1">
      <w:pPr>
        <w:pStyle w:val="normal0"/>
      </w:pPr>
      <w:r>
        <w:t>4 all stript run together</w:t>
      </w:r>
    </w:p>
    <w:p w:rsidR="00141CD9" w:rsidRDefault="003C0DB1">
      <w:pPr>
        <w:pStyle w:val="normal0"/>
        <w:rPr>
          <w:b/>
          <w:bCs/>
        </w:rPr>
      </w:pPr>
      <w:r>
        <w:rPr>
          <w:b/>
          <w:bCs/>
        </w:rPr>
        <w:t xml:space="preserve">If 1 run &amp; then 2 run and if 3 has problem then stop for 3 then 4 run that's called sync </w:t>
      </w:r>
    </w:p>
    <w:p w:rsidR="00141CD9" w:rsidRDefault="00141CD9">
      <w:pPr>
        <w:pStyle w:val="normal0"/>
      </w:pPr>
    </w:p>
    <w:p w:rsidR="00141CD9" w:rsidRDefault="003C0DB1">
      <w:pPr>
        <w:pStyle w:val="normal0"/>
      </w:pPr>
      <w:r>
        <w:t xml:space="preserve">But In node : </w:t>
      </w:r>
    </w:p>
    <w:p w:rsidR="00141CD9" w:rsidRDefault="003C0DB1">
      <w:pPr>
        <w:pStyle w:val="normal0"/>
        <w:rPr>
          <w:b/>
          <w:bCs/>
        </w:rPr>
      </w:pPr>
      <w:r>
        <w:rPr>
          <w:b/>
          <w:bCs/>
        </w:rPr>
        <w:t>If 1 run &amp; then 2 run and if 3 has problem then not wait for 3 , next 4 run and after last 3 run</w:t>
      </w:r>
    </w:p>
    <w:p w:rsidR="00141CD9" w:rsidRDefault="00141CD9">
      <w:pPr>
        <w:pStyle w:val="normal0"/>
      </w:pPr>
    </w:p>
    <w:p w:rsidR="00141CD9" w:rsidRDefault="003C0DB1">
      <w:pPr>
        <w:pStyle w:val="normal0"/>
      </w:pPr>
      <w:r>
        <w:t>So not wait in running so its super fast Node js</w:t>
      </w:r>
    </w:p>
    <w:p w:rsidR="00141CD9" w:rsidRDefault="00141CD9">
      <w:pPr>
        <w:pStyle w:val="normal0"/>
      </w:pPr>
    </w:p>
    <w:p w:rsidR="00141CD9" w:rsidRDefault="00141CD9">
      <w:pPr>
        <w:pStyle w:val="normal0"/>
      </w:pPr>
    </w:p>
    <w:p w:rsidR="00141CD9" w:rsidRDefault="003C0DB1">
      <w:pPr>
        <w:pStyle w:val="normal0"/>
      </w:pPr>
      <w:r>
        <w:t>Example</w:t>
      </w:r>
    </w:p>
    <w:p w:rsidR="00141CD9" w:rsidRDefault="00141CD9">
      <w:pPr>
        <w:pStyle w:val="normal0"/>
      </w:pPr>
    </w:p>
    <w:p w:rsidR="00141CD9" w:rsidRDefault="003C0DB1">
      <w:pPr>
        <w:pStyle w:val="normal0"/>
      </w:pPr>
      <w:r>
        <w:t>let a=20;</w:t>
      </w:r>
    </w:p>
    <w:p w:rsidR="00141CD9" w:rsidRDefault="003C0DB1">
      <w:pPr>
        <w:pStyle w:val="normal0"/>
      </w:pPr>
      <w:r>
        <w:t>let b=0;</w:t>
      </w:r>
    </w:p>
    <w:p w:rsidR="00141CD9" w:rsidRDefault="00141CD9">
      <w:pPr>
        <w:pStyle w:val="normal0"/>
      </w:pPr>
    </w:p>
    <w:p w:rsidR="00141CD9" w:rsidRDefault="003C0DB1">
      <w:pPr>
        <w:pStyle w:val="normal0"/>
      </w:pPr>
      <w:r>
        <w:t>setTimeout(()=&gt;{</w:t>
      </w:r>
    </w:p>
    <w:p w:rsidR="00141CD9" w:rsidRDefault="003C0DB1">
      <w:pPr>
        <w:pStyle w:val="normal0"/>
      </w:pPr>
      <w:r>
        <w:t xml:space="preserve">   b=30;</w:t>
      </w:r>
    </w:p>
    <w:p w:rsidR="00141CD9" w:rsidRDefault="003C0DB1">
      <w:pPr>
        <w:pStyle w:val="normal0"/>
      </w:pPr>
      <w:r>
        <w:t>},2000)</w:t>
      </w:r>
    </w:p>
    <w:p w:rsidR="00141CD9" w:rsidRDefault="00141CD9">
      <w:pPr>
        <w:pStyle w:val="normal0"/>
      </w:pPr>
    </w:p>
    <w:p w:rsidR="00141CD9" w:rsidRDefault="003C0DB1">
      <w:pPr>
        <w:pStyle w:val="normal0"/>
      </w:pPr>
      <w:r>
        <w:t>console.log(a+b)</w:t>
      </w:r>
    </w:p>
    <w:p w:rsidR="00141CD9" w:rsidRDefault="00141CD9">
      <w:pPr>
        <w:pStyle w:val="normal0"/>
      </w:pPr>
    </w:p>
    <w:p w:rsidR="00141CD9" w:rsidRDefault="00141CD9">
      <w:pPr>
        <w:pStyle w:val="normal0"/>
      </w:pPr>
    </w:p>
    <w:p w:rsidR="00141CD9" w:rsidRDefault="003C0DB1">
      <w:pPr>
        <w:pStyle w:val="normal0"/>
        <w:rPr>
          <w:b/>
          <w:bCs/>
        </w:rPr>
      </w:pPr>
      <w:r>
        <w:rPr>
          <w:b/>
          <w:bCs/>
        </w:rPr>
        <w:t>Handel_Async by Promise</w:t>
      </w:r>
    </w:p>
    <w:p w:rsidR="00141CD9" w:rsidRDefault="00141CD9">
      <w:pPr>
        <w:pStyle w:val="normal0"/>
        <w:rPr>
          <w:b/>
          <w:bCs/>
        </w:rPr>
      </w:pPr>
    </w:p>
    <w:p w:rsidR="00141CD9" w:rsidRDefault="003C0DB1">
      <w:pPr>
        <w:pStyle w:val="normal0"/>
      </w:pPr>
      <w:r>
        <w:t>let a=20;</w:t>
      </w:r>
    </w:p>
    <w:p w:rsidR="00141CD9" w:rsidRDefault="003C0DB1">
      <w:pPr>
        <w:pStyle w:val="normal0"/>
      </w:pPr>
      <w:r>
        <w:t>let b=0;</w:t>
      </w:r>
    </w:p>
    <w:p w:rsidR="00141CD9" w:rsidRDefault="00141CD9">
      <w:pPr>
        <w:pStyle w:val="normal0"/>
      </w:pPr>
    </w:p>
    <w:p w:rsidR="00141CD9" w:rsidRDefault="00141CD9">
      <w:pPr>
        <w:pStyle w:val="normal0"/>
      </w:pPr>
    </w:p>
    <w:p w:rsidR="00141CD9" w:rsidRDefault="003C0DB1">
      <w:pPr>
        <w:pStyle w:val="normal0"/>
      </w:pPr>
      <w:r>
        <w:t>let waitingData= new Promise((resolve,reject)=&gt;{</w:t>
      </w:r>
    </w:p>
    <w:p w:rsidR="00141CD9" w:rsidRDefault="003C0DB1">
      <w:pPr>
        <w:pStyle w:val="normal0"/>
      </w:pPr>
      <w:r>
        <w:t xml:space="preserve">   setTimeout(()=&gt;{</w:t>
      </w:r>
    </w:p>
    <w:p w:rsidR="00141CD9" w:rsidRDefault="003C0DB1">
      <w:pPr>
        <w:pStyle w:val="normal0"/>
      </w:pPr>
      <w:r>
        <w:t xml:space="preserve">      resolve(30);</w:t>
      </w:r>
    </w:p>
    <w:p w:rsidR="00141CD9" w:rsidRDefault="003C0DB1">
      <w:pPr>
        <w:pStyle w:val="normal0"/>
      </w:pPr>
      <w:r>
        <w:t xml:space="preserve">   },2000)</w:t>
      </w:r>
    </w:p>
    <w:p w:rsidR="00141CD9" w:rsidRDefault="003C0DB1">
      <w:pPr>
        <w:pStyle w:val="normal0"/>
      </w:pPr>
      <w:r>
        <w:t>})</w:t>
      </w:r>
    </w:p>
    <w:p w:rsidR="00141CD9" w:rsidRDefault="003C0DB1">
      <w:pPr>
        <w:pStyle w:val="normal0"/>
      </w:pPr>
      <w:r>
        <w:t>waitingData.then((result)=&gt;{</w:t>
      </w:r>
    </w:p>
    <w:p w:rsidR="00141CD9" w:rsidRDefault="003C0DB1">
      <w:pPr>
        <w:pStyle w:val="normal0"/>
      </w:pPr>
      <w:r>
        <w:t xml:space="preserve">   b=result;</w:t>
      </w:r>
    </w:p>
    <w:p w:rsidR="00141CD9" w:rsidRDefault="003C0DB1">
      <w:pPr>
        <w:pStyle w:val="normal0"/>
      </w:pPr>
      <w:r>
        <w:t xml:space="preserve">   console.log(a+b)</w:t>
      </w:r>
    </w:p>
    <w:p w:rsidR="00141CD9" w:rsidRDefault="003C0DB1">
      <w:pPr>
        <w:pStyle w:val="normal0"/>
      </w:pPr>
      <w:r>
        <w:t>})</w:t>
      </w:r>
    </w:p>
    <w:p w:rsidR="00141CD9" w:rsidRDefault="00141CD9">
      <w:pPr>
        <w:pStyle w:val="normal0"/>
      </w:pPr>
    </w:p>
    <w:p w:rsidR="00141CD9" w:rsidRDefault="00141CD9">
      <w:pPr>
        <w:pStyle w:val="normal0"/>
        <w:rPr>
          <w:b/>
          <w:bCs/>
        </w:rPr>
      </w:pPr>
    </w:p>
    <w:p w:rsidR="00141CD9" w:rsidRDefault="003C0DB1">
      <w:pPr>
        <w:pStyle w:val="Heading2"/>
        <w:keepNext w:val="0"/>
        <w:keepLines w:val="0"/>
        <w:spacing w:after="80" w:line="300" w:lineRule="auto"/>
        <w:rPr>
          <w:sz w:val="35"/>
          <w:szCs w:val="35"/>
        </w:rPr>
      </w:pPr>
      <w:bookmarkStart w:id="61" w:name="_4yfm3kp3kc1b" w:colFirst="0" w:colLast="0"/>
      <w:bookmarkEnd w:id="61"/>
      <w:r>
        <w:rPr>
          <w:sz w:val="35"/>
          <w:szCs w:val="35"/>
        </w:rPr>
        <w:t>What is Callback?</w:t>
      </w:r>
    </w:p>
    <w:p w:rsidR="00141CD9" w:rsidRDefault="003C0DB1">
      <w:pPr>
        <w:pStyle w:val="normal0"/>
      </w:pPr>
      <w:r>
        <w:rPr>
          <w:rFonts w:ascii="Nunito" w:eastAsia="Nunito" w:hAnsi="Nunito" w:cs="Nunito"/>
          <w:sz w:val="24"/>
          <w:szCs w:val="24"/>
          <w:highlight w:val="white"/>
        </w:rPr>
        <w:t>Callback is an asynchronous equivalent for a function. A callback function is called at the completion of a given task. Node makes heavy use of callbacks. All the APIs of Node are written in such a way that they support callbacks.</w:t>
      </w:r>
    </w:p>
    <w:p w:rsidR="00141CD9" w:rsidRDefault="00141CD9">
      <w:pPr>
        <w:pStyle w:val="normal0"/>
      </w:pPr>
    </w:p>
    <w:p w:rsidR="00141CD9" w:rsidRDefault="003C0DB1">
      <w:pPr>
        <w:pStyle w:val="Heading2"/>
        <w:keepNext w:val="0"/>
        <w:keepLines w:val="0"/>
        <w:spacing w:after="80" w:line="300" w:lineRule="auto"/>
        <w:rPr>
          <w:sz w:val="35"/>
          <w:szCs w:val="35"/>
        </w:rPr>
      </w:pPr>
      <w:bookmarkStart w:id="62" w:name="_6hb6l7gsrdoe" w:colFirst="0" w:colLast="0"/>
      <w:bookmarkEnd w:id="62"/>
      <w:r>
        <w:rPr>
          <w:sz w:val="35"/>
          <w:szCs w:val="35"/>
        </w:rPr>
        <w:t>Blocking Code Example</w:t>
      </w:r>
    </w:p>
    <w:p w:rsidR="00141CD9" w:rsidRDefault="00141CD9">
      <w:pPr>
        <w:pStyle w:val="normal0"/>
      </w:pPr>
    </w:p>
    <w:p w:rsidR="00141CD9" w:rsidRDefault="003C0DB1">
      <w:pPr>
        <w:pStyle w:val="normal0"/>
        <w:spacing w:before="120" w:after="140" w:line="384" w:lineRule="auto"/>
        <w:jc w:val="both"/>
        <w:rPr>
          <w:rFonts w:ascii="Nunito" w:eastAsia="Nunito" w:hAnsi="Nunito" w:cs="Nunito"/>
          <w:sz w:val="24"/>
          <w:szCs w:val="24"/>
        </w:rPr>
      </w:pPr>
      <w:r>
        <w:rPr>
          <w:rFonts w:ascii="Nova Mono" w:eastAsia="Nova Mono" w:hAnsi="Nova Mono" w:cs="Nova Mono"/>
          <w:sz w:val="24"/>
          <w:szCs w:val="24"/>
        </w:rPr>
        <w:t>Create a text file named input.txt with the following content −</w:t>
      </w:r>
    </w:p>
    <w:p w:rsidR="00141CD9" w:rsidRDefault="003C0DB1">
      <w:pPr>
        <w:pStyle w:val="normal0"/>
        <w:rPr>
          <w:sz w:val="23"/>
          <w:szCs w:val="23"/>
          <w:shd w:val="clear" w:color="auto" w:fill="EEEEEE"/>
        </w:rPr>
      </w:pPr>
      <w:r>
        <w:rPr>
          <w:sz w:val="23"/>
          <w:szCs w:val="23"/>
          <w:shd w:val="clear" w:color="auto" w:fill="EEEEEE"/>
        </w:rPr>
        <w:t>Tutorials Point is giving self learning content</w:t>
      </w:r>
    </w:p>
    <w:p w:rsidR="00141CD9" w:rsidRDefault="003C0DB1">
      <w:pPr>
        <w:pStyle w:val="normal0"/>
        <w:rPr>
          <w:sz w:val="23"/>
          <w:szCs w:val="23"/>
          <w:shd w:val="clear" w:color="auto" w:fill="EEEEEE"/>
        </w:rPr>
      </w:pPr>
      <w:r>
        <w:rPr>
          <w:sz w:val="23"/>
          <w:szCs w:val="23"/>
          <w:shd w:val="clear" w:color="auto" w:fill="EEEEEE"/>
        </w:rPr>
        <w:t>to teach the world in simple and easy way!!!!!</w:t>
      </w:r>
    </w:p>
    <w:p w:rsidR="00141CD9" w:rsidRDefault="00141CD9">
      <w:pPr>
        <w:pStyle w:val="normal0"/>
        <w:rPr>
          <w:sz w:val="23"/>
          <w:szCs w:val="23"/>
          <w:shd w:val="clear" w:color="auto" w:fill="EEEEEE"/>
        </w:rPr>
      </w:pPr>
    </w:p>
    <w:p w:rsidR="00141CD9" w:rsidRDefault="003C0DB1">
      <w:pPr>
        <w:pStyle w:val="normal0"/>
        <w:spacing w:before="120" w:after="140" w:line="384" w:lineRule="auto"/>
        <w:jc w:val="both"/>
        <w:rPr>
          <w:rFonts w:ascii="Nunito" w:eastAsia="Nunito" w:hAnsi="Nunito" w:cs="Nunito"/>
          <w:sz w:val="24"/>
          <w:szCs w:val="24"/>
        </w:rPr>
      </w:pPr>
      <w:r>
        <w:rPr>
          <w:rFonts w:ascii="Nova Mono" w:eastAsia="Nova Mono" w:hAnsi="Nova Mono" w:cs="Nova Mono"/>
          <w:sz w:val="24"/>
          <w:szCs w:val="24"/>
        </w:rPr>
        <w:t>Create a js file named main.js with the following code −</w:t>
      </w:r>
    </w:p>
    <w:p w:rsidR="00141CD9" w:rsidRDefault="003C0DB1">
      <w:pPr>
        <w:pStyle w:val="normal0"/>
        <w:rPr>
          <w:sz w:val="23"/>
          <w:szCs w:val="23"/>
          <w:shd w:val="clear" w:color="auto" w:fill="EEEEEE"/>
        </w:rPr>
      </w:pPr>
      <w:r>
        <w:rPr>
          <w:color w:val="000088"/>
          <w:sz w:val="23"/>
          <w:szCs w:val="23"/>
          <w:shd w:val="clear" w:color="auto" w:fill="EEEEEE"/>
        </w:rPr>
        <w:t>var</w:t>
      </w:r>
      <w:r>
        <w:rPr>
          <w:sz w:val="23"/>
          <w:szCs w:val="23"/>
          <w:shd w:val="clear" w:color="auto" w:fill="EEEEEE"/>
        </w:rPr>
        <w:t xml:space="preserve"> fs </w:t>
      </w:r>
      <w:r>
        <w:rPr>
          <w:color w:val="666600"/>
          <w:sz w:val="23"/>
          <w:szCs w:val="23"/>
          <w:shd w:val="clear" w:color="auto" w:fill="EEEEEE"/>
        </w:rPr>
        <w:t>=</w:t>
      </w:r>
      <w:r>
        <w:rPr>
          <w:sz w:val="23"/>
          <w:szCs w:val="23"/>
          <w:shd w:val="clear" w:color="auto" w:fill="EEEEEE"/>
        </w:rPr>
        <w:t xml:space="preserve"> </w:t>
      </w:r>
      <w:r>
        <w:rPr>
          <w:color w:val="000088"/>
          <w:sz w:val="23"/>
          <w:szCs w:val="23"/>
          <w:shd w:val="clear" w:color="auto" w:fill="EEEEEE"/>
        </w:rPr>
        <w:t>require</w:t>
      </w:r>
      <w:r>
        <w:rPr>
          <w:color w:val="666600"/>
          <w:sz w:val="23"/>
          <w:szCs w:val="23"/>
          <w:shd w:val="clear" w:color="auto" w:fill="EEEEEE"/>
        </w:rPr>
        <w:t>(</w:t>
      </w:r>
      <w:r>
        <w:rPr>
          <w:color w:val="008800"/>
          <w:sz w:val="23"/>
          <w:szCs w:val="23"/>
          <w:shd w:val="clear" w:color="auto" w:fill="EEEEEE"/>
        </w:rPr>
        <w:t>"fs"</w:t>
      </w:r>
      <w:r>
        <w:rPr>
          <w:color w:val="666600"/>
          <w:sz w:val="23"/>
          <w:szCs w:val="23"/>
          <w:shd w:val="clear" w:color="auto" w:fill="EEEEEE"/>
        </w:rPr>
        <w:t>);</w:t>
      </w:r>
    </w:p>
    <w:p w:rsidR="00141CD9" w:rsidRDefault="003C0DB1">
      <w:pPr>
        <w:pStyle w:val="normal0"/>
        <w:rPr>
          <w:sz w:val="23"/>
          <w:szCs w:val="23"/>
          <w:shd w:val="clear" w:color="auto" w:fill="EEEEEE"/>
        </w:rPr>
      </w:pPr>
      <w:r>
        <w:rPr>
          <w:color w:val="000088"/>
          <w:sz w:val="23"/>
          <w:szCs w:val="23"/>
          <w:shd w:val="clear" w:color="auto" w:fill="EEEEEE"/>
        </w:rPr>
        <w:t>var</w:t>
      </w:r>
      <w:r>
        <w:rPr>
          <w:sz w:val="23"/>
          <w:szCs w:val="23"/>
          <w:shd w:val="clear" w:color="auto" w:fill="EEEEEE"/>
        </w:rPr>
        <w:t xml:space="preserve"> data </w:t>
      </w:r>
      <w:r>
        <w:rPr>
          <w:color w:val="666600"/>
          <w:sz w:val="23"/>
          <w:szCs w:val="23"/>
          <w:shd w:val="clear" w:color="auto" w:fill="EEEEEE"/>
        </w:rPr>
        <w:t>=</w:t>
      </w:r>
      <w:r>
        <w:rPr>
          <w:sz w:val="23"/>
          <w:szCs w:val="23"/>
          <w:shd w:val="clear" w:color="auto" w:fill="EEEEEE"/>
        </w:rPr>
        <w:t xml:space="preserve"> fs</w:t>
      </w:r>
      <w:r>
        <w:rPr>
          <w:color w:val="666600"/>
          <w:sz w:val="23"/>
          <w:szCs w:val="23"/>
          <w:shd w:val="clear" w:color="auto" w:fill="EEEEEE"/>
        </w:rPr>
        <w:t>.</w:t>
      </w:r>
      <w:r>
        <w:rPr>
          <w:sz w:val="23"/>
          <w:szCs w:val="23"/>
          <w:shd w:val="clear" w:color="auto" w:fill="EEEEEE"/>
        </w:rPr>
        <w:t>readFileSync</w:t>
      </w:r>
      <w:r>
        <w:rPr>
          <w:color w:val="666600"/>
          <w:sz w:val="23"/>
          <w:szCs w:val="23"/>
          <w:shd w:val="clear" w:color="auto" w:fill="EEEEEE"/>
        </w:rPr>
        <w:t>(</w:t>
      </w:r>
      <w:r>
        <w:rPr>
          <w:color w:val="008800"/>
          <w:sz w:val="23"/>
          <w:szCs w:val="23"/>
          <w:shd w:val="clear" w:color="auto" w:fill="EEEEEE"/>
        </w:rPr>
        <w:t>'input.txt'</w:t>
      </w:r>
      <w:r>
        <w:rPr>
          <w:color w:val="666600"/>
          <w:sz w:val="23"/>
          <w:szCs w:val="23"/>
          <w:shd w:val="clear" w:color="auto" w:fill="EEEEEE"/>
        </w:rPr>
        <w:t>);</w:t>
      </w:r>
    </w:p>
    <w:p w:rsidR="00141CD9" w:rsidRDefault="00141CD9">
      <w:pPr>
        <w:pStyle w:val="normal0"/>
        <w:rPr>
          <w:sz w:val="23"/>
          <w:szCs w:val="23"/>
          <w:shd w:val="clear" w:color="auto" w:fill="EEEEEE"/>
        </w:rPr>
      </w:pPr>
    </w:p>
    <w:p w:rsidR="00141CD9" w:rsidRDefault="003C0DB1">
      <w:pPr>
        <w:pStyle w:val="normal0"/>
        <w:rPr>
          <w:sz w:val="23"/>
          <w:szCs w:val="23"/>
          <w:shd w:val="clear" w:color="auto" w:fill="EEEEEE"/>
        </w:rPr>
      </w:pPr>
      <w:r>
        <w:rPr>
          <w:sz w:val="23"/>
          <w:szCs w:val="23"/>
          <w:shd w:val="clear" w:color="auto" w:fill="EEEEEE"/>
        </w:rPr>
        <w:t>console</w:t>
      </w:r>
      <w:r>
        <w:rPr>
          <w:color w:val="666600"/>
          <w:sz w:val="23"/>
          <w:szCs w:val="23"/>
          <w:shd w:val="clear" w:color="auto" w:fill="EEEEEE"/>
        </w:rPr>
        <w:t>.</w:t>
      </w:r>
      <w:r>
        <w:rPr>
          <w:sz w:val="23"/>
          <w:szCs w:val="23"/>
          <w:shd w:val="clear" w:color="auto" w:fill="EEEEEE"/>
        </w:rPr>
        <w:t>log</w:t>
      </w:r>
      <w:r>
        <w:rPr>
          <w:color w:val="666600"/>
          <w:sz w:val="23"/>
          <w:szCs w:val="23"/>
          <w:shd w:val="clear" w:color="auto" w:fill="EEEEEE"/>
        </w:rPr>
        <w:t>(</w:t>
      </w:r>
      <w:r>
        <w:rPr>
          <w:sz w:val="23"/>
          <w:szCs w:val="23"/>
          <w:shd w:val="clear" w:color="auto" w:fill="EEEEEE"/>
        </w:rPr>
        <w:t>data</w:t>
      </w:r>
      <w:r>
        <w:rPr>
          <w:color w:val="666600"/>
          <w:sz w:val="23"/>
          <w:szCs w:val="23"/>
          <w:shd w:val="clear" w:color="auto" w:fill="EEEEEE"/>
        </w:rPr>
        <w:t>.</w:t>
      </w:r>
      <w:r>
        <w:rPr>
          <w:sz w:val="23"/>
          <w:szCs w:val="23"/>
          <w:shd w:val="clear" w:color="auto" w:fill="EEEEEE"/>
        </w:rPr>
        <w:t>toString</w:t>
      </w:r>
      <w:r>
        <w:rPr>
          <w:color w:val="666600"/>
          <w:sz w:val="23"/>
          <w:szCs w:val="23"/>
          <w:shd w:val="clear" w:color="auto" w:fill="EEEEEE"/>
        </w:rPr>
        <w:t>());</w:t>
      </w:r>
    </w:p>
    <w:p w:rsidR="00141CD9" w:rsidRDefault="003C0DB1">
      <w:pPr>
        <w:pStyle w:val="normal0"/>
        <w:rPr>
          <w:color w:val="666600"/>
          <w:sz w:val="23"/>
          <w:szCs w:val="23"/>
          <w:shd w:val="clear" w:color="auto" w:fill="EEEEEE"/>
        </w:rPr>
      </w:pPr>
      <w:r>
        <w:rPr>
          <w:sz w:val="23"/>
          <w:szCs w:val="23"/>
          <w:shd w:val="clear" w:color="auto" w:fill="EEEEEE"/>
        </w:rPr>
        <w:lastRenderedPageBreak/>
        <w:t>console</w:t>
      </w:r>
      <w:r>
        <w:rPr>
          <w:color w:val="666600"/>
          <w:sz w:val="23"/>
          <w:szCs w:val="23"/>
          <w:shd w:val="clear" w:color="auto" w:fill="EEEEEE"/>
        </w:rPr>
        <w:t>.</w:t>
      </w:r>
      <w:r>
        <w:rPr>
          <w:sz w:val="23"/>
          <w:szCs w:val="23"/>
          <w:shd w:val="clear" w:color="auto" w:fill="EEEEEE"/>
        </w:rPr>
        <w:t>log</w:t>
      </w:r>
      <w:r>
        <w:rPr>
          <w:color w:val="666600"/>
          <w:sz w:val="23"/>
          <w:szCs w:val="23"/>
          <w:shd w:val="clear" w:color="auto" w:fill="EEEEEE"/>
        </w:rPr>
        <w:t>(</w:t>
      </w:r>
      <w:r>
        <w:rPr>
          <w:color w:val="008800"/>
          <w:sz w:val="23"/>
          <w:szCs w:val="23"/>
          <w:shd w:val="clear" w:color="auto" w:fill="EEEEEE"/>
        </w:rPr>
        <w:t>"Program Ended"</w:t>
      </w:r>
      <w:r>
        <w:rPr>
          <w:color w:val="666600"/>
          <w:sz w:val="23"/>
          <w:szCs w:val="23"/>
          <w:shd w:val="clear" w:color="auto" w:fill="EEEEEE"/>
        </w:rPr>
        <w:t>);</w:t>
      </w:r>
    </w:p>
    <w:p w:rsidR="00141CD9" w:rsidRDefault="003C0DB1">
      <w:pPr>
        <w:pStyle w:val="normal0"/>
        <w:spacing w:before="120" w:after="140" w:line="384" w:lineRule="auto"/>
        <w:jc w:val="both"/>
        <w:rPr>
          <w:rFonts w:ascii="Nunito" w:eastAsia="Nunito" w:hAnsi="Nunito" w:cs="Nunito"/>
          <w:sz w:val="24"/>
          <w:szCs w:val="24"/>
        </w:rPr>
      </w:pPr>
      <w:r>
        <w:rPr>
          <w:rFonts w:ascii="Nova Mono" w:eastAsia="Nova Mono" w:hAnsi="Nova Mono" w:cs="Nova Mono"/>
          <w:sz w:val="24"/>
          <w:szCs w:val="24"/>
        </w:rPr>
        <w:t>Now run the main.js to see the result −</w:t>
      </w:r>
    </w:p>
    <w:p w:rsidR="00141CD9" w:rsidRDefault="003C0DB1">
      <w:pPr>
        <w:pStyle w:val="normal0"/>
        <w:rPr>
          <w:sz w:val="23"/>
          <w:szCs w:val="23"/>
          <w:shd w:val="clear" w:color="auto" w:fill="EEEEEE"/>
        </w:rPr>
      </w:pPr>
      <w:r>
        <w:rPr>
          <w:sz w:val="23"/>
          <w:szCs w:val="23"/>
          <w:shd w:val="clear" w:color="auto" w:fill="EEEEEE"/>
        </w:rPr>
        <w:t>$ node main.js</w:t>
      </w:r>
    </w:p>
    <w:p w:rsidR="00141CD9" w:rsidRDefault="00141CD9">
      <w:pPr>
        <w:pStyle w:val="normal0"/>
        <w:rPr>
          <w:sz w:val="23"/>
          <w:szCs w:val="23"/>
          <w:shd w:val="clear" w:color="auto" w:fill="EEEEEE"/>
        </w:rPr>
      </w:pPr>
    </w:p>
    <w:p w:rsidR="00141CD9" w:rsidRDefault="003C0DB1">
      <w:pPr>
        <w:pStyle w:val="normal0"/>
        <w:spacing w:before="120" w:after="140" w:line="384" w:lineRule="auto"/>
        <w:jc w:val="both"/>
        <w:rPr>
          <w:rFonts w:ascii="Nunito" w:eastAsia="Nunito" w:hAnsi="Nunito" w:cs="Nunito"/>
          <w:sz w:val="24"/>
          <w:szCs w:val="24"/>
        </w:rPr>
      </w:pPr>
      <w:r>
        <w:rPr>
          <w:rFonts w:ascii="Nunito" w:eastAsia="Nunito" w:hAnsi="Nunito" w:cs="Nunito"/>
          <w:sz w:val="24"/>
          <w:szCs w:val="24"/>
        </w:rPr>
        <w:t>Verify the Output.</w:t>
      </w:r>
    </w:p>
    <w:p w:rsidR="00141CD9" w:rsidRDefault="003C0DB1">
      <w:pPr>
        <w:pStyle w:val="normal0"/>
        <w:rPr>
          <w:sz w:val="23"/>
          <w:szCs w:val="23"/>
          <w:shd w:val="clear" w:color="auto" w:fill="EEEEEE"/>
        </w:rPr>
      </w:pPr>
      <w:r>
        <w:rPr>
          <w:sz w:val="23"/>
          <w:szCs w:val="23"/>
          <w:shd w:val="clear" w:color="auto" w:fill="EEEEEE"/>
        </w:rPr>
        <w:t>Tutorials Point is giving self learning content</w:t>
      </w:r>
    </w:p>
    <w:p w:rsidR="00141CD9" w:rsidRDefault="003C0DB1">
      <w:pPr>
        <w:pStyle w:val="normal0"/>
        <w:rPr>
          <w:sz w:val="23"/>
          <w:szCs w:val="23"/>
          <w:shd w:val="clear" w:color="auto" w:fill="EEEEEE"/>
        </w:rPr>
      </w:pPr>
      <w:r>
        <w:rPr>
          <w:sz w:val="23"/>
          <w:szCs w:val="23"/>
          <w:shd w:val="clear" w:color="auto" w:fill="EEEEEE"/>
        </w:rPr>
        <w:t>to teach the world in simple and easy way!!!!!</w:t>
      </w:r>
    </w:p>
    <w:p w:rsidR="00141CD9" w:rsidRDefault="003C0DB1">
      <w:pPr>
        <w:pStyle w:val="normal0"/>
        <w:rPr>
          <w:sz w:val="23"/>
          <w:szCs w:val="23"/>
          <w:shd w:val="clear" w:color="auto" w:fill="EEEEEE"/>
        </w:rPr>
      </w:pPr>
      <w:r>
        <w:rPr>
          <w:sz w:val="23"/>
          <w:szCs w:val="23"/>
          <w:shd w:val="clear" w:color="auto" w:fill="EEEEEE"/>
        </w:rPr>
        <w:t>Program Ended</w:t>
      </w:r>
    </w:p>
    <w:p w:rsidR="00141CD9" w:rsidRDefault="00141CD9">
      <w:pPr>
        <w:pStyle w:val="normal0"/>
      </w:pPr>
    </w:p>
    <w:p w:rsidR="00141CD9" w:rsidRDefault="00141CD9">
      <w:pPr>
        <w:pStyle w:val="normal0"/>
      </w:pPr>
    </w:p>
    <w:p w:rsidR="00141CD9" w:rsidRDefault="003C0DB1">
      <w:pPr>
        <w:pStyle w:val="Heading2"/>
        <w:keepNext w:val="0"/>
        <w:keepLines w:val="0"/>
        <w:spacing w:after="80" w:line="300" w:lineRule="auto"/>
        <w:rPr>
          <w:sz w:val="35"/>
          <w:szCs w:val="35"/>
        </w:rPr>
      </w:pPr>
      <w:bookmarkStart w:id="63" w:name="_8hssuwpzrfdn" w:colFirst="0" w:colLast="0"/>
      <w:bookmarkEnd w:id="63"/>
      <w:r>
        <w:rPr>
          <w:sz w:val="35"/>
          <w:szCs w:val="35"/>
        </w:rPr>
        <w:t>Non-Blocking Code Example</w:t>
      </w:r>
    </w:p>
    <w:p w:rsidR="00141CD9" w:rsidRDefault="003C0DB1">
      <w:pPr>
        <w:pStyle w:val="normal0"/>
        <w:spacing w:before="120" w:after="140" w:line="384" w:lineRule="auto"/>
        <w:jc w:val="both"/>
        <w:rPr>
          <w:rFonts w:ascii="Nunito" w:eastAsia="Nunito" w:hAnsi="Nunito" w:cs="Nunito"/>
          <w:sz w:val="24"/>
          <w:szCs w:val="24"/>
        </w:rPr>
      </w:pPr>
      <w:r>
        <w:rPr>
          <w:rFonts w:ascii="Nunito" w:eastAsia="Nunito" w:hAnsi="Nunito" w:cs="Nunito"/>
          <w:sz w:val="24"/>
          <w:szCs w:val="24"/>
        </w:rPr>
        <w:t>Create a text file named input.txt with the following content.</w:t>
      </w:r>
    </w:p>
    <w:p w:rsidR="00141CD9" w:rsidRDefault="003C0DB1">
      <w:pPr>
        <w:pStyle w:val="normal0"/>
        <w:rPr>
          <w:sz w:val="23"/>
          <w:szCs w:val="23"/>
          <w:shd w:val="clear" w:color="auto" w:fill="EEEEEE"/>
        </w:rPr>
      </w:pPr>
      <w:r>
        <w:rPr>
          <w:color w:val="660066"/>
          <w:sz w:val="23"/>
          <w:szCs w:val="23"/>
          <w:shd w:val="clear" w:color="auto" w:fill="EEEEEE"/>
        </w:rPr>
        <w:t>Tutorials</w:t>
      </w:r>
      <w:r>
        <w:rPr>
          <w:sz w:val="23"/>
          <w:szCs w:val="23"/>
          <w:shd w:val="clear" w:color="auto" w:fill="EEEEEE"/>
        </w:rPr>
        <w:t xml:space="preserve"> </w:t>
      </w:r>
      <w:r>
        <w:rPr>
          <w:color w:val="660066"/>
          <w:sz w:val="23"/>
          <w:szCs w:val="23"/>
          <w:shd w:val="clear" w:color="auto" w:fill="EEEEEE"/>
        </w:rPr>
        <w:t>Point</w:t>
      </w:r>
      <w:r>
        <w:rPr>
          <w:sz w:val="23"/>
          <w:szCs w:val="23"/>
          <w:shd w:val="clear" w:color="auto" w:fill="EEEEEE"/>
        </w:rPr>
        <w:t xml:space="preserve"> </w:t>
      </w:r>
      <w:r>
        <w:rPr>
          <w:color w:val="000088"/>
          <w:sz w:val="23"/>
          <w:szCs w:val="23"/>
          <w:shd w:val="clear" w:color="auto" w:fill="EEEEEE"/>
        </w:rPr>
        <w:t>is</w:t>
      </w:r>
      <w:r>
        <w:rPr>
          <w:sz w:val="23"/>
          <w:szCs w:val="23"/>
          <w:shd w:val="clear" w:color="auto" w:fill="EEEEEE"/>
        </w:rPr>
        <w:t xml:space="preserve"> giving </w:t>
      </w:r>
      <w:r>
        <w:rPr>
          <w:color w:val="000088"/>
          <w:sz w:val="23"/>
          <w:szCs w:val="23"/>
          <w:shd w:val="clear" w:color="auto" w:fill="EEEEEE"/>
        </w:rPr>
        <w:t>self</w:t>
      </w:r>
      <w:r>
        <w:rPr>
          <w:sz w:val="23"/>
          <w:szCs w:val="23"/>
          <w:shd w:val="clear" w:color="auto" w:fill="EEEEEE"/>
        </w:rPr>
        <w:t xml:space="preserve"> learning content</w:t>
      </w:r>
    </w:p>
    <w:p w:rsidR="00141CD9" w:rsidRDefault="003C0DB1">
      <w:pPr>
        <w:pStyle w:val="normal0"/>
        <w:rPr>
          <w:color w:val="666600"/>
          <w:sz w:val="23"/>
          <w:szCs w:val="23"/>
          <w:shd w:val="clear" w:color="auto" w:fill="EEEEEE"/>
        </w:rPr>
      </w:pPr>
      <w:r>
        <w:rPr>
          <w:sz w:val="23"/>
          <w:szCs w:val="23"/>
          <w:shd w:val="clear" w:color="auto" w:fill="EEEEEE"/>
        </w:rPr>
        <w:t xml:space="preserve">to teach the world </w:t>
      </w:r>
      <w:r>
        <w:rPr>
          <w:color w:val="000088"/>
          <w:sz w:val="23"/>
          <w:szCs w:val="23"/>
          <w:shd w:val="clear" w:color="auto" w:fill="EEEEEE"/>
        </w:rPr>
        <w:t>in</w:t>
      </w:r>
      <w:r>
        <w:rPr>
          <w:sz w:val="23"/>
          <w:szCs w:val="23"/>
          <w:shd w:val="clear" w:color="auto" w:fill="EEEEEE"/>
        </w:rPr>
        <w:t xml:space="preserve"> simple </w:t>
      </w:r>
      <w:r>
        <w:rPr>
          <w:color w:val="000088"/>
          <w:sz w:val="23"/>
          <w:szCs w:val="23"/>
          <w:shd w:val="clear" w:color="auto" w:fill="EEEEEE"/>
        </w:rPr>
        <w:t>and</w:t>
      </w:r>
      <w:r>
        <w:rPr>
          <w:sz w:val="23"/>
          <w:szCs w:val="23"/>
          <w:shd w:val="clear" w:color="auto" w:fill="EEEEEE"/>
        </w:rPr>
        <w:t xml:space="preserve"> easy way</w:t>
      </w:r>
      <w:r>
        <w:rPr>
          <w:color w:val="666600"/>
          <w:sz w:val="23"/>
          <w:szCs w:val="23"/>
          <w:shd w:val="clear" w:color="auto" w:fill="EEEEEE"/>
        </w:rPr>
        <w:t>!!!!!</w:t>
      </w:r>
    </w:p>
    <w:p w:rsidR="00141CD9" w:rsidRDefault="003C0DB1">
      <w:pPr>
        <w:pStyle w:val="normal0"/>
        <w:spacing w:before="120" w:after="140" w:line="384" w:lineRule="auto"/>
        <w:jc w:val="both"/>
        <w:rPr>
          <w:rFonts w:ascii="Nunito" w:eastAsia="Nunito" w:hAnsi="Nunito" w:cs="Nunito"/>
          <w:sz w:val="24"/>
          <w:szCs w:val="24"/>
        </w:rPr>
      </w:pPr>
      <w:r>
        <w:rPr>
          <w:rFonts w:ascii="Nova Mono" w:eastAsia="Nova Mono" w:hAnsi="Nova Mono" w:cs="Nova Mono"/>
          <w:sz w:val="24"/>
          <w:szCs w:val="24"/>
        </w:rPr>
        <w:t>Update main.js to have the following code −</w:t>
      </w:r>
    </w:p>
    <w:p w:rsidR="00141CD9" w:rsidRDefault="003C0DB1">
      <w:pPr>
        <w:pStyle w:val="normal0"/>
        <w:rPr>
          <w:sz w:val="23"/>
          <w:szCs w:val="23"/>
          <w:shd w:val="clear" w:color="auto" w:fill="EEEEEE"/>
        </w:rPr>
      </w:pPr>
      <w:r>
        <w:rPr>
          <w:color w:val="000088"/>
          <w:sz w:val="23"/>
          <w:szCs w:val="23"/>
          <w:shd w:val="clear" w:color="auto" w:fill="EEEEEE"/>
        </w:rPr>
        <w:t>var</w:t>
      </w:r>
      <w:r>
        <w:rPr>
          <w:sz w:val="23"/>
          <w:szCs w:val="23"/>
          <w:shd w:val="clear" w:color="auto" w:fill="EEEEEE"/>
        </w:rPr>
        <w:t xml:space="preserve"> fs </w:t>
      </w:r>
      <w:r>
        <w:rPr>
          <w:color w:val="666600"/>
          <w:sz w:val="23"/>
          <w:szCs w:val="23"/>
          <w:shd w:val="clear" w:color="auto" w:fill="EEEEEE"/>
        </w:rPr>
        <w:t>=</w:t>
      </w:r>
      <w:r>
        <w:rPr>
          <w:sz w:val="23"/>
          <w:szCs w:val="23"/>
          <w:shd w:val="clear" w:color="auto" w:fill="EEEEEE"/>
        </w:rPr>
        <w:t xml:space="preserve"> </w:t>
      </w:r>
      <w:r>
        <w:rPr>
          <w:color w:val="000088"/>
          <w:sz w:val="23"/>
          <w:szCs w:val="23"/>
          <w:shd w:val="clear" w:color="auto" w:fill="EEEEEE"/>
        </w:rPr>
        <w:t>require</w:t>
      </w:r>
      <w:r>
        <w:rPr>
          <w:color w:val="666600"/>
          <w:sz w:val="23"/>
          <w:szCs w:val="23"/>
          <w:shd w:val="clear" w:color="auto" w:fill="EEEEEE"/>
        </w:rPr>
        <w:t>(</w:t>
      </w:r>
      <w:r>
        <w:rPr>
          <w:color w:val="008800"/>
          <w:sz w:val="23"/>
          <w:szCs w:val="23"/>
          <w:shd w:val="clear" w:color="auto" w:fill="EEEEEE"/>
        </w:rPr>
        <w:t>"fs"</w:t>
      </w:r>
      <w:r>
        <w:rPr>
          <w:color w:val="666600"/>
          <w:sz w:val="23"/>
          <w:szCs w:val="23"/>
          <w:shd w:val="clear" w:color="auto" w:fill="EEEEEE"/>
        </w:rPr>
        <w:t>);</w:t>
      </w:r>
    </w:p>
    <w:p w:rsidR="00141CD9" w:rsidRDefault="00141CD9">
      <w:pPr>
        <w:pStyle w:val="normal0"/>
        <w:rPr>
          <w:sz w:val="23"/>
          <w:szCs w:val="23"/>
          <w:shd w:val="clear" w:color="auto" w:fill="EEEEEE"/>
        </w:rPr>
      </w:pPr>
    </w:p>
    <w:p w:rsidR="00141CD9" w:rsidRDefault="003C0DB1">
      <w:pPr>
        <w:pStyle w:val="normal0"/>
        <w:rPr>
          <w:sz w:val="23"/>
          <w:szCs w:val="23"/>
          <w:shd w:val="clear" w:color="auto" w:fill="EEEEEE"/>
        </w:rPr>
      </w:pPr>
      <w:r>
        <w:rPr>
          <w:sz w:val="23"/>
          <w:szCs w:val="23"/>
          <w:shd w:val="clear" w:color="auto" w:fill="EEEEEE"/>
        </w:rPr>
        <w:t>fs</w:t>
      </w:r>
      <w:r>
        <w:rPr>
          <w:color w:val="666600"/>
          <w:sz w:val="23"/>
          <w:szCs w:val="23"/>
          <w:shd w:val="clear" w:color="auto" w:fill="EEEEEE"/>
        </w:rPr>
        <w:t>.</w:t>
      </w:r>
      <w:r>
        <w:rPr>
          <w:sz w:val="23"/>
          <w:szCs w:val="23"/>
          <w:shd w:val="clear" w:color="auto" w:fill="EEEEEE"/>
        </w:rPr>
        <w:t>readFile</w:t>
      </w:r>
      <w:r>
        <w:rPr>
          <w:color w:val="666600"/>
          <w:sz w:val="23"/>
          <w:szCs w:val="23"/>
          <w:shd w:val="clear" w:color="auto" w:fill="EEEEEE"/>
        </w:rPr>
        <w:t>(</w:t>
      </w:r>
      <w:r>
        <w:rPr>
          <w:color w:val="008800"/>
          <w:sz w:val="23"/>
          <w:szCs w:val="23"/>
          <w:shd w:val="clear" w:color="auto" w:fill="EEEEEE"/>
        </w:rPr>
        <w:t>'input.txt'</w:t>
      </w:r>
      <w:r>
        <w:rPr>
          <w:color w:val="666600"/>
          <w:sz w:val="23"/>
          <w:szCs w:val="23"/>
          <w:shd w:val="clear" w:color="auto" w:fill="EEEEEE"/>
        </w:rPr>
        <w:t>,</w:t>
      </w:r>
      <w:r>
        <w:rPr>
          <w:sz w:val="23"/>
          <w:szCs w:val="23"/>
          <w:shd w:val="clear" w:color="auto" w:fill="EEEEEE"/>
        </w:rPr>
        <w:t xml:space="preserve"> </w:t>
      </w:r>
      <w:r>
        <w:rPr>
          <w:color w:val="000088"/>
          <w:sz w:val="23"/>
          <w:szCs w:val="23"/>
          <w:shd w:val="clear" w:color="auto" w:fill="EEEEEE"/>
        </w:rPr>
        <w:t>function</w:t>
      </w:r>
      <w:r>
        <w:rPr>
          <w:sz w:val="23"/>
          <w:szCs w:val="23"/>
          <w:shd w:val="clear" w:color="auto" w:fill="EEEEEE"/>
        </w:rPr>
        <w:t xml:space="preserve"> </w:t>
      </w:r>
      <w:r>
        <w:rPr>
          <w:color w:val="666600"/>
          <w:sz w:val="23"/>
          <w:szCs w:val="23"/>
          <w:shd w:val="clear" w:color="auto" w:fill="EEEEEE"/>
        </w:rPr>
        <w:t>(</w:t>
      </w:r>
      <w:r>
        <w:rPr>
          <w:sz w:val="23"/>
          <w:szCs w:val="23"/>
          <w:shd w:val="clear" w:color="auto" w:fill="EEEEEE"/>
        </w:rPr>
        <w:t>err</w:t>
      </w:r>
      <w:r>
        <w:rPr>
          <w:color w:val="666600"/>
          <w:sz w:val="23"/>
          <w:szCs w:val="23"/>
          <w:shd w:val="clear" w:color="auto" w:fill="EEEEEE"/>
        </w:rPr>
        <w:t>,</w:t>
      </w:r>
      <w:r>
        <w:rPr>
          <w:sz w:val="23"/>
          <w:szCs w:val="23"/>
          <w:shd w:val="clear" w:color="auto" w:fill="EEEEEE"/>
        </w:rPr>
        <w:t xml:space="preserve"> data</w:t>
      </w:r>
      <w:r>
        <w:rPr>
          <w:color w:val="666600"/>
          <w:sz w:val="23"/>
          <w:szCs w:val="23"/>
          <w:shd w:val="clear" w:color="auto" w:fill="EEEEEE"/>
        </w:rPr>
        <w:t>)</w:t>
      </w:r>
      <w:r>
        <w:rPr>
          <w:sz w:val="23"/>
          <w:szCs w:val="23"/>
          <w:shd w:val="clear" w:color="auto" w:fill="EEEEEE"/>
        </w:rPr>
        <w:t xml:space="preserve"> </w:t>
      </w:r>
      <w:r>
        <w:rPr>
          <w:color w:val="666600"/>
          <w:sz w:val="23"/>
          <w:szCs w:val="23"/>
          <w:shd w:val="clear" w:color="auto" w:fill="EEEEEE"/>
        </w:rPr>
        <w:t>{</w:t>
      </w:r>
    </w:p>
    <w:p w:rsidR="00141CD9" w:rsidRDefault="003C0DB1">
      <w:pPr>
        <w:pStyle w:val="normal0"/>
        <w:rPr>
          <w:sz w:val="23"/>
          <w:szCs w:val="23"/>
          <w:shd w:val="clear" w:color="auto" w:fill="EEEEEE"/>
        </w:rPr>
      </w:pPr>
      <w:r>
        <w:rPr>
          <w:sz w:val="23"/>
          <w:szCs w:val="23"/>
          <w:shd w:val="clear" w:color="auto" w:fill="EEEEEE"/>
        </w:rPr>
        <w:t xml:space="preserve">   </w:t>
      </w:r>
      <w:r>
        <w:rPr>
          <w:color w:val="000088"/>
          <w:sz w:val="23"/>
          <w:szCs w:val="23"/>
          <w:shd w:val="clear" w:color="auto" w:fill="EEEEEE"/>
        </w:rPr>
        <w:t>if</w:t>
      </w:r>
      <w:r>
        <w:rPr>
          <w:sz w:val="23"/>
          <w:szCs w:val="23"/>
          <w:shd w:val="clear" w:color="auto" w:fill="EEEEEE"/>
        </w:rPr>
        <w:t xml:space="preserve"> </w:t>
      </w:r>
      <w:r>
        <w:rPr>
          <w:color w:val="666600"/>
          <w:sz w:val="23"/>
          <w:szCs w:val="23"/>
          <w:shd w:val="clear" w:color="auto" w:fill="EEEEEE"/>
        </w:rPr>
        <w:t>(</w:t>
      </w:r>
      <w:r>
        <w:rPr>
          <w:sz w:val="23"/>
          <w:szCs w:val="23"/>
          <w:shd w:val="clear" w:color="auto" w:fill="EEEEEE"/>
        </w:rPr>
        <w:t>err</w:t>
      </w:r>
      <w:r>
        <w:rPr>
          <w:color w:val="666600"/>
          <w:sz w:val="23"/>
          <w:szCs w:val="23"/>
          <w:shd w:val="clear" w:color="auto" w:fill="EEEEEE"/>
        </w:rPr>
        <w:t>)</w:t>
      </w:r>
      <w:r>
        <w:rPr>
          <w:sz w:val="23"/>
          <w:szCs w:val="23"/>
          <w:shd w:val="clear" w:color="auto" w:fill="EEEEEE"/>
        </w:rPr>
        <w:t xml:space="preserve"> </w:t>
      </w:r>
      <w:r>
        <w:rPr>
          <w:color w:val="000088"/>
          <w:sz w:val="23"/>
          <w:szCs w:val="23"/>
          <w:shd w:val="clear" w:color="auto" w:fill="EEEEEE"/>
        </w:rPr>
        <w:t>return</w:t>
      </w:r>
      <w:r>
        <w:rPr>
          <w:sz w:val="23"/>
          <w:szCs w:val="23"/>
          <w:shd w:val="clear" w:color="auto" w:fill="EEEEEE"/>
        </w:rPr>
        <w:t xml:space="preserve"> console</w:t>
      </w:r>
      <w:r>
        <w:rPr>
          <w:color w:val="666600"/>
          <w:sz w:val="23"/>
          <w:szCs w:val="23"/>
          <w:shd w:val="clear" w:color="auto" w:fill="EEEEEE"/>
        </w:rPr>
        <w:t>.</w:t>
      </w:r>
      <w:r>
        <w:rPr>
          <w:sz w:val="23"/>
          <w:szCs w:val="23"/>
          <w:shd w:val="clear" w:color="auto" w:fill="EEEEEE"/>
        </w:rPr>
        <w:t>error</w:t>
      </w:r>
      <w:r>
        <w:rPr>
          <w:color w:val="666600"/>
          <w:sz w:val="23"/>
          <w:szCs w:val="23"/>
          <w:shd w:val="clear" w:color="auto" w:fill="EEEEEE"/>
        </w:rPr>
        <w:t>(</w:t>
      </w:r>
      <w:r>
        <w:rPr>
          <w:sz w:val="23"/>
          <w:szCs w:val="23"/>
          <w:shd w:val="clear" w:color="auto" w:fill="EEEEEE"/>
        </w:rPr>
        <w:t>err</w:t>
      </w:r>
      <w:r>
        <w:rPr>
          <w:color w:val="666600"/>
          <w:sz w:val="23"/>
          <w:szCs w:val="23"/>
          <w:shd w:val="clear" w:color="auto" w:fill="EEEEEE"/>
        </w:rPr>
        <w:t>);</w:t>
      </w:r>
    </w:p>
    <w:p w:rsidR="00141CD9" w:rsidRDefault="003C0DB1">
      <w:pPr>
        <w:pStyle w:val="normal0"/>
        <w:rPr>
          <w:sz w:val="23"/>
          <w:szCs w:val="23"/>
          <w:shd w:val="clear" w:color="auto" w:fill="EEEEEE"/>
        </w:rPr>
      </w:pPr>
      <w:r>
        <w:rPr>
          <w:sz w:val="23"/>
          <w:szCs w:val="23"/>
          <w:shd w:val="clear" w:color="auto" w:fill="EEEEEE"/>
        </w:rPr>
        <w:t xml:space="preserve">   console</w:t>
      </w:r>
      <w:r>
        <w:rPr>
          <w:color w:val="666600"/>
          <w:sz w:val="23"/>
          <w:szCs w:val="23"/>
          <w:shd w:val="clear" w:color="auto" w:fill="EEEEEE"/>
        </w:rPr>
        <w:t>.</w:t>
      </w:r>
      <w:r>
        <w:rPr>
          <w:sz w:val="23"/>
          <w:szCs w:val="23"/>
          <w:shd w:val="clear" w:color="auto" w:fill="EEEEEE"/>
        </w:rPr>
        <w:t>log</w:t>
      </w:r>
      <w:r>
        <w:rPr>
          <w:color w:val="666600"/>
          <w:sz w:val="23"/>
          <w:szCs w:val="23"/>
          <w:shd w:val="clear" w:color="auto" w:fill="EEEEEE"/>
        </w:rPr>
        <w:t>(</w:t>
      </w:r>
      <w:r>
        <w:rPr>
          <w:sz w:val="23"/>
          <w:szCs w:val="23"/>
          <w:shd w:val="clear" w:color="auto" w:fill="EEEEEE"/>
        </w:rPr>
        <w:t>data</w:t>
      </w:r>
      <w:r>
        <w:rPr>
          <w:color w:val="666600"/>
          <w:sz w:val="23"/>
          <w:szCs w:val="23"/>
          <w:shd w:val="clear" w:color="auto" w:fill="EEEEEE"/>
        </w:rPr>
        <w:t>.</w:t>
      </w:r>
      <w:r>
        <w:rPr>
          <w:sz w:val="23"/>
          <w:szCs w:val="23"/>
          <w:shd w:val="clear" w:color="auto" w:fill="EEEEEE"/>
        </w:rPr>
        <w:t>toString</w:t>
      </w:r>
      <w:r>
        <w:rPr>
          <w:color w:val="666600"/>
          <w:sz w:val="23"/>
          <w:szCs w:val="23"/>
          <w:shd w:val="clear" w:color="auto" w:fill="EEEEEE"/>
        </w:rPr>
        <w:t>());</w:t>
      </w:r>
    </w:p>
    <w:p w:rsidR="00141CD9" w:rsidRDefault="003C0DB1">
      <w:pPr>
        <w:pStyle w:val="normal0"/>
        <w:rPr>
          <w:sz w:val="23"/>
          <w:szCs w:val="23"/>
          <w:shd w:val="clear" w:color="auto" w:fill="EEEEEE"/>
        </w:rPr>
      </w:pPr>
      <w:r>
        <w:rPr>
          <w:color w:val="666600"/>
          <w:sz w:val="23"/>
          <w:szCs w:val="23"/>
          <w:shd w:val="clear" w:color="auto" w:fill="EEEEEE"/>
        </w:rPr>
        <w:t>});</w:t>
      </w:r>
    </w:p>
    <w:p w:rsidR="00141CD9" w:rsidRDefault="00141CD9">
      <w:pPr>
        <w:pStyle w:val="normal0"/>
        <w:rPr>
          <w:sz w:val="23"/>
          <w:szCs w:val="23"/>
          <w:shd w:val="clear" w:color="auto" w:fill="EEEEEE"/>
        </w:rPr>
      </w:pPr>
    </w:p>
    <w:p w:rsidR="00141CD9" w:rsidRDefault="003C0DB1">
      <w:pPr>
        <w:pStyle w:val="normal0"/>
        <w:rPr>
          <w:color w:val="666600"/>
          <w:sz w:val="23"/>
          <w:szCs w:val="23"/>
          <w:shd w:val="clear" w:color="auto" w:fill="EEEEEE"/>
        </w:rPr>
      </w:pPr>
      <w:r>
        <w:rPr>
          <w:sz w:val="23"/>
          <w:szCs w:val="23"/>
          <w:shd w:val="clear" w:color="auto" w:fill="EEEEEE"/>
        </w:rPr>
        <w:t>console</w:t>
      </w:r>
      <w:r>
        <w:rPr>
          <w:color w:val="666600"/>
          <w:sz w:val="23"/>
          <w:szCs w:val="23"/>
          <w:shd w:val="clear" w:color="auto" w:fill="EEEEEE"/>
        </w:rPr>
        <w:t>.</w:t>
      </w:r>
      <w:r>
        <w:rPr>
          <w:sz w:val="23"/>
          <w:szCs w:val="23"/>
          <w:shd w:val="clear" w:color="auto" w:fill="EEEEEE"/>
        </w:rPr>
        <w:t>log</w:t>
      </w:r>
      <w:r>
        <w:rPr>
          <w:color w:val="666600"/>
          <w:sz w:val="23"/>
          <w:szCs w:val="23"/>
          <w:shd w:val="clear" w:color="auto" w:fill="EEEEEE"/>
        </w:rPr>
        <w:t>(</w:t>
      </w:r>
      <w:r>
        <w:rPr>
          <w:color w:val="008800"/>
          <w:sz w:val="23"/>
          <w:szCs w:val="23"/>
          <w:shd w:val="clear" w:color="auto" w:fill="EEEEEE"/>
        </w:rPr>
        <w:t>"Program Ended"</w:t>
      </w:r>
      <w:r>
        <w:rPr>
          <w:color w:val="666600"/>
          <w:sz w:val="23"/>
          <w:szCs w:val="23"/>
          <w:shd w:val="clear" w:color="auto" w:fill="EEEEEE"/>
        </w:rPr>
        <w:t>);</w:t>
      </w:r>
    </w:p>
    <w:p w:rsidR="00141CD9" w:rsidRDefault="00141CD9">
      <w:pPr>
        <w:pStyle w:val="normal0"/>
        <w:rPr>
          <w:color w:val="666600"/>
          <w:sz w:val="23"/>
          <w:szCs w:val="23"/>
          <w:shd w:val="clear" w:color="auto" w:fill="EEEEEE"/>
        </w:rPr>
      </w:pPr>
    </w:p>
    <w:p w:rsidR="00141CD9" w:rsidRDefault="003C0DB1">
      <w:pPr>
        <w:pStyle w:val="normal0"/>
        <w:spacing w:before="120" w:after="140" w:line="384" w:lineRule="auto"/>
        <w:jc w:val="both"/>
        <w:rPr>
          <w:rFonts w:ascii="Nunito" w:eastAsia="Nunito" w:hAnsi="Nunito" w:cs="Nunito"/>
          <w:sz w:val="24"/>
          <w:szCs w:val="24"/>
        </w:rPr>
      </w:pPr>
      <w:r>
        <w:rPr>
          <w:rFonts w:ascii="Nova Mono" w:eastAsia="Nova Mono" w:hAnsi="Nova Mono" w:cs="Nova Mono"/>
          <w:sz w:val="24"/>
          <w:szCs w:val="24"/>
        </w:rPr>
        <w:t>Now run the main.js to see the result −</w:t>
      </w:r>
    </w:p>
    <w:p w:rsidR="00141CD9" w:rsidRDefault="003C0DB1">
      <w:pPr>
        <w:pStyle w:val="normal0"/>
        <w:rPr>
          <w:sz w:val="23"/>
          <w:szCs w:val="23"/>
          <w:shd w:val="clear" w:color="auto" w:fill="EEEEEE"/>
        </w:rPr>
      </w:pPr>
      <w:r>
        <w:rPr>
          <w:sz w:val="23"/>
          <w:szCs w:val="23"/>
          <w:shd w:val="clear" w:color="auto" w:fill="EEEEEE"/>
        </w:rPr>
        <w:t>$ node main.js</w:t>
      </w:r>
    </w:p>
    <w:p w:rsidR="00141CD9" w:rsidRDefault="00141CD9">
      <w:pPr>
        <w:pStyle w:val="normal0"/>
        <w:rPr>
          <w:sz w:val="23"/>
          <w:szCs w:val="23"/>
          <w:shd w:val="clear" w:color="auto" w:fill="EEEEEE"/>
        </w:rPr>
      </w:pPr>
    </w:p>
    <w:p w:rsidR="00141CD9" w:rsidRDefault="003C0DB1">
      <w:pPr>
        <w:pStyle w:val="normal0"/>
        <w:spacing w:before="120" w:after="140" w:line="384" w:lineRule="auto"/>
        <w:jc w:val="both"/>
        <w:rPr>
          <w:rFonts w:ascii="Nunito" w:eastAsia="Nunito" w:hAnsi="Nunito" w:cs="Nunito"/>
          <w:sz w:val="24"/>
          <w:szCs w:val="24"/>
        </w:rPr>
      </w:pPr>
      <w:r>
        <w:rPr>
          <w:rFonts w:ascii="Nunito" w:eastAsia="Nunito" w:hAnsi="Nunito" w:cs="Nunito"/>
          <w:sz w:val="24"/>
          <w:szCs w:val="24"/>
        </w:rPr>
        <w:t>Verify the Output.</w:t>
      </w:r>
    </w:p>
    <w:p w:rsidR="00141CD9" w:rsidRDefault="003C0DB1">
      <w:pPr>
        <w:pStyle w:val="normal0"/>
        <w:rPr>
          <w:sz w:val="23"/>
          <w:szCs w:val="23"/>
          <w:shd w:val="clear" w:color="auto" w:fill="EEEEEE"/>
        </w:rPr>
      </w:pPr>
      <w:r>
        <w:rPr>
          <w:sz w:val="23"/>
          <w:szCs w:val="23"/>
          <w:shd w:val="clear" w:color="auto" w:fill="EEEEEE"/>
        </w:rPr>
        <w:t>Program Ended</w:t>
      </w:r>
    </w:p>
    <w:p w:rsidR="00141CD9" w:rsidRDefault="003C0DB1">
      <w:pPr>
        <w:pStyle w:val="normal0"/>
        <w:rPr>
          <w:sz w:val="23"/>
          <w:szCs w:val="23"/>
          <w:shd w:val="clear" w:color="auto" w:fill="EEEEEE"/>
        </w:rPr>
      </w:pPr>
      <w:r>
        <w:rPr>
          <w:sz w:val="23"/>
          <w:szCs w:val="23"/>
          <w:shd w:val="clear" w:color="auto" w:fill="EEEEEE"/>
        </w:rPr>
        <w:t>Tutorials Point is giving self learning content</w:t>
      </w:r>
    </w:p>
    <w:p w:rsidR="00141CD9" w:rsidRDefault="003C0DB1">
      <w:pPr>
        <w:pStyle w:val="normal0"/>
        <w:rPr>
          <w:sz w:val="23"/>
          <w:szCs w:val="23"/>
          <w:shd w:val="clear" w:color="auto" w:fill="EEEEEE"/>
        </w:rPr>
      </w:pPr>
      <w:r>
        <w:rPr>
          <w:sz w:val="23"/>
          <w:szCs w:val="23"/>
          <w:shd w:val="clear" w:color="auto" w:fill="EEEEEE"/>
        </w:rPr>
        <w:t>to teach the world in simple and easy way!!!!!</w:t>
      </w:r>
    </w:p>
    <w:p w:rsidR="00141CD9" w:rsidRDefault="00141CD9">
      <w:pPr>
        <w:pStyle w:val="normal0"/>
      </w:pPr>
    </w:p>
    <w:p w:rsidR="00141CD9" w:rsidRDefault="00141CD9">
      <w:pPr>
        <w:pStyle w:val="normal0"/>
      </w:pPr>
    </w:p>
    <w:p w:rsidR="00141CD9" w:rsidRDefault="00141CD9">
      <w:pPr>
        <w:pStyle w:val="normal0"/>
      </w:pPr>
    </w:p>
    <w:p w:rsidR="00141CD9" w:rsidRDefault="003C0DB1">
      <w:pPr>
        <w:pStyle w:val="Heading1"/>
        <w:keepNext w:val="0"/>
        <w:keepLines w:val="0"/>
        <w:shd w:val="clear" w:color="auto" w:fill="FFFFFF"/>
        <w:spacing w:before="0" w:after="0"/>
        <w:rPr>
          <w:b/>
          <w:bCs/>
          <w:color w:val="273239"/>
          <w:sz w:val="48"/>
          <w:szCs w:val="48"/>
        </w:rPr>
      </w:pPr>
      <w:bookmarkStart w:id="64" w:name="_7e3bjg4i4cl" w:colFirst="0" w:colLast="0"/>
      <w:bookmarkEnd w:id="64"/>
      <w:r>
        <w:rPr>
          <w:b/>
          <w:bCs/>
          <w:color w:val="273239"/>
          <w:sz w:val="48"/>
          <w:szCs w:val="48"/>
        </w:rPr>
        <w:t>What is Chaining in Node.js ?</w:t>
      </w:r>
    </w:p>
    <w:p w:rsidR="00141CD9" w:rsidRDefault="003C0DB1">
      <w:pPr>
        <w:pStyle w:val="normal0"/>
        <w:shd w:val="clear" w:color="auto" w:fill="FFFFFF"/>
        <w:spacing w:after="160"/>
        <w:rPr>
          <w:color w:val="273239"/>
          <w:sz w:val="26"/>
          <w:szCs w:val="26"/>
        </w:rPr>
      </w:pPr>
      <w:r>
        <w:rPr>
          <w:color w:val="273239"/>
          <w:sz w:val="26"/>
          <w:szCs w:val="26"/>
        </w:rPr>
        <w:t>Chaining in Node.js can be achieved using the async npm module. In order to install the async module, we need to run the following script in our directory:</w:t>
      </w:r>
    </w:p>
    <w:p w:rsidR="00141CD9" w:rsidRDefault="003C0DB1">
      <w:pPr>
        <w:pStyle w:val="normal0"/>
        <w:rPr>
          <w:rFonts w:ascii="Courier New" w:eastAsia="Courier New" w:hAnsi="Courier New" w:cs="Courier New"/>
          <w:color w:val="273239"/>
          <w:sz w:val="24"/>
          <w:szCs w:val="24"/>
        </w:rPr>
      </w:pPr>
      <w:r>
        <w:rPr>
          <w:rFonts w:ascii="Courier New" w:eastAsia="Courier New" w:hAnsi="Courier New" w:cs="Courier New"/>
          <w:color w:val="273239"/>
          <w:sz w:val="24"/>
          <w:szCs w:val="24"/>
        </w:rPr>
        <w:t>npm init</w:t>
      </w:r>
    </w:p>
    <w:p w:rsidR="00141CD9" w:rsidRDefault="003C0DB1">
      <w:pPr>
        <w:pStyle w:val="normal0"/>
        <w:spacing w:after="160"/>
        <w:rPr>
          <w:rFonts w:ascii="Courier New" w:eastAsia="Courier New" w:hAnsi="Courier New" w:cs="Courier New"/>
          <w:color w:val="273239"/>
          <w:sz w:val="24"/>
          <w:szCs w:val="24"/>
        </w:rPr>
      </w:pPr>
      <w:r>
        <w:rPr>
          <w:rFonts w:ascii="Courier New" w:eastAsia="Courier New" w:hAnsi="Courier New" w:cs="Courier New"/>
          <w:color w:val="273239"/>
          <w:sz w:val="24"/>
          <w:szCs w:val="24"/>
        </w:rPr>
        <w:t>npm i async</w:t>
      </w:r>
    </w:p>
    <w:p w:rsidR="00141CD9" w:rsidRDefault="003C0DB1">
      <w:pPr>
        <w:pStyle w:val="normal0"/>
        <w:shd w:val="clear" w:color="auto" w:fill="FFFFFF"/>
        <w:spacing w:after="160"/>
        <w:rPr>
          <w:color w:val="273239"/>
          <w:sz w:val="26"/>
          <w:szCs w:val="26"/>
        </w:rPr>
      </w:pPr>
      <w:r>
        <w:rPr>
          <w:color w:val="273239"/>
          <w:sz w:val="26"/>
          <w:szCs w:val="26"/>
        </w:rPr>
        <w:t>There are two most commonly used methods for chaining functions provided by the async module:</w:t>
      </w:r>
    </w:p>
    <w:p w:rsidR="00141CD9" w:rsidRDefault="003C0DB1">
      <w:pPr>
        <w:pStyle w:val="normal0"/>
        <w:numPr>
          <w:ilvl w:val="0"/>
          <w:numId w:val="1"/>
        </w:numPr>
        <w:shd w:val="clear" w:color="auto" w:fill="FFFFFF"/>
        <w:spacing w:line="379" w:lineRule="auto"/>
        <w:ind w:left="1080"/>
      </w:pPr>
      <w:r>
        <w:rPr>
          <w:b/>
          <w:bCs/>
          <w:color w:val="273239"/>
          <w:sz w:val="26"/>
          <w:szCs w:val="26"/>
        </w:rPr>
        <w:t>parallel(tasks, callback):</w:t>
      </w:r>
      <w:r>
        <w:rPr>
          <w:color w:val="273239"/>
          <w:sz w:val="26"/>
          <w:szCs w:val="26"/>
        </w:rPr>
        <w:t xml:space="preserve"> The tasks is a collection of functions that runs parallel in practice through I/O switching. If any function in the collection tasks returns an error, the callback function is fired. Once all the functions are completed, the data is passed to the callback function as an array. The callback function is optional.</w:t>
      </w:r>
    </w:p>
    <w:p w:rsidR="00141CD9" w:rsidRDefault="003C0DB1">
      <w:pPr>
        <w:pStyle w:val="normal0"/>
        <w:numPr>
          <w:ilvl w:val="0"/>
          <w:numId w:val="1"/>
        </w:numPr>
        <w:shd w:val="clear" w:color="auto" w:fill="FFFFFF"/>
        <w:spacing w:after="720" w:line="379" w:lineRule="auto"/>
        <w:ind w:left="1080"/>
      </w:pPr>
      <w:r>
        <w:rPr>
          <w:b/>
          <w:bCs/>
          <w:color w:val="273239"/>
          <w:sz w:val="26"/>
          <w:szCs w:val="26"/>
        </w:rPr>
        <w:t>series(tasks, callback)</w:t>
      </w:r>
      <w:r>
        <w:rPr>
          <w:color w:val="273239"/>
          <w:sz w:val="26"/>
          <w:szCs w:val="26"/>
        </w:rPr>
        <w:t>: Each function in tasks run only after the previous function is completed. If any of the functions throw an error, the subsequent functions are not executed and the callback is fired with an error value. On completion of tasks, the data is passed into the callback function as an array.</w:t>
      </w:r>
    </w:p>
    <w:p w:rsidR="00141CD9" w:rsidRDefault="003C0DB1">
      <w:pPr>
        <w:pStyle w:val="normal0"/>
        <w:rPr>
          <w:b/>
          <w:bCs/>
          <w:color w:val="273239"/>
          <w:sz w:val="26"/>
          <w:szCs w:val="26"/>
          <w:highlight w:val="white"/>
        </w:rPr>
      </w:pPr>
      <w:r>
        <w:rPr>
          <w:b/>
          <w:bCs/>
          <w:color w:val="273239"/>
          <w:sz w:val="26"/>
          <w:szCs w:val="26"/>
          <w:highlight w:val="white"/>
        </w:rPr>
        <w:t>Example 1: Parallel Chaining</w:t>
      </w:r>
    </w:p>
    <w:p w:rsidR="00141CD9" w:rsidRDefault="003C0DB1">
      <w:pPr>
        <w:pStyle w:val="normal0"/>
        <w:rPr>
          <w:b/>
          <w:bCs/>
          <w:color w:val="273239"/>
          <w:sz w:val="26"/>
          <w:szCs w:val="26"/>
          <w:highlight w:val="white"/>
        </w:rPr>
      </w:pPr>
      <w:r>
        <w:rPr>
          <w:b/>
          <w:bCs/>
          <w:color w:val="273239"/>
          <w:sz w:val="26"/>
          <w:szCs w:val="26"/>
          <w:highlight w:val="white"/>
        </w:rPr>
        <w:t>Filename: index.js</w:t>
      </w:r>
    </w:p>
    <w:p w:rsidR="00141CD9" w:rsidRDefault="00141CD9">
      <w:pPr>
        <w:pStyle w:val="normal0"/>
        <w:rPr>
          <w:b/>
          <w:bCs/>
          <w:color w:val="273239"/>
          <w:sz w:val="26"/>
          <w:szCs w:val="26"/>
          <w:highlight w:val="white"/>
        </w:rPr>
      </w:pPr>
    </w:p>
    <w:p w:rsidR="00141CD9" w:rsidRDefault="003C0DB1">
      <w:pPr>
        <w:pStyle w:val="normal0"/>
      </w:pPr>
      <w:r>
        <w:t>const async = require('async');</w:t>
      </w:r>
    </w:p>
    <w:p w:rsidR="00141CD9" w:rsidRDefault="00141CD9">
      <w:pPr>
        <w:pStyle w:val="normal0"/>
      </w:pPr>
    </w:p>
    <w:p w:rsidR="00141CD9" w:rsidRDefault="003C0DB1">
      <w:pPr>
        <w:pStyle w:val="normal0"/>
      </w:pPr>
      <w:r>
        <w:t>async.parallel([</w:t>
      </w:r>
    </w:p>
    <w:p w:rsidR="00141CD9" w:rsidRDefault="003C0DB1">
      <w:pPr>
        <w:pStyle w:val="normal0"/>
      </w:pPr>
      <w:r>
        <w:tab/>
        <w:t>(callback) =&gt; {</w:t>
      </w:r>
    </w:p>
    <w:p w:rsidR="00141CD9" w:rsidRDefault="003C0DB1">
      <w:pPr>
        <w:pStyle w:val="normal0"/>
      </w:pPr>
      <w:r>
        <w:tab/>
      </w:r>
      <w:r>
        <w:tab/>
        <w:t>setTimeout(() =&gt; {</w:t>
      </w:r>
    </w:p>
    <w:p w:rsidR="00141CD9" w:rsidRDefault="003C0DB1">
      <w:pPr>
        <w:pStyle w:val="normal0"/>
      </w:pPr>
      <w:r>
        <w:tab/>
      </w:r>
      <w:r>
        <w:tab/>
      </w:r>
      <w:r>
        <w:tab/>
        <w:t>console.log('This is the first function');</w:t>
      </w:r>
    </w:p>
    <w:p w:rsidR="00141CD9" w:rsidRDefault="003C0DB1">
      <w:pPr>
        <w:pStyle w:val="normal0"/>
      </w:pPr>
      <w:r>
        <w:tab/>
      </w:r>
      <w:r>
        <w:tab/>
      </w:r>
      <w:r>
        <w:tab/>
        <w:t>callback(null, 1);</w:t>
      </w:r>
    </w:p>
    <w:p w:rsidR="00141CD9" w:rsidRDefault="003C0DB1">
      <w:pPr>
        <w:pStyle w:val="normal0"/>
      </w:pPr>
      <w:r>
        <w:tab/>
      </w:r>
      <w:r>
        <w:tab/>
        <w:t>}, 500);</w:t>
      </w:r>
    </w:p>
    <w:p w:rsidR="00141CD9" w:rsidRDefault="003C0DB1">
      <w:pPr>
        <w:pStyle w:val="normal0"/>
      </w:pPr>
      <w:r>
        <w:lastRenderedPageBreak/>
        <w:tab/>
        <w:t>},</w:t>
      </w:r>
    </w:p>
    <w:p w:rsidR="00141CD9" w:rsidRDefault="003C0DB1">
      <w:pPr>
        <w:pStyle w:val="normal0"/>
      </w:pPr>
      <w:r>
        <w:tab/>
        <w:t>(callback) =&gt; {</w:t>
      </w:r>
    </w:p>
    <w:p w:rsidR="00141CD9" w:rsidRDefault="003C0DB1">
      <w:pPr>
        <w:pStyle w:val="normal0"/>
      </w:pPr>
      <w:r>
        <w:tab/>
      </w:r>
      <w:r>
        <w:tab/>
        <w:t>console.log('This is the second function');</w:t>
      </w:r>
    </w:p>
    <w:p w:rsidR="00141CD9" w:rsidRDefault="003C0DB1">
      <w:pPr>
        <w:pStyle w:val="normal0"/>
      </w:pPr>
      <w:r>
        <w:tab/>
      </w:r>
      <w:r>
        <w:tab/>
        <w:t>callback(null, 2);</w:t>
      </w:r>
    </w:p>
    <w:p w:rsidR="00141CD9" w:rsidRDefault="003C0DB1">
      <w:pPr>
        <w:pStyle w:val="normal0"/>
      </w:pPr>
      <w:r>
        <w:tab/>
        <w:t>}</w:t>
      </w:r>
    </w:p>
    <w:p w:rsidR="00141CD9" w:rsidRDefault="003C0DB1">
      <w:pPr>
        <w:pStyle w:val="normal0"/>
      </w:pPr>
      <w:r>
        <w:t>], (err, results) =&gt; {</w:t>
      </w:r>
    </w:p>
    <w:p w:rsidR="00141CD9" w:rsidRDefault="003C0DB1">
      <w:pPr>
        <w:pStyle w:val="normal0"/>
      </w:pPr>
      <w:r>
        <w:tab/>
        <w:t>if (err) console.error(err);</w:t>
      </w:r>
    </w:p>
    <w:p w:rsidR="00141CD9" w:rsidRDefault="003C0DB1">
      <w:pPr>
        <w:pStyle w:val="normal0"/>
      </w:pPr>
      <w:r>
        <w:tab/>
        <w:t>console.log(results);</w:t>
      </w:r>
    </w:p>
    <w:p w:rsidR="00141CD9" w:rsidRDefault="003C0DB1">
      <w:pPr>
        <w:pStyle w:val="normal0"/>
      </w:pPr>
      <w:r>
        <w:t>});</w:t>
      </w:r>
    </w:p>
    <w:p w:rsidR="00141CD9" w:rsidRDefault="00141CD9">
      <w:pPr>
        <w:pStyle w:val="normal0"/>
      </w:pPr>
    </w:p>
    <w:p w:rsidR="00141CD9" w:rsidRDefault="00141CD9">
      <w:pPr>
        <w:pStyle w:val="normal0"/>
      </w:pPr>
    </w:p>
    <w:p w:rsidR="00141CD9" w:rsidRDefault="00141CD9">
      <w:pPr>
        <w:pStyle w:val="normal0"/>
        <w:rPr>
          <w:b/>
          <w:bCs/>
          <w:color w:val="273239"/>
          <w:sz w:val="26"/>
          <w:szCs w:val="26"/>
          <w:highlight w:val="white"/>
        </w:rPr>
      </w:pPr>
    </w:p>
    <w:p w:rsidR="00141CD9" w:rsidRDefault="003C0DB1">
      <w:pPr>
        <w:pStyle w:val="normal0"/>
        <w:spacing w:after="160"/>
        <w:rPr>
          <w:rFonts w:ascii="Courier New" w:eastAsia="Courier New" w:hAnsi="Courier New" w:cs="Courier New"/>
          <w:b/>
          <w:bCs/>
          <w:color w:val="273239"/>
          <w:sz w:val="24"/>
          <w:szCs w:val="24"/>
          <w:highlight w:val="white"/>
        </w:rPr>
      </w:pPr>
      <w:r>
        <w:rPr>
          <w:rFonts w:ascii="Courier New" w:eastAsia="Courier New" w:hAnsi="Courier New" w:cs="Courier New"/>
          <w:b/>
          <w:bCs/>
          <w:color w:val="273239"/>
          <w:sz w:val="24"/>
          <w:szCs w:val="24"/>
          <w:highlight w:val="white"/>
        </w:rPr>
        <w:t>Cmd: node index.js</w:t>
      </w:r>
    </w:p>
    <w:p w:rsidR="00141CD9" w:rsidRDefault="003C0DB1">
      <w:pPr>
        <w:pStyle w:val="normal0"/>
        <w:shd w:val="clear" w:color="auto" w:fill="FFFFFF"/>
        <w:spacing w:after="160"/>
        <w:rPr>
          <w:b/>
          <w:bCs/>
          <w:color w:val="273239"/>
          <w:sz w:val="26"/>
          <w:szCs w:val="26"/>
          <w:highlight w:val="white"/>
        </w:rPr>
      </w:pPr>
      <w:r>
        <w:rPr>
          <w:b/>
          <w:bCs/>
          <w:color w:val="273239"/>
          <w:sz w:val="26"/>
          <w:szCs w:val="26"/>
          <w:highlight w:val="white"/>
        </w:rPr>
        <w:t>Output:</w:t>
      </w:r>
    </w:p>
    <w:p w:rsidR="00141CD9" w:rsidRDefault="003C0DB1">
      <w:pPr>
        <w:pStyle w:val="normal0"/>
        <w:rPr>
          <w:rFonts w:ascii="Courier New" w:eastAsia="Courier New" w:hAnsi="Courier New" w:cs="Courier New"/>
          <w:b/>
          <w:bCs/>
          <w:color w:val="273239"/>
          <w:sz w:val="24"/>
          <w:szCs w:val="24"/>
          <w:highlight w:val="white"/>
        </w:rPr>
      </w:pPr>
      <w:r>
        <w:rPr>
          <w:rFonts w:ascii="Courier New" w:eastAsia="Courier New" w:hAnsi="Courier New" w:cs="Courier New"/>
          <w:b/>
          <w:bCs/>
          <w:color w:val="273239"/>
          <w:sz w:val="24"/>
          <w:szCs w:val="24"/>
          <w:highlight w:val="white"/>
        </w:rPr>
        <w:t>This is the second function</w:t>
      </w:r>
    </w:p>
    <w:p w:rsidR="00141CD9" w:rsidRDefault="003C0DB1">
      <w:pPr>
        <w:pStyle w:val="normal0"/>
        <w:rPr>
          <w:rFonts w:ascii="Courier New" w:eastAsia="Courier New" w:hAnsi="Courier New" w:cs="Courier New"/>
          <w:b/>
          <w:bCs/>
          <w:color w:val="273239"/>
          <w:sz w:val="24"/>
          <w:szCs w:val="24"/>
          <w:highlight w:val="white"/>
        </w:rPr>
      </w:pPr>
      <w:r>
        <w:rPr>
          <w:rFonts w:ascii="Courier New" w:eastAsia="Courier New" w:hAnsi="Courier New" w:cs="Courier New"/>
          <w:b/>
          <w:bCs/>
          <w:color w:val="273239"/>
          <w:sz w:val="24"/>
          <w:szCs w:val="24"/>
          <w:highlight w:val="white"/>
        </w:rPr>
        <w:t>This is the first function</w:t>
      </w:r>
    </w:p>
    <w:p w:rsidR="00141CD9" w:rsidRDefault="003C0DB1">
      <w:pPr>
        <w:pStyle w:val="normal0"/>
        <w:spacing w:after="160"/>
        <w:rPr>
          <w:rFonts w:ascii="Courier New" w:eastAsia="Courier New" w:hAnsi="Courier New" w:cs="Courier New"/>
          <w:b/>
          <w:bCs/>
          <w:color w:val="273239"/>
          <w:sz w:val="24"/>
          <w:szCs w:val="24"/>
          <w:highlight w:val="white"/>
        </w:rPr>
      </w:pPr>
      <w:r>
        <w:rPr>
          <w:rFonts w:ascii="Courier New" w:eastAsia="Courier New" w:hAnsi="Courier New" w:cs="Courier New"/>
          <w:b/>
          <w:bCs/>
          <w:color w:val="273239"/>
          <w:sz w:val="24"/>
          <w:szCs w:val="24"/>
          <w:highlight w:val="white"/>
        </w:rPr>
        <w:t>[ 1, 2 ]</w:t>
      </w:r>
    </w:p>
    <w:p w:rsidR="00141CD9" w:rsidRDefault="00141CD9">
      <w:pPr>
        <w:pStyle w:val="normal0"/>
        <w:rPr>
          <w:b/>
          <w:bCs/>
          <w:color w:val="273239"/>
          <w:sz w:val="26"/>
          <w:szCs w:val="26"/>
          <w:highlight w:val="white"/>
        </w:rPr>
      </w:pPr>
    </w:p>
    <w:p w:rsidR="00141CD9" w:rsidRDefault="00141CD9">
      <w:pPr>
        <w:pStyle w:val="normal0"/>
      </w:pPr>
    </w:p>
    <w:p w:rsidR="00141CD9" w:rsidRDefault="00141CD9">
      <w:pPr>
        <w:pStyle w:val="normal0"/>
      </w:pPr>
    </w:p>
    <w:p w:rsidR="00141CD9" w:rsidRDefault="003C0DB1">
      <w:pPr>
        <w:pStyle w:val="normal0"/>
      </w:pPr>
      <w:r>
        <w:t>========================================================================</w:t>
      </w:r>
    </w:p>
    <w:p w:rsidR="00141CD9" w:rsidRDefault="00141CD9">
      <w:pPr>
        <w:pStyle w:val="normal0"/>
      </w:pPr>
    </w:p>
    <w:p w:rsidR="00141CD9" w:rsidRDefault="00141CD9">
      <w:pPr>
        <w:pStyle w:val="normal0"/>
      </w:pPr>
    </w:p>
    <w:p w:rsidR="00141CD9" w:rsidRDefault="00141CD9">
      <w:pPr>
        <w:pStyle w:val="normal0"/>
      </w:pPr>
    </w:p>
    <w:p w:rsidR="00141CD9" w:rsidRDefault="00141CD9">
      <w:pPr>
        <w:pStyle w:val="Heading1"/>
        <w:keepNext w:val="0"/>
        <w:keepLines w:val="0"/>
        <w:shd w:val="clear" w:color="auto" w:fill="FFFFFF"/>
        <w:spacing w:before="480" w:line="288" w:lineRule="auto"/>
        <w:jc w:val="both"/>
      </w:pPr>
      <w:bookmarkStart w:id="65" w:name="_7wpw3rwr4yfr" w:colFirst="0" w:colLast="0"/>
      <w:bookmarkEnd w:id="65"/>
    </w:p>
    <w:p w:rsidR="00141CD9" w:rsidRDefault="003C0DB1">
      <w:pPr>
        <w:pStyle w:val="Heading1"/>
        <w:keepNext w:val="0"/>
        <w:keepLines w:val="0"/>
        <w:shd w:val="clear" w:color="auto" w:fill="FFFFFF"/>
        <w:spacing w:before="480" w:line="288" w:lineRule="auto"/>
        <w:jc w:val="both"/>
        <w:rPr>
          <w:rFonts w:ascii="Verdana" w:eastAsia="Verdana" w:hAnsi="Verdana" w:cs="Verdana"/>
          <w:color w:val="181717"/>
          <w:sz w:val="51"/>
          <w:szCs w:val="51"/>
          <w:highlight w:val="white"/>
        </w:rPr>
      </w:pPr>
      <w:bookmarkStart w:id="66" w:name="_so6xr3ug2lbg" w:colFirst="0" w:colLast="0"/>
      <w:bookmarkEnd w:id="66"/>
      <w:r>
        <w:t>N</w:t>
      </w:r>
      <w:r>
        <w:rPr>
          <w:rFonts w:ascii="Verdana" w:eastAsia="Verdana" w:hAnsi="Verdana" w:cs="Verdana"/>
          <w:color w:val="181717"/>
          <w:sz w:val="51"/>
          <w:szCs w:val="51"/>
          <w:highlight w:val="white"/>
        </w:rPr>
        <w:t>ode.js Web Server</w:t>
      </w:r>
      <w:r>
        <w:rPr>
          <w:rFonts w:ascii="Verdana" w:eastAsia="Verdana" w:hAnsi="Verdana" w:cs="Verdana"/>
          <w:color w:val="181717"/>
          <w:sz w:val="51"/>
          <w:szCs w:val="51"/>
          <w:highlight w:val="white"/>
        </w:rPr>
        <w:tab/>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In this section, we will learn how to create a simple Node.js web server and handle HTTP requests.</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 xml:space="preserve">To access web pages of any web application, you need a </w:t>
      </w:r>
      <w:hyperlink r:id="rId40">
        <w:r>
          <w:rPr>
            <w:rFonts w:ascii="Verdana" w:eastAsia="Verdana" w:hAnsi="Verdana" w:cs="Verdana"/>
            <w:color w:val="007BFF"/>
            <w:sz w:val="26"/>
            <w:szCs w:val="26"/>
            <w:highlight w:val="white"/>
            <w:u w:val="single"/>
          </w:rPr>
          <w:t>web server</w:t>
        </w:r>
      </w:hyperlink>
      <w:r>
        <w:rPr>
          <w:rFonts w:ascii="Verdana" w:eastAsia="Verdana" w:hAnsi="Verdana" w:cs="Verdana"/>
          <w:color w:val="181717"/>
          <w:sz w:val="26"/>
          <w:szCs w:val="26"/>
          <w:highlight w:val="white"/>
        </w:rPr>
        <w:t>. The web server will handle all the http requests for the web application e.g IIS is a web server for ASP.NET web applications and Apache is a web server for PHP or Java web applications.</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lastRenderedPageBreak/>
        <w:t>Node.js provides capabilities to create your own web server which will handle HTTP requests asynchronously. You can use IIS or Apache to run Node.js web application but it is recommended to use Node.js web server.</w:t>
      </w:r>
    </w:p>
    <w:p w:rsidR="00141CD9" w:rsidRDefault="003C0DB1">
      <w:pPr>
        <w:pStyle w:val="Heading2"/>
        <w:keepNext w:val="0"/>
        <w:keepLines w:val="0"/>
        <w:shd w:val="clear" w:color="auto" w:fill="FFFFFF"/>
        <w:spacing w:after="80" w:line="288" w:lineRule="auto"/>
        <w:jc w:val="both"/>
        <w:rPr>
          <w:rFonts w:ascii="Verdana" w:eastAsia="Verdana" w:hAnsi="Verdana" w:cs="Verdana"/>
          <w:color w:val="181717"/>
          <w:sz w:val="42"/>
          <w:szCs w:val="42"/>
          <w:highlight w:val="white"/>
        </w:rPr>
      </w:pPr>
      <w:bookmarkStart w:id="67" w:name="_eg3stl6w0hnu" w:colFirst="0" w:colLast="0"/>
      <w:bookmarkEnd w:id="67"/>
      <w:r>
        <w:rPr>
          <w:rFonts w:ascii="Verdana" w:eastAsia="Verdana" w:hAnsi="Verdana" w:cs="Verdana"/>
          <w:color w:val="181717"/>
          <w:sz w:val="42"/>
          <w:szCs w:val="42"/>
          <w:highlight w:val="white"/>
        </w:rPr>
        <w:t>Create Node.js Web Server</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Node.js makes it easy to create a simple web server that processes incoming requests asynchronously.</w:t>
      </w:r>
    </w:p>
    <w:p w:rsidR="00141CD9" w:rsidRDefault="003C0DB1">
      <w:pPr>
        <w:pStyle w:val="normal0"/>
        <w:shd w:val="clear" w:color="auto" w:fill="FFFFFF"/>
        <w:jc w:val="both"/>
        <w:rPr>
          <w:rFonts w:ascii="Courier New" w:eastAsia="Courier New" w:hAnsi="Courier New" w:cs="Courier New"/>
          <w:color w:val="181717"/>
          <w:sz w:val="24"/>
          <w:szCs w:val="24"/>
          <w:highlight w:val="white"/>
        </w:rPr>
      </w:pPr>
      <w:r>
        <w:rPr>
          <w:rFonts w:ascii="Courier New" w:eastAsia="Courier New" w:hAnsi="Courier New" w:cs="Courier New"/>
          <w:color w:val="0000FF"/>
          <w:sz w:val="24"/>
          <w:szCs w:val="24"/>
          <w:highlight w:val="white"/>
        </w:rPr>
        <w:t>var</w:t>
      </w:r>
      <w:r>
        <w:rPr>
          <w:rFonts w:ascii="Courier New" w:eastAsia="Courier New" w:hAnsi="Courier New" w:cs="Courier New"/>
          <w:color w:val="181717"/>
          <w:sz w:val="24"/>
          <w:szCs w:val="24"/>
          <w:highlight w:val="white"/>
        </w:rPr>
        <w:t xml:space="preserve"> http = require(</w:t>
      </w:r>
      <w:r>
        <w:rPr>
          <w:rFonts w:ascii="Courier New" w:eastAsia="Courier New" w:hAnsi="Courier New" w:cs="Courier New"/>
          <w:color w:val="A31515"/>
          <w:sz w:val="24"/>
          <w:szCs w:val="24"/>
          <w:highlight w:val="white"/>
        </w:rPr>
        <w:t>'http'</w:t>
      </w:r>
      <w:r>
        <w:rPr>
          <w:rFonts w:ascii="Courier New" w:eastAsia="Courier New" w:hAnsi="Courier New" w:cs="Courier New"/>
          <w:color w:val="181717"/>
          <w:sz w:val="24"/>
          <w:szCs w:val="24"/>
          <w:highlight w:val="white"/>
        </w:rPr>
        <w:t xml:space="preserve">); </w:t>
      </w:r>
      <w:r>
        <w:rPr>
          <w:rFonts w:ascii="Courier New" w:eastAsia="Courier New" w:hAnsi="Courier New" w:cs="Courier New"/>
          <w:color w:val="008000"/>
          <w:sz w:val="24"/>
          <w:szCs w:val="24"/>
          <w:highlight w:val="white"/>
        </w:rPr>
        <w:t>// 1 - Import Node.js core module</w:t>
      </w:r>
      <w:r>
        <w:rPr>
          <w:rFonts w:ascii="Courier New" w:eastAsia="Courier New" w:hAnsi="Courier New" w:cs="Courier New"/>
          <w:color w:val="181717"/>
          <w:sz w:val="24"/>
          <w:szCs w:val="24"/>
          <w:highlight w:val="white"/>
        </w:rPr>
        <w:t xml:space="preserve"> </w:t>
      </w:r>
      <w:r>
        <w:rPr>
          <w:rFonts w:ascii="Courier New" w:eastAsia="Courier New" w:hAnsi="Courier New" w:cs="Courier New"/>
          <w:color w:val="0000FF"/>
          <w:sz w:val="24"/>
          <w:szCs w:val="24"/>
          <w:highlight w:val="white"/>
        </w:rPr>
        <w:t>var</w:t>
      </w:r>
      <w:r>
        <w:rPr>
          <w:rFonts w:ascii="Courier New" w:eastAsia="Courier New" w:hAnsi="Courier New" w:cs="Courier New"/>
          <w:color w:val="181717"/>
          <w:sz w:val="24"/>
          <w:szCs w:val="24"/>
          <w:highlight w:val="white"/>
        </w:rPr>
        <w:t xml:space="preserve"> server = http.createServer(</w:t>
      </w:r>
      <w:r>
        <w:rPr>
          <w:rFonts w:ascii="Courier New" w:eastAsia="Courier New" w:hAnsi="Courier New" w:cs="Courier New"/>
          <w:color w:val="0000FF"/>
          <w:sz w:val="24"/>
          <w:szCs w:val="24"/>
          <w:highlight w:val="white"/>
        </w:rPr>
        <w:t>function</w:t>
      </w:r>
      <w:r>
        <w:rPr>
          <w:rFonts w:ascii="Courier New" w:eastAsia="Courier New" w:hAnsi="Courier New" w:cs="Courier New"/>
          <w:color w:val="181717"/>
          <w:sz w:val="24"/>
          <w:szCs w:val="24"/>
          <w:highlight w:val="white"/>
        </w:rPr>
        <w:t xml:space="preserve"> (req, res) { </w:t>
      </w:r>
    </w:p>
    <w:p w:rsidR="00141CD9" w:rsidRDefault="00141CD9">
      <w:pPr>
        <w:pStyle w:val="normal0"/>
        <w:shd w:val="clear" w:color="auto" w:fill="FFFFFF"/>
        <w:jc w:val="both"/>
        <w:rPr>
          <w:rFonts w:ascii="Courier New" w:eastAsia="Courier New" w:hAnsi="Courier New" w:cs="Courier New"/>
          <w:color w:val="008000"/>
          <w:sz w:val="24"/>
          <w:szCs w:val="24"/>
          <w:highlight w:val="white"/>
        </w:rPr>
      </w:pPr>
    </w:p>
    <w:p w:rsidR="00141CD9" w:rsidRDefault="003C0DB1">
      <w:pPr>
        <w:pStyle w:val="normal0"/>
        <w:shd w:val="clear" w:color="auto" w:fill="FFFFFF"/>
        <w:jc w:val="both"/>
        <w:rPr>
          <w:rFonts w:ascii="Courier New" w:eastAsia="Courier New" w:hAnsi="Courier New" w:cs="Courier New"/>
          <w:color w:val="181717"/>
          <w:sz w:val="24"/>
          <w:szCs w:val="24"/>
          <w:highlight w:val="white"/>
        </w:rPr>
      </w:pPr>
      <w:r>
        <w:rPr>
          <w:rFonts w:ascii="Courier New" w:eastAsia="Courier New" w:hAnsi="Courier New" w:cs="Courier New"/>
          <w:color w:val="008000"/>
          <w:sz w:val="24"/>
          <w:szCs w:val="24"/>
          <w:highlight w:val="white"/>
        </w:rPr>
        <w:t>// 2 - creating server</w:t>
      </w:r>
      <w:r>
        <w:rPr>
          <w:rFonts w:ascii="Courier New" w:eastAsia="Courier New" w:hAnsi="Courier New" w:cs="Courier New"/>
          <w:color w:val="181717"/>
          <w:sz w:val="24"/>
          <w:szCs w:val="24"/>
          <w:highlight w:val="white"/>
        </w:rPr>
        <w:t xml:space="preserve"> </w:t>
      </w:r>
      <w:r>
        <w:rPr>
          <w:rFonts w:ascii="Courier New" w:eastAsia="Courier New" w:hAnsi="Courier New" w:cs="Courier New"/>
          <w:color w:val="008000"/>
          <w:sz w:val="24"/>
          <w:szCs w:val="24"/>
          <w:highlight w:val="white"/>
        </w:rPr>
        <w:t>//handle incoming requests here..</w:t>
      </w:r>
      <w:r>
        <w:rPr>
          <w:rFonts w:ascii="Courier New" w:eastAsia="Courier New" w:hAnsi="Courier New" w:cs="Courier New"/>
          <w:color w:val="181717"/>
          <w:sz w:val="24"/>
          <w:szCs w:val="24"/>
          <w:highlight w:val="white"/>
        </w:rPr>
        <w:t xml:space="preserve"> </w:t>
      </w:r>
    </w:p>
    <w:p w:rsidR="00141CD9" w:rsidRDefault="00141CD9">
      <w:pPr>
        <w:pStyle w:val="normal0"/>
        <w:shd w:val="clear" w:color="auto" w:fill="FFFFFF"/>
        <w:jc w:val="both"/>
        <w:rPr>
          <w:rFonts w:ascii="Courier New" w:eastAsia="Courier New" w:hAnsi="Courier New" w:cs="Courier New"/>
          <w:color w:val="181717"/>
          <w:sz w:val="24"/>
          <w:szCs w:val="24"/>
          <w:highlight w:val="white"/>
        </w:rPr>
      </w:pPr>
    </w:p>
    <w:p w:rsidR="00141CD9" w:rsidRDefault="003C0DB1">
      <w:pPr>
        <w:pStyle w:val="normal0"/>
        <w:shd w:val="clear" w:color="auto" w:fill="FFFFFF"/>
        <w:jc w:val="both"/>
        <w:rPr>
          <w:rFonts w:ascii="Courier New" w:eastAsia="Courier New" w:hAnsi="Courier New" w:cs="Courier New"/>
          <w:color w:val="181717"/>
          <w:sz w:val="24"/>
          <w:szCs w:val="24"/>
          <w:highlight w:val="white"/>
        </w:rPr>
      </w:pPr>
      <w:r>
        <w:rPr>
          <w:rFonts w:ascii="Courier New" w:eastAsia="Courier New" w:hAnsi="Courier New" w:cs="Courier New"/>
          <w:color w:val="181717"/>
          <w:sz w:val="24"/>
          <w:szCs w:val="24"/>
          <w:highlight w:val="white"/>
        </w:rPr>
        <w:t xml:space="preserve">}); </w:t>
      </w:r>
    </w:p>
    <w:p w:rsidR="00141CD9" w:rsidRDefault="003C0DB1">
      <w:pPr>
        <w:pStyle w:val="normal0"/>
        <w:shd w:val="clear" w:color="auto" w:fill="FFFFFF"/>
        <w:jc w:val="both"/>
        <w:rPr>
          <w:rFonts w:ascii="Courier New" w:eastAsia="Courier New" w:hAnsi="Courier New" w:cs="Courier New"/>
          <w:color w:val="181717"/>
          <w:sz w:val="24"/>
          <w:szCs w:val="24"/>
          <w:highlight w:val="white"/>
        </w:rPr>
      </w:pPr>
      <w:r>
        <w:rPr>
          <w:rFonts w:ascii="Courier New" w:eastAsia="Courier New" w:hAnsi="Courier New" w:cs="Courier New"/>
          <w:color w:val="181717"/>
          <w:sz w:val="24"/>
          <w:szCs w:val="24"/>
          <w:highlight w:val="white"/>
        </w:rPr>
        <w:t xml:space="preserve">server.listen(5000); </w:t>
      </w:r>
      <w:r>
        <w:rPr>
          <w:rFonts w:ascii="Courier New" w:eastAsia="Courier New" w:hAnsi="Courier New" w:cs="Courier New"/>
          <w:color w:val="008000"/>
          <w:sz w:val="24"/>
          <w:szCs w:val="24"/>
          <w:highlight w:val="white"/>
        </w:rPr>
        <w:t>//3 - listen for any incoming requests</w:t>
      </w:r>
      <w:r>
        <w:rPr>
          <w:rFonts w:ascii="Courier New" w:eastAsia="Courier New" w:hAnsi="Courier New" w:cs="Courier New"/>
          <w:color w:val="181717"/>
          <w:sz w:val="24"/>
          <w:szCs w:val="24"/>
          <w:highlight w:val="white"/>
        </w:rPr>
        <w:t xml:space="preserve"> </w:t>
      </w:r>
    </w:p>
    <w:p w:rsidR="00141CD9" w:rsidRDefault="00141CD9">
      <w:pPr>
        <w:pStyle w:val="normal0"/>
        <w:shd w:val="clear" w:color="auto" w:fill="FFFFFF"/>
        <w:jc w:val="both"/>
        <w:rPr>
          <w:rFonts w:ascii="Courier New" w:eastAsia="Courier New" w:hAnsi="Courier New" w:cs="Courier New"/>
          <w:color w:val="181717"/>
          <w:sz w:val="24"/>
          <w:szCs w:val="24"/>
          <w:highlight w:val="white"/>
        </w:rPr>
      </w:pPr>
    </w:p>
    <w:p w:rsidR="00141CD9" w:rsidRDefault="003C0DB1">
      <w:pPr>
        <w:pStyle w:val="normal0"/>
        <w:shd w:val="clear" w:color="auto" w:fill="FFFFFF"/>
        <w:jc w:val="both"/>
        <w:rPr>
          <w:rFonts w:ascii="Courier New" w:eastAsia="Courier New" w:hAnsi="Courier New" w:cs="Courier New"/>
          <w:color w:val="181717"/>
          <w:sz w:val="24"/>
          <w:szCs w:val="24"/>
          <w:highlight w:val="white"/>
        </w:rPr>
      </w:pPr>
      <w:r>
        <w:rPr>
          <w:rFonts w:ascii="Courier New" w:eastAsia="Courier New" w:hAnsi="Courier New" w:cs="Courier New"/>
          <w:color w:val="181717"/>
          <w:sz w:val="24"/>
          <w:szCs w:val="24"/>
          <w:highlight w:val="white"/>
        </w:rPr>
        <w:t>console.log(</w:t>
      </w:r>
      <w:r>
        <w:rPr>
          <w:rFonts w:ascii="Courier New" w:eastAsia="Courier New" w:hAnsi="Courier New" w:cs="Courier New"/>
          <w:color w:val="A31515"/>
          <w:sz w:val="24"/>
          <w:szCs w:val="24"/>
          <w:highlight w:val="white"/>
        </w:rPr>
        <w:t>'Node.js web server at port 5000 is running..'</w:t>
      </w:r>
      <w:r>
        <w:rPr>
          <w:rFonts w:ascii="Courier New" w:eastAsia="Courier New" w:hAnsi="Courier New" w:cs="Courier New"/>
          <w:color w:val="181717"/>
          <w:sz w:val="24"/>
          <w:szCs w:val="24"/>
          <w:highlight w:val="white"/>
        </w:rPr>
        <w:t>)</w:t>
      </w:r>
    </w:p>
    <w:p w:rsidR="00141CD9" w:rsidRDefault="003C0DB1">
      <w:pPr>
        <w:pStyle w:val="Heading2"/>
        <w:keepNext w:val="0"/>
        <w:keepLines w:val="0"/>
        <w:shd w:val="clear" w:color="auto" w:fill="FFFFFF"/>
        <w:spacing w:after="80" w:line="288" w:lineRule="auto"/>
        <w:jc w:val="both"/>
        <w:rPr>
          <w:rFonts w:ascii="Verdana" w:eastAsia="Verdana" w:hAnsi="Verdana" w:cs="Verdana"/>
          <w:color w:val="181717"/>
          <w:sz w:val="42"/>
          <w:szCs w:val="42"/>
          <w:highlight w:val="white"/>
        </w:rPr>
      </w:pPr>
      <w:bookmarkStart w:id="68" w:name="_qfk1r11to5gh" w:colFirst="0" w:colLast="0"/>
      <w:bookmarkEnd w:id="68"/>
      <w:r>
        <w:rPr>
          <w:rFonts w:ascii="Verdana" w:eastAsia="Verdana" w:hAnsi="Verdana" w:cs="Verdana"/>
          <w:color w:val="181717"/>
          <w:sz w:val="42"/>
          <w:szCs w:val="42"/>
          <w:highlight w:val="white"/>
        </w:rPr>
        <w:t>Handle HTTP Request</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 xml:space="preserve">The </w:t>
      </w:r>
      <w:r>
        <w:rPr>
          <w:rFonts w:ascii="Verdana" w:eastAsia="Verdana" w:hAnsi="Verdana" w:cs="Verdana"/>
          <w:b/>
          <w:bCs/>
          <w:color w:val="181717"/>
          <w:sz w:val="26"/>
          <w:szCs w:val="26"/>
          <w:highlight w:val="white"/>
        </w:rPr>
        <w:t>http.createServer()</w:t>
      </w:r>
      <w:r>
        <w:rPr>
          <w:rFonts w:ascii="Verdana" w:eastAsia="Verdana" w:hAnsi="Verdana" w:cs="Verdana"/>
          <w:color w:val="181717"/>
          <w:sz w:val="26"/>
          <w:szCs w:val="26"/>
          <w:highlight w:val="white"/>
        </w:rPr>
        <w:t xml:space="preserve"> method includes </w:t>
      </w:r>
      <w:hyperlink r:id="rId41" w:anchor="http_http_incomingmessage">
        <w:r>
          <w:rPr>
            <w:rFonts w:ascii="Verdana" w:eastAsia="Verdana" w:hAnsi="Verdana" w:cs="Verdana"/>
            <w:color w:val="007BFF"/>
            <w:sz w:val="26"/>
            <w:szCs w:val="26"/>
            <w:highlight w:val="white"/>
            <w:u w:val="single"/>
          </w:rPr>
          <w:t>request</w:t>
        </w:r>
      </w:hyperlink>
      <w:r>
        <w:rPr>
          <w:rFonts w:ascii="Verdana" w:eastAsia="Verdana" w:hAnsi="Verdana" w:cs="Verdana"/>
          <w:color w:val="181717"/>
          <w:sz w:val="26"/>
          <w:szCs w:val="26"/>
          <w:highlight w:val="white"/>
        </w:rPr>
        <w:t xml:space="preserve"> and </w:t>
      </w:r>
      <w:hyperlink r:id="rId42" w:anchor="http_class_http_serverresponse">
        <w:r>
          <w:rPr>
            <w:rFonts w:ascii="Verdana" w:eastAsia="Verdana" w:hAnsi="Verdana" w:cs="Verdana"/>
            <w:color w:val="007BFF"/>
            <w:sz w:val="26"/>
            <w:szCs w:val="26"/>
            <w:highlight w:val="white"/>
            <w:u w:val="single"/>
          </w:rPr>
          <w:t>response</w:t>
        </w:r>
      </w:hyperlink>
      <w:r>
        <w:rPr>
          <w:rFonts w:ascii="Verdana" w:eastAsia="Verdana" w:hAnsi="Verdana" w:cs="Verdana"/>
          <w:color w:val="181717"/>
          <w:sz w:val="26"/>
          <w:szCs w:val="26"/>
          <w:highlight w:val="white"/>
        </w:rPr>
        <w:t xml:space="preserve"> parameters which is supplied by Node.js. The request object can be used to get information about the current HTTP request e.g., url, request header, and data. The response object can be used to send a response for a current HTTP request.</w:t>
      </w:r>
    </w:p>
    <w:p w:rsidR="00141CD9" w:rsidRDefault="003C0DB1">
      <w:pPr>
        <w:pStyle w:val="normal0"/>
        <w:shd w:val="clear" w:color="auto" w:fill="FFFFFF"/>
        <w:jc w:val="both"/>
        <w:rPr>
          <w:rFonts w:ascii="Courier New" w:eastAsia="Courier New" w:hAnsi="Courier New" w:cs="Courier New"/>
          <w:sz w:val="24"/>
          <w:szCs w:val="24"/>
          <w:highlight w:val="white"/>
        </w:rPr>
      </w:pPr>
      <w:r>
        <w:rPr>
          <w:rFonts w:ascii="Courier New" w:eastAsia="Courier New" w:hAnsi="Courier New" w:cs="Courier New"/>
          <w:color w:val="0000FF"/>
          <w:sz w:val="24"/>
          <w:szCs w:val="24"/>
          <w:highlight w:val="white"/>
        </w:rPr>
        <w:t>var</w:t>
      </w:r>
      <w:r>
        <w:rPr>
          <w:rFonts w:ascii="Courier New" w:eastAsia="Courier New" w:hAnsi="Courier New" w:cs="Courier New"/>
          <w:sz w:val="24"/>
          <w:szCs w:val="24"/>
          <w:highlight w:val="white"/>
        </w:rPr>
        <w:t xml:space="preserve"> http = require(</w:t>
      </w:r>
      <w:r>
        <w:rPr>
          <w:rFonts w:ascii="Courier New" w:eastAsia="Courier New" w:hAnsi="Courier New" w:cs="Courier New"/>
          <w:color w:val="A31515"/>
          <w:sz w:val="24"/>
          <w:szCs w:val="24"/>
          <w:highlight w:val="white"/>
        </w:rPr>
        <w:t>'http'</w:t>
      </w:r>
      <w:r>
        <w:rPr>
          <w:rFonts w:ascii="Courier New" w:eastAsia="Courier New" w:hAnsi="Courier New" w:cs="Courier New"/>
          <w:sz w:val="24"/>
          <w:szCs w:val="24"/>
          <w:highlight w:val="white"/>
        </w:rPr>
        <w:t xml:space="preserve">); </w:t>
      </w:r>
      <w:r>
        <w:rPr>
          <w:rFonts w:ascii="Courier New" w:eastAsia="Courier New" w:hAnsi="Courier New" w:cs="Courier New"/>
          <w:color w:val="008000"/>
          <w:sz w:val="24"/>
          <w:szCs w:val="24"/>
          <w:highlight w:val="white"/>
        </w:rPr>
        <w:t>// Import Node.js core module</w:t>
      </w:r>
      <w:r>
        <w:rPr>
          <w:rFonts w:ascii="Courier New" w:eastAsia="Courier New" w:hAnsi="Courier New" w:cs="Courier New"/>
          <w:sz w:val="24"/>
          <w:szCs w:val="24"/>
          <w:highlight w:val="white"/>
        </w:rPr>
        <w:t xml:space="preserve"> </w:t>
      </w:r>
    </w:p>
    <w:p w:rsidR="00141CD9" w:rsidRDefault="003C0DB1">
      <w:pPr>
        <w:pStyle w:val="normal0"/>
        <w:shd w:val="clear" w:color="auto" w:fill="FFFFFF"/>
        <w:jc w:val="both"/>
        <w:rPr>
          <w:rFonts w:ascii="Courier New" w:eastAsia="Courier New" w:hAnsi="Courier New" w:cs="Courier New"/>
          <w:sz w:val="24"/>
          <w:szCs w:val="24"/>
          <w:highlight w:val="white"/>
        </w:rPr>
      </w:pPr>
      <w:r>
        <w:rPr>
          <w:rFonts w:ascii="Courier New" w:eastAsia="Courier New" w:hAnsi="Courier New" w:cs="Courier New"/>
          <w:color w:val="0000FF"/>
          <w:sz w:val="24"/>
          <w:szCs w:val="24"/>
          <w:highlight w:val="white"/>
        </w:rPr>
        <w:t>var</w:t>
      </w:r>
      <w:r>
        <w:rPr>
          <w:rFonts w:ascii="Courier New" w:eastAsia="Courier New" w:hAnsi="Courier New" w:cs="Courier New"/>
          <w:sz w:val="24"/>
          <w:szCs w:val="24"/>
          <w:highlight w:val="white"/>
        </w:rPr>
        <w:t xml:space="preserve"> server = http.createServer(function (req, res) { </w:t>
      </w:r>
      <w:r>
        <w:rPr>
          <w:rFonts w:ascii="Courier New" w:eastAsia="Courier New" w:hAnsi="Courier New" w:cs="Courier New"/>
          <w:color w:val="008000"/>
          <w:sz w:val="24"/>
          <w:szCs w:val="24"/>
          <w:highlight w:val="white"/>
        </w:rPr>
        <w:t>//create web server</w:t>
      </w:r>
      <w:r>
        <w:rPr>
          <w:rFonts w:ascii="Courier New" w:eastAsia="Courier New" w:hAnsi="Courier New" w:cs="Courier New"/>
          <w:sz w:val="24"/>
          <w:szCs w:val="24"/>
          <w:highlight w:val="white"/>
        </w:rPr>
        <w:t xml:space="preserve"> </w:t>
      </w:r>
    </w:p>
    <w:p w:rsidR="00141CD9" w:rsidRDefault="00141CD9">
      <w:pPr>
        <w:pStyle w:val="normal0"/>
        <w:shd w:val="clear" w:color="auto" w:fill="FFFFFF"/>
        <w:jc w:val="both"/>
        <w:rPr>
          <w:rFonts w:ascii="Courier New" w:eastAsia="Courier New" w:hAnsi="Courier New" w:cs="Courier New"/>
          <w:color w:val="0000FF"/>
          <w:sz w:val="24"/>
          <w:szCs w:val="24"/>
          <w:highlight w:val="white"/>
        </w:rPr>
      </w:pPr>
    </w:p>
    <w:p w:rsidR="00141CD9" w:rsidRDefault="003C0DB1">
      <w:pPr>
        <w:pStyle w:val="normal0"/>
        <w:shd w:val="clear" w:color="auto" w:fill="FFFFFF"/>
        <w:jc w:val="both"/>
        <w:rPr>
          <w:rFonts w:ascii="Courier New" w:eastAsia="Courier New" w:hAnsi="Courier New" w:cs="Courier New"/>
          <w:sz w:val="24"/>
          <w:szCs w:val="24"/>
          <w:highlight w:val="white"/>
        </w:rPr>
      </w:pPr>
      <w:r>
        <w:rPr>
          <w:rFonts w:ascii="Courier New" w:eastAsia="Courier New" w:hAnsi="Courier New" w:cs="Courier New"/>
          <w:color w:val="0000FF"/>
          <w:sz w:val="24"/>
          <w:szCs w:val="24"/>
          <w:highlight w:val="white"/>
        </w:rPr>
        <w:t>if</w:t>
      </w:r>
      <w:r>
        <w:rPr>
          <w:rFonts w:ascii="Courier New" w:eastAsia="Courier New" w:hAnsi="Courier New" w:cs="Courier New"/>
          <w:sz w:val="24"/>
          <w:szCs w:val="24"/>
          <w:highlight w:val="white"/>
        </w:rPr>
        <w:t xml:space="preserve"> (req.url == </w:t>
      </w:r>
      <w:r>
        <w:rPr>
          <w:rFonts w:ascii="Courier New" w:eastAsia="Courier New" w:hAnsi="Courier New" w:cs="Courier New"/>
          <w:color w:val="A31515"/>
          <w:sz w:val="24"/>
          <w:szCs w:val="24"/>
          <w:highlight w:val="white"/>
        </w:rPr>
        <w:t>'/'</w:t>
      </w:r>
      <w:r>
        <w:rPr>
          <w:rFonts w:ascii="Courier New" w:eastAsia="Courier New" w:hAnsi="Courier New" w:cs="Courier New"/>
          <w:sz w:val="24"/>
          <w:szCs w:val="24"/>
          <w:highlight w:val="white"/>
        </w:rPr>
        <w:t xml:space="preserve">) </w:t>
      </w:r>
    </w:p>
    <w:p w:rsidR="00141CD9" w:rsidRDefault="003C0DB1">
      <w:pPr>
        <w:pStyle w:val="normal0"/>
        <w:shd w:val="clear" w:color="auto" w:fill="FFFFFF"/>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 </w:t>
      </w:r>
    </w:p>
    <w:p w:rsidR="00141CD9" w:rsidRDefault="003C0DB1">
      <w:pPr>
        <w:pStyle w:val="normal0"/>
        <w:shd w:val="clear" w:color="auto" w:fill="FFFFFF"/>
        <w:ind w:left="720"/>
        <w:jc w:val="both"/>
        <w:rPr>
          <w:rFonts w:ascii="Courier New" w:eastAsia="Courier New" w:hAnsi="Courier New" w:cs="Courier New"/>
          <w:color w:val="008000"/>
          <w:sz w:val="24"/>
          <w:szCs w:val="24"/>
          <w:highlight w:val="white"/>
        </w:rPr>
      </w:pPr>
      <w:r>
        <w:rPr>
          <w:rFonts w:ascii="Courier New" w:eastAsia="Courier New" w:hAnsi="Courier New" w:cs="Courier New"/>
          <w:color w:val="008000"/>
          <w:sz w:val="24"/>
          <w:szCs w:val="24"/>
          <w:highlight w:val="white"/>
        </w:rPr>
        <w:t>//check the URL of the current request</w:t>
      </w:r>
      <w:r>
        <w:rPr>
          <w:rFonts w:ascii="Courier New" w:eastAsia="Courier New" w:hAnsi="Courier New" w:cs="Courier New"/>
          <w:sz w:val="24"/>
          <w:szCs w:val="24"/>
          <w:highlight w:val="white"/>
        </w:rPr>
        <w:t xml:space="preserve"> </w:t>
      </w:r>
    </w:p>
    <w:p w:rsidR="00141CD9" w:rsidRDefault="003C0DB1">
      <w:pPr>
        <w:pStyle w:val="normal0"/>
        <w:shd w:val="clear" w:color="auto" w:fill="FFFFFF"/>
        <w:ind w:left="720"/>
        <w:jc w:val="both"/>
        <w:rPr>
          <w:rFonts w:ascii="Courier New" w:eastAsia="Courier New" w:hAnsi="Courier New" w:cs="Courier New"/>
          <w:sz w:val="24"/>
          <w:szCs w:val="24"/>
          <w:highlight w:val="white"/>
        </w:rPr>
      </w:pPr>
      <w:r>
        <w:rPr>
          <w:rFonts w:ascii="Courier New" w:eastAsia="Courier New" w:hAnsi="Courier New" w:cs="Courier New"/>
          <w:color w:val="008000"/>
          <w:sz w:val="24"/>
          <w:szCs w:val="24"/>
          <w:highlight w:val="white"/>
        </w:rPr>
        <w:t>// set response header</w:t>
      </w:r>
      <w:r>
        <w:rPr>
          <w:rFonts w:ascii="Courier New" w:eastAsia="Courier New" w:hAnsi="Courier New" w:cs="Courier New"/>
          <w:sz w:val="24"/>
          <w:szCs w:val="24"/>
          <w:highlight w:val="white"/>
        </w:rPr>
        <w:t xml:space="preserve"> </w:t>
      </w:r>
    </w:p>
    <w:p w:rsidR="00141CD9" w:rsidRDefault="003C0DB1">
      <w:pPr>
        <w:pStyle w:val="normal0"/>
        <w:shd w:val="clear" w:color="auto" w:fill="FFFFFF"/>
        <w:ind w:left="72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lastRenderedPageBreak/>
        <w:t xml:space="preserve">res.writeHead(200, { </w:t>
      </w:r>
      <w:r>
        <w:rPr>
          <w:rFonts w:ascii="Courier New" w:eastAsia="Courier New" w:hAnsi="Courier New" w:cs="Courier New"/>
          <w:color w:val="A31515"/>
          <w:sz w:val="24"/>
          <w:szCs w:val="24"/>
          <w:highlight w:val="white"/>
        </w:rPr>
        <w:t>'Content-Type'</w:t>
      </w:r>
      <w:r>
        <w:rPr>
          <w:rFonts w:ascii="Courier New" w:eastAsia="Courier New" w:hAnsi="Courier New" w:cs="Courier New"/>
          <w:sz w:val="24"/>
          <w:szCs w:val="24"/>
          <w:highlight w:val="white"/>
        </w:rPr>
        <w:t xml:space="preserve">: </w:t>
      </w:r>
      <w:r>
        <w:rPr>
          <w:rFonts w:ascii="Courier New" w:eastAsia="Courier New" w:hAnsi="Courier New" w:cs="Courier New"/>
          <w:color w:val="A31515"/>
          <w:sz w:val="24"/>
          <w:szCs w:val="24"/>
          <w:highlight w:val="white"/>
        </w:rPr>
        <w:t>'text/html'</w:t>
      </w:r>
      <w:r>
        <w:rPr>
          <w:rFonts w:ascii="Courier New" w:eastAsia="Courier New" w:hAnsi="Courier New" w:cs="Courier New"/>
          <w:sz w:val="24"/>
          <w:szCs w:val="24"/>
          <w:highlight w:val="white"/>
        </w:rPr>
        <w:t xml:space="preserve"> }); </w:t>
      </w:r>
    </w:p>
    <w:p w:rsidR="00141CD9" w:rsidRDefault="00141CD9">
      <w:pPr>
        <w:pStyle w:val="normal0"/>
        <w:shd w:val="clear" w:color="auto" w:fill="FFFFFF"/>
        <w:ind w:left="720"/>
        <w:jc w:val="both"/>
        <w:rPr>
          <w:rFonts w:ascii="Courier New" w:eastAsia="Courier New" w:hAnsi="Courier New" w:cs="Courier New"/>
          <w:color w:val="008000"/>
          <w:sz w:val="24"/>
          <w:szCs w:val="24"/>
          <w:highlight w:val="white"/>
        </w:rPr>
      </w:pPr>
    </w:p>
    <w:p w:rsidR="00141CD9" w:rsidRDefault="003C0DB1">
      <w:pPr>
        <w:pStyle w:val="normal0"/>
        <w:shd w:val="clear" w:color="auto" w:fill="FFFFFF"/>
        <w:ind w:left="720"/>
        <w:jc w:val="both"/>
        <w:rPr>
          <w:rFonts w:ascii="Courier New" w:eastAsia="Courier New" w:hAnsi="Courier New" w:cs="Courier New"/>
          <w:sz w:val="24"/>
          <w:szCs w:val="24"/>
          <w:highlight w:val="white"/>
        </w:rPr>
      </w:pPr>
      <w:r>
        <w:rPr>
          <w:rFonts w:ascii="Courier New" w:eastAsia="Courier New" w:hAnsi="Courier New" w:cs="Courier New"/>
          <w:color w:val="008000"/>
          <w:sz w:val="24"/>
          <w:szCs w:val="24"/>
          <w:highlight w:val="white"/>
        </w:rPr>
        <w:t>// set response content</w:t>
      </w:r>
      <w:r>
        <w:rPr>
          <w:rFonts w:ascii="Courier New" w:eastAsia="Courier New" w:hAnsi="Courier New" w:cs="Courier New"/>
          <w:sz w:val="24"/>
          <w:szCs w:val="24"/>
          <w:highlight w:val="white"/>
        </w:rPr>
        <w:t xml:space="preserve"> </w:t>
      </w:r>
    </w:p>
    <w:p w:rsidR="00141CD9" w:rsidRDefault="003C0DB1">
      <w:pPr>
        <w:pStyle w:val="normal0"/>
        <w:shd w:val="clear" w:color="auto" w:fill="FFFFFF"/>
        <w:ind w:left="72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res.write(</w:t>
      </w:r>
      <w:r>
        <w:rPr>
          <w:rFonts w:ascii="Courier New" w:eastAsia="Courier New" w:hAnsi="Courier New" w:cs="Courier New"/>
          <w:color w:val="A31515"/>
          <w:sz w:val="24"/>
          <w:szCs w:val="24"/>
          <w:highlight w:val="white"/>
        </w:rPr>
        <w:t>'&lt;html&gt;&lt;body&gt;&lt;p&gt;Hello World&lt;/p&gt;&lt;/body&gt;&lt;/html&gt;'</w:t>
      </w:r>
      <w:r>
        <w:rPr>
          <w:rFonts w:ascii="Courier New" w:eastAsia="Courier New" w:hAnsi="Courier New" w:cs="Courier New"/>
          <w:sz w:val="24"/>
          <w:szCs w:val="24"/>
          <w:highlight w:val="white"/>
        </w:rPr>
        <w:t>);</w:t>
      </w:r>
    </w:p>
    <w:p w:rsidR="00141CD9" w:rsidRDefault="003C0DB1">
      <w:pPr>
        <w:pStyle w:val="normal0"/>
        <w:shd w:val="clear" w:color="auto" w:fill="FFFFFF"/>
        <w:ind w:left="72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res.end();</w:t>
      </w:r>
    </w:p>
    <w:p w:rsidR="00141CD9" w:rsidRDefault="003C0DB1">
      <w:pPr>
        <w:pStyle w:val="normal0"/>
        <w:shd w:val="clear" w:color="auto" w:fill="FFFFFF"/>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w:t>
      </w:r>
    </w:p>
    <w:p w:rsidR="00141CD9" w:rsidRDefault="003C0DB1">
      <w:pPr>
        <w:pStyle w:val="normal0"/>
        <w:shd w:val="clear" w:color="auto" w:fill="FFFFFF"/>
        <w:jc w:val="both"/>
        <w:rPr>
          <w:rFonts w:ascii="Courier New" w:eastAsia="Courier New" w:hAnsi="Courier New" w:cs="Courier New"/>
          <w:sz w:val="24"/>
          <w:szCs w:val="24"/>
          <w:highlight w:val="white"/>
        </w:rPr>
      </w:pPr>
      <w:r>
        <w:rPr>
          <w:rFonts w:ascii="Courier New" w:eastAsia="Courier New" w:hAnsi="Courier New" w:cs="Courier New"/>
          <w:color w:val="0000FF"/>
          <w:sz w:val="24"/>
          <w:szCs w:val="24"/>
          <w:highlight w:val="white"/>
        </w:rPr>
        <w:t>else</w:t>
      </w:r>
      <w:r>
        <w:rPr>
          <w:rFonts w:ascii="Courier New" w:eastAsia="Courier New" w:hAnsi="Courier New" w:cs="Courier New"/>
          <w:sz w:val="24"/>
          <w:szCs w:val="24"/>
          <w:highlight w:val="white"/>
        </w:rPr>
        <w:t xml:space="preserve"> </w:t>
      </w:r>
      <w:r>
        <w:rPr>
          <w:rFonts w:ascii="Courier New" w:eastAsia="Courier New" w:hAnsi="Courier New" w:cs="Courier New"/>
          <w:color w:val="0000FF"/>
          <w:sz w:val="24"/>
          <w:szCs w:val="24"/>
          <w:highlight w:val="white"/>
        </w:rPr>
        <w:t>if</w:t>
      </w:r>
      <w:r>
        <w:rPr>
          <w:rFonts w:ascii="Courier New" w:eastAsia="Courier New" w:hAnsi="Courier New" w:cs="Courier New"/>
          <w:sz w:val="24"/>
          <w:szCs w:val="24"/>
          <w:highlight w:val="white"/>
        </w:rPr>
        <w:t xml:space="preserve"> (req.url == </w:t>
      </w:r>
      <w:r>
        <w:rPr>
          <w:rFonts w:ascii="Courier New" w:eastAsia="Courier New" w:hAnsi="Courier New" w:cs="Courier New"/>
          <w:color w:val="A31515"/>
          <w:sz w:val="24"/>
          <w:szCs w:val="24"/>
          <w:highlight w:val="white"/>
        </w:rPr>
        <w:t>"/student"</w:t>
      </w:r>
      <w:r>
        <w:rPr>
          <w:rFonts w:ascii="Courier New" w:eastAsia="Courier New" w:hAnsi="Courier New" w:cs="Courier New"/>
          <w:sz w:val="24"/>
          <w:szCs w:val="24"/>
          <w:highlight w:val="white"/>
        </w:rPr>
        <w:t xml:space="preserve">) </w:t>
      </w:r>
    </w:p>
    <w:p w:rsidR="00141CD9" w:rsidRDefault="003C0DB1">
      <w:pPr>
        <w:pStyle w:val="normal0"/>
        <w:shd w:val="clear" w:color="auto" w:fill="FFFFFF"/>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w:t>
      </w:r>
    </w:p>
    <w:p w:rsidR="00141CD9" w:rsidRDefault="003C0DB1">
      <w:pPr>
        <w:pStyle w:val="normal0"/>
        <w:shd w:val="clear" w:color="auto" w:fill="FFFFFF"/>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ab/>
        <w:t xml:space="preserve">res.writeHead(200, { </w:t>
      </w:r>
      <w:r>
        <w:rPr>
          <w:rFonts w:ascii="Courier New" w:eastAsia="Courier New" w:hAnsi="Courier New" w:cs="Courier New"/>
          <w:color w:val="A31515"/>
          <w:sz w:val="24"/>
          <w:szCs w:val="24"/>
          <w:highlight w:val="white"/>
        </w:rPr>
        <w:t>'Content-Type'</w:t>
      </w:r>
      <w:r>
        <w:rPr>
          <w:rFonts w:ascii="Courier New" w:eastAsia="Courier New" w:hAnsi="Courier New" w:cs="Courier New"/>
          <w:sz w:val="24"/>
          <w:szCs w:val="24"/>
          <w:highlight w:val="white"/>
        </w:rPr>
        <w:t xml:space="preserve">: </w:t>
      </w:r>
      <w:r>
        <w:rPr>
          <w:rFonts w:ascii="Courier New" w:eastAsia="Courier New" w:hAnsi="Courier New" w:cs="Courier New"/>
          <w:color w:val="A31515"/>
          <w:sz w:val="24"/>
          <w:szCs w:val="24"/>
          <w:highlight w:val="white"/>
        </w:rPr>
        <w:t>'text/html'</w:t>
      </w:r>
      <w:r>
        <w:rPr>
          <w:rFonts w:ascii="Courier New" w:eastAsia="Courier New" w:hAnsi="Courier New" w:cs="Courier New"/>
          <w:sz w:val="24"/>
          <w:szCs w:val="24"/>
          <w:highlight w:val="white"/>
        </w:rPr>
        <w:t xml:space="preserve"> }); </w:t>
      </w:r>
    </w:p>
    <w:p w:rsidR="00141CD9" w:rsidRDefault="003C0DB1">
      <w:pPr>
        <w:pStyle w:val="normal0"/>
        <w:shd w:val="clear" w:color="auto" w:fill="FFFFFF"/>
        <w:ind w:firstLine="72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res.write(</w:t>
      </w:r>
      <w:r>
        <w:rPr>
          <w:rFonts w:ascii="Courier New" w:eastAsia="Courier New" w:hAnsi="Courier New" w:cs="Courier New"/>
          <w:color w:val="A31515"/>
          <w:sz w:val="24"/>
          <w:szCs w:val="24"/>
          <w:highlight w:val="white"/>
        </w:rPr>
        <w:t>'&lt;html&gt;&lt;body&gt;&lt;p&gt;Hello student&lt;/p&gt;&lt;/body&gt;&lt;/html&gt;'</w:t>
      </w:r>
      <w:r>
        <w:rPr>
          <w:rFonts w:ascii="Courier New" w:eastAsia="Courier New" w:hAnsi="Courier New" w:cs="Courier New"/>
          <w:sz w:val="24"/>
          <w:szCs w:val="24"/>
          <w:highlight w:val="white"/>
        </w:rPr>
        <w:t>);</w:t>
      </w:r>
    </w:p>
    <w:p w:rsidR="00141CD9" w:rsidRDefault="003C0DB1">
      <w:pPr>
        <w:pStyle w:val="normal0"/>
        <w:shd w:val="clear" w:color="auto" w:fill="FFFFFF"/>
        <w:ind w:left="72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res.end();</w:t>
      </w:r>
    </w:p>
    <w:p w:rsidR="00141CD9" w:rsidRDefault="00141CD9">
      <w:pPr>
        <w:pStyle w:val="normal0"/>
        <w:shd w:val="clear" w:color="auto" w:fill="FFFFFF"/>
        <w:jc w:val="both"/>
        <w:rPr>
          <w:rFonts w:ascii="Courier New" w:eastAsia="Courier New" w:hAnsi="Courier New" w:cs="Courier New"/>
          <w:sz w:val="24"/>
          <w:szCs w:val="24"/>
          <w:highlight w:val="white"/>
        </w:rPr>
      </w:pPr>
    </w:p>
    <w:p w:rsidR="00141CD9" w:rsidRDefault="003C0DB1">
      <w:pPr>
        <w:pStyle w:val="normal0"/>
        <w:shd w:val="clear" w:color="auto" w:fill="FFFFFF"/>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w:t>
      </w:r>
    </w:p>
    <w:p w:rsidR="00141CD9" w:rsidRDefault="003C0DB1">
      <w:pPr>
        <w:pStyle w:val="normal0"/>
        <w:shd w:val="clear" w:color="auto" w:fill="FFFFFF"/>
        <w:jc w:val="both"/>
        <w:rPr>
          <w:rFonts w:ascii="Courier New" w:eastAsia="Courier New" w:hAnsi="Courier New" w:cs="Courier New"/>
          <w:sz w:val="24"/>
          <w:szCs w:val="24"/>
          <w:highlight w:val="white"/>
        </w:rPr>
      </w:pPr>
      <w:r>
        <w:rPr>
          <w:rFonts w:ascii="Courier New" w:eastAsia="Courier New" w:hAnsi="Courier New" w:cs="Courier New"/>
          <w:color w:val="0000FF"/>
          <w:sz w:val="24"/>
          <w:szCs w:val="24"/>
          <w:highlight w:val="white"/>
        </w:rPr>
        <w:t>else</w:t>
      </w:r>
      <w:r>
        <w:rPr>
          <w:rFonts w:ascii="Courier New" w:eastAsia="Courier New" w:hAnsi="Courier New" w:cs="Courier New"/>
          <w:sz w:val="24"/>
          <w:szCs w:val="24"/>
          <w:highlight w:val="white"/>
        </w:rPr>
        <w:t xml:space="preserve"> res.end(</w:t>
      </w:r>
      <w:r>
        <w:rPr>
          <w:rFonts w:ascii="Courier New" w:eastAsia="Courier New" w:hAnsi="Courier New" w:cs="Courier New"/>
          <w:color w:val="A31515"/>
          <w:sz w:val="24"/>
          <w:szCs w:val="24"/>
          <w:highlight w:val="white"/>
        </w:rPr>
        <w:t>'Invalid Request!'</w:t>
      </w:r>
      <w:r>
        <w:rPr>
          <w:rFonts w:ascii="Courier New" w:eastAsia="Courier New" w:hAnsi="Courier New" w:cs="Courier New"/>
          <w:sz w:val="24"/>
          <w:szCs w:val="24"/>
          <w:highlight w:val="white"/>
        </w:rPr>
        <w:t xml:space="preserve">); </w:t>
      </w:r>
    </w:p>
    <w:p w:rsidR="00141CD9" w:rsidRDefault="003C0DB1">
      <w:pPr>
        <w:pStyle w:val="normal0"/>
        <w:shd w:val="clear" w:color="auto" w:fill="FFFFFF"/>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w:t>
      </w:r>
    </w:p>
    <w:p w:rsidR="00141CD9" w:rsidRDefault="00141CD9">
      <w:pPr>
        <w:pStyle w:val="normal0"/>
        <w:shd w:val="clear" w:color="auto" w:fill="FFFFFF"/>
        <w:jc w:val="both"/>
        <w:rPr>
          <w:rFonts w:ascii="Courier New" w:eastAsia="Courier New" w:hAnsi="Courier New" w:cs="Courier New"/>
          <w:sz w:val="24"/>
          <w:szCs w:val="24"/>
          <w:highlight w:val="white"/>
        </w:rPr>
      </w:pPr>
    </w:p>
    <w:p w:rsidR="00141CD9" w:rsidRDefault="003C0DB1">
      <w:pPr>
        <w:pStyle w:val="normal0"/>
        <w:shd w:val="clear" w:color="auto" w:fill="FFFFFF"/>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server.listen(5000); </w:t>
      </w:r>
      <w:r>
        <w:rPr>
          <w:rFonts w:ascii="Courier New" w:eastAsia="Courier New" w:hAnsi="Courier New" w:cs="Courier New"/>
          <w:color w:val="008000"/>
          <w:sz w:val="24"/>
          <w:szCs w:val="24"/>
          <w:highlight w:val="white"/>
        </w:rPr>
        <w:t>//6 - listen for any incoming requests</w:t>
      </w:r>
      <w:r>
        <w:rPr>
          <w:rFonts w:ascii="Courier New" w:eastAsia="Courier New" w:hAnsi="Courier New" w:cs="Courier New"/>
          <w:sz w:val="24"/>
          <w:szCs w:val="24"/>
          <w:highlight w:val="white"/>
        </w:rPr>
        <w:t xml:space="preserve"> console.log(</w:t>
      </w:r>
      <w:r>
        <w:rPr>
          <w:rFonts w:ascii="Courier New" w:eastAsia="Courier New" w:hAnsi="Courier New" w:cs="Courier New"/>
          <w:color w:val="A31515"/>
          <w:sz w:val="24"/>
          <w:szCs w:val="24"/>
          <w:highlight w:val="white"/>
        </w:rPr>
        <w:t>'Node.js web server at port 5000 is running..'</w:t>
      </w:r>
      <w:r>
        <w:rPr>
          <w:rFonts w:ascii="Courier New" w:eastAsia="Courier New" w:hAnsi="Courier New" w:cs="Courier New"/>
          <w:sz w:val="24"/>
          <w:szCs w:val="24"/>
          <w:highlight w:val="white"/>
        </w:rPr>
        <w:t>)</w:t>
      </w:r>
    </w:p>
    <w:p w:rsidR="00141CD9" w:rsidRDefault="00141CD9">
      <w:pPr>
        <w:pStyle w:val="normal0"/>
        <w:shd w:val="clear" w:color="auto" w:fill="FFFFFF"/>
        <w:jc w:val="both"/>
        <w:rPr>
          <w:rFonts w:ascii="Courier New" w:eastAsia="Courier New" w:hAnsi="Courier New" w:cs="Courier New"/>
          <w:sz w:val="24"/>
          <w:szCs w:val="24"/>
          <w:highlight w:val="white"/>
        </w:rPr>
      </w:pPr>
    </w:p>
    <w:p w:rsidR="00141CD9" w:rsidRDefault="00141CD9">
      <w:pPr>
        <w:pStyle w:val="normal0"/>
        <w:shd w:val="clear" w:color="auto" w:fill="FFFFFF"/>
        <w:jc w:val="both"/>
        <w:rPr>
          <w:rFonts w:ascii="Courier New" w:eastAsia="Courier New" w:hAnsi="Courier New" w:cs="Courier New"/>
          <w:sz w:val="24"/>
          <w:szCs w:val="24"/>
          <w:highlight w:val="white"/>
        </w:rPr>
      </w:pPr>
    </w:p>
    <w:p w:rsidR="00141CD9" w:rsidRDefault="003C0DB1">
      <w:pPr>
        <w:pStyle w:val="normal0"/>
        <w:shd w:val="clear" w:color="auto" w:fill="FFFFFF"/>
        <w:jc w:val="both"/>
        <w:rPr>
          <w:rFonts w:ascii="Courier New" w:eastAsia="Courier New" w:hAnsi="Courier New" w:cs="Courier New"/>
          <w:color w:val="FFFFFF"/>
          <w:sz w:val="24"/>
          <w:szCs w:val="24"/>
          <w:shd w:val="clear" w:color="auto" w:fill="5F5B5B"/>
        </w:rPr>
      </w:pPr>
      <w:r>
        <w:rPr>
          <w:rFonts w:ascii="Courier New" w:eastAsia="Courier New" w:hAnsi="Courier New" w:cs="Courier New"/>
          <w:color w:val="FFFFFF"/>
          <w:sz w:val="24"/>
          <w:szCs w:val="24"/>
          <w:shd w:val="clear" w:color="auto" w:fill="5F5B5B"/>
        </w:rPr>
        <w:t>C:\&gt; node server.js</w:t>
      </w:r>
    </w:p>
    <w:p w:rsidR="00141CD9" w:rsidRDefault="003C0DB1">
      <w:pPr>
        <w:pStyle w:val="normal0"/>
        <w:shd w:val="clear" w:color="auto" w:fill="FFFFFF"/>
        <w:jc w:val="both"/>
        <w:rPr>
          <w:rFonts w:ascii="Courier New" w:eastAsia="Courier New" w:hAnsi="Courier New" w:cs="Courier New"/>
          <w:sz w:val="24"/>
          <w:szCs w:val="24"/>
          <w:highlight w:val="white"/>
        </w:rPr>
      </w:pPr>
      <w:r>
        <w:rPr>
          <w:rFonts w:ascii="Courier New" w:eastAsia="Courier New" w:hAnsi="Courier New" w:cs="Courier New"/>
          <w:color w:val="FFFFFF"/>
          <w:sz w:val="24"/>
          <w:szCs w:val="24"/>
          <w:shd w:val="clear" w:color="auto" w:fill="5F5B5B"/>
        </w:rPr>
        <w:t>Node.js web server at port 5000 is running..</w:t>
      </w:r>
    </w:p>
    <w:p w:rsidR="00141CD9" w:rsidRDefault="003C0DB1">
      <w:pPr>
        <w:pStyle w:val="normal0"/>
        <w:shd w:val="clear" w:color="auto" w:fill="FFFFFF"/>
        <w:spacing w:before="360" w:after="360"/>
        <w:jc w:val="both"/>
        <w:rPr>
          <w:rFonts w:ascii="Courier New" w:eastAsia="Courier New" w:hAnsi="Courier New" w:cs="Courier New"/>
          <w:color w:val="FFFFFF"/>
          <w:sz w:val="24"/>
          <w:szCs w:val="24"/>
          <w:shd w:val="clear" w:color="auto" w:fill="5F5B5B"/>
        </w:rPr>
      </w:pPr>
      <w:r>
        <w:rPr>
          <w:rFonts w:ascii="Courier New" w:eastAsia="Courier New" w:hAnsi="Courier New" w:cs="Courier New"/>
          <w:color w:val="FFFFFF"/>
          <w:sz w:val="24"/>
          <w:szCs w:val="24"/>
          <w:shd w:val="clear" w:color="auto" w:fill="5F5B5B"/>
        </w:rPr>
        <w:t>http://localhost:5000</w:t>
      </w:r>
    </w:p>
    <w:p w:rsidR="00141CD9" w:rsidRDefault="00141CD9">
      <w:pPr>
        <w:pStyle w:val="Heading2"/>
        <w:keepNext w:val="0"/>
        <w:keepLines w:val="0"/>
        <w:shd w:val="clear" w:color="auto" w:fill="FFFFFF"/>
        <w:spacing w:after="80" w:line="288" w:lineRule="auto"/>
        <w:jc w:val="both"/>
        <w:rPr>
          <w:rFonts w:ascii="Verdana" w:eastAsia="Verdana" w:hAnsi="Verdana" w:cs="Verdana"/>
          <w:b/>
          <w:bCs/>
          <w:color w:val="181717"/>
          <w:sz w:val="42"/>
          <w:szCs w:val="42"/>
          <w:highlight w:val="white"/>
        </w:rPr>
      </w:pPr>
      <w:bookmarkStart w:id="69" w:name="_45k8ffcvi01j" w:colFirst="0" w:colLast="0"/>
      <w:bookmarkEnd w:id="69"/>
    </w:p>
    <w:p w:rsidR="00141CD9" w:rsidRDefault="003C0DB1">
      <w:pPr>
        <w:pStyle w:val="Heading2"/>
        <w:keepNext w:val="0"/>
        <w:keepLines w:val="0"/>
        <w:shd w:val="clear" w:color="auto" w:fill="FFFFFF"/>
        <w:spacing w:after="80" w:line="288" w:lineRule="auto"/>
        <w:jc w:val="both"/>
      </w:pPr>
      <w:bookmarkStart w:id="70" w:name="_2rp7i8rs2rc0" w:colFirst="0" w:colLast="0"/>
      <w:bookmarkEnd w:id="70"/>
      <w:r>
        <w:rPr>
          <w:rFonts w:ascii="Verdana" w:eastAsia="Verdana" w:hAnsi="Verdana" w:cs="Verdana"/>
          <w:b/>
          <w:bCs/>
          <w:color w:val="181717"/>
          <w:sz w:val="42"/>
          <w:szCs w:val="42"/>
          <w:highlight w:val="white"/>
        </w:rPr>
        <w:t>Sending JSON Response / Make API</w:t>
      </w:r>
    </w:p>
    <w:p w:rsidR="00141CD9" w:rsidRDefault="00141CD9">
      <w:pPr>
        <w:pStyle w:val="normal0"/>
      </w:pP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The following example demonstrates how to serve JSON response from the Node.js web server.</w:t>
      </w:r>
    </w:p>
    <w:p w:rsidR="00141CD9" w:rsidRDefault="003C0DB1">
      <w:pPr>
        <w:pStyle w:val="normal0"/>
        <w:shd w:val="clear" w:color="auto" w:fill="FFFFFF"/>
        <w:jc w:val="both"/>
        <w:rPr>
          <w:rFonts w:ascii="Courier New" w:eastAsia="Courier New" w:hAnsi="Courier New" w:cs="Courier New"/>
          <w:sz w:val="24"/>
          <w:szCs w:val="24"/>
          <w:highlight w:val="white"/>
        </w:rPr>
      </w:pPr>
      <w:r>
        <w:rPr>
          <w:rFonts w:ascii="Courier New" w:eastAsia="Courier New" w:hAnsi="Courier New" w:cs="Courier New"/>
          <w:color w:val="0000FF"/>
          <w:sz w:val="24"/>
          <w:szCs w:val="24"/>
          <w:highlight w:val="white"/>
        </w:rPr>
        <w:t>Var</w:t>
      </w:r>
      <w:r>
        <w:rPr>
          <w:rFonts w:ascii="Courier New" w:eastAsia="Courier New" w:hAnsi="Courier New" w:cs="Courier New"/>
          <w:sz w:val="24"/>
          <w:szCs w:val="24"/>
          <w:highlight w:val="white"/>
        </w:rPr>
        <w:t xml:space="preserve"> http=require(</w:t>
      </w:r>
      <w:r>
        <w:rPr>
          <w:rFonts w:ascii="Courier New" w:eastAsia="Courier New" w:hAnsi="Courier New" w:cs="Courier New"/>
          <w:color w:val="A31515"/>
          <w:sz w:val="24"/>
          <w:szCs w:val="24"/>
          <w:highlight w:val="white"/>
        </w:rPr>
        <w:t>'http'</w:t>
      </w:r>
      <w:r>
        <w:rPr>
          <w:rFonts w:ascii="Courier New" w:eastAsia="Courier New" w:hAnsi="Courier New" w:cs="Courier New"/>
          <w:sz w:val="24"/>
          <w:szCs w:val="24"/>
          <w:highlight w:val="white"/>
        </w:rPr>
        <w:t xml:space="preserve">); </w:t>
      </w:r>
    </w:p>
    <w:p w:rsidR="00141CD9" w:rsidRDefault="003C0DB1">
      <w:pPr>
        <w:pStyle w:val="normal0"/>
        <w:shd w:val="clear" w:color="auto" w:fill="FFFFFF"/>
        <w:jc w:val="both"/>
        <w:rPr>
          <w:rFonts w:ascii="Courier New" w:eastAsia="Courier New" w:hAnsi="Courier New" w:cs="Courier New"/>
          <w:sz w:val="24"/>
          <w:szCs w:val="24"/>
          <w:highlight w:val="white"/>
        </w:rPr>
      </w:pPr>
      <w:r>
        <w:rPr>
          <w:rFonts w:ascii="Courier New" w:eastAsia="Courier New" w:hAnsi="Courier New" w:cs="Courier New"/>
          <w:color w:val="0000FF"/>
          <w:sz w:val="24"/>
          <w:szCs w:val="24"/>
          <w:highlight w:val="white"/>
        </w:rPr>
        <w:t>var</w:t>
      </w:r>
      <w:r>
        <w:rPr>
          <w:rFonts w:ascii="Courier New" w:eastAsia="Courier New" w:hAnsi="Courier New" w:cs="Courier New"/>
          <w:sz w:val="24"/>
          <w:szCs w:val="24"/>
          <w:highlight w:val="white"/>
        </w:rPr>
        <w:t xml:space="preserve"> server = http.createServer(</w:t>
      </w:r>
      <w:r>
        <w:rPr>
          <w:rFonts w:ascii="Courier New" w:eastAsia="Courier New" w:hAnsi="Courier New" w:cs="Courier New"/>
          <w:color w:val="0000FF"/>
          <w:sz w:val="24"/>
          <w:szCs w:val="24"/>
          <w:highlight w:val="white"/>
        </w:rPr>
        <w:t>function</w:t>
      </w:r>
      <w:r>
        <w:rPr>
          <w:rFonts w:ascii="Courier New" w:eastAsia="Courier New" w:hAnsi="Courier New" w:cs="Courier New"/>
          <w:sz w:val="24"/>
          <w:szCs w:val="24"/>
          <w:highlight w:val="white"/>
        </w:rPr>
        <w:t xml:space="preserve"> (req, res) { </w:t>
      </w:r>
    </w:p>
    <w:p w:rsidR="00141CD9" w:rsidRDefault="003C0DB1">
      <w:pPr>
        <w:pStyle w:val="normal0"/>
        <w:shd w:val="clear" w:color="auto" w:fill="FFFFFF"/>
        <w:ind w:firstLine="720"/>
        <w:jc w:val="both"/>
        <w:rPr>
          <w:rFonts w:ascii="Courier New" w:eastAsia="Courier New" w:hAnsi="Courier New" w:cs="Courier New"/>
          <w:sz w:val="24"/>
          <w:szCs w:val="24"/>
          <w:highlight w:val="white"/>
        </w:rPr>
      </w:pPr>
      <w:r>
        <w:rPr>
          <w:rFonts w:ascii="Courier New" w:eastAsia="Courier New" w:hAnsi="Courier New" w:cs="Courier New"/>
          <w:color w:val="0000FF"/>
          <w:sz w:val="24"/>
          <w:szCs w:val="24"/>
          <w:highlight w:val="white"/>
        </w:rPr>
        <w:t>if</w:t>
      </w:r>
      <w:r>
        <w:rPr>
          <w:rFonts w:ascii="Courier New" w:eastAsia="Courier New" w:hAnsi="Courier New" w:cs="Courier New"/>
          <w:sz w:val="24"/>
          <w:szCs w:val="24"/>
          <w:highlight w:val="white"/>
        </w:rPr>
        <w:t xml:space="preserve"> (req.url == </w:t>
      </w:r>
      <w:r>
        <w:rPr>
          <w:rFonts w:ascii="Courier New" w:eastAsia="Courier New" w:hAnsi="Courier New" w:cs="Courier New"/>
          <w:color w:val="A31515"/>
          <w:sz w:val="24"/>
          <w:szCs w:val="24"/>
          <w:highlight w:val="white"/>
        </w:rPr>
        <w:t>'/data'</w:t>
      </w:r>
      <w:r>
        <w:rPr>
          <w:rFonts w:ascii="Courier New" w:eastAsia="Courier New" w:hAnsi="Courier New" w:cs="Courier New"/>
          <w:sz w:val="24"/>
          <w:szCs w:val="24"/>
          <w:highlight w:val="white"/>
        </w:rPr>
        <w:t xml:space="preserve">) </w:t>
      </w:r>
    </w:p>
    <w:p w:rsidR="00141CD9" w:rsidRDefault="003C0DB1">
      <w:pPr>
        <w:pStyle w:val="normal0"/>
        <w:shd w:val="clear" w:color="auto" w:fill="FFFFFF"/>
        <w:ind w:firstLine="72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 </w:t>
      </w:r>
    </w:p>
    <w:p w:rsidR="00141CD9" w:rsidRDefault="003C0DB1">
      <w:pPr>
        <w:pStyle w:val="normal0"/>
        <w:shd w:val="clear" w:color="auto" w:fill="FFFFFF"/>
        <w:ind w:left="720" w:firstLine="720"/>
        <w:jc w:val="both"/>
        <w:rPr>
          <w:rFonts w:ascii="Courier New" w:eastAsia="Courier New" w:hAnsi="Courier New" w:cs="Courier New"/>
          <w:sz w:val="24"/>
          <w:szCs w:val="24"/>
          <w:highlight w:val="white"/>
        </w:rPr>
      </w:pPr>
      <w:r>
        <w:rPr>
          <w:rFonts w:ascii="Courier New" w:eastAsia="Courier New" w:hAnsi="Courier New" w:cs="Courier New"/>
          <w:color w:val="008000"/>
          <w:sz w:val="24"/>
          <w:szCs w:val="24"/>
          <w:highlight w:val="white"/>
        </w:rPr>
        <w:lastRenderedPageBreak/>
        <w:t>//check the URL of the current request</w:t>
      </w:r>
      <w:r>
        <w:rPr>
          <w:rFonts w:ascii="Courier New" w:eastAsia="Courier New" w:hAnsi="Courier New" w:cs="Courier New"/>
          <w:sz w:val="24"/>
          <w:szCs w:val="24"/>
          <w:highlight w:val="white"/>
        </w:rPr>
        <w:t xml:space="preserve"> </w:t>
      </w:r>
    </w:p>
    <w:p w:rsidR="00141CD9" w:rsidRDefault="003C0DB1">
      <w:pPr>
        <w:pStyle w:val="normal0"/>
        <w:shd w:val="clear" w:color="auto" w:fill="FFFFFF"/>
        <w:ind w:left="72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res.writeHead(200, { </w:t>
      </w:r>
      <w:r>
        <w:rPr>
          <w:rFonts w:ascii="Courier New" w:eastAsia="Courier New" w:hAnsi="Courier New" w:cs="Courier New"/>
          <w:color w:val="A31515"/>
          <w:sz w:val="24"/>
          <w:szCs w:val="24"/>
          <w:highlight w:val="white"/>
        </w:rPr>
        <w:t>'Content-Type'</w:t>
      </w:r>
      <w:r>
        <w:rPr>
          <w:rFonts w:ascii="Courier New" w:eastAsia="Courier New" w:hAnsi="Courier New" w:cs="Courier New"/>
          <w:sz w:val="24"/>
          <w:szCs w:val="24"/>
          <w:highlight w:val="white"/>
        </w:rPr>
        <w:t xml:space="preserve">: </w:t>
      </w:r>
      <w:r>
        <w:rPr>
          <w:rFonts w:ascii="Courier New" w:eastAsia="Courier New" w:hAnsi="Courier New" w:cs="Courier New"/>
          <w:color w:val="A31515"/>
          <w:sz w:val="24"/>
          <w:szCs w:val="24"/>
          <w:highlight w:val="white"/>
        </w:rPr>
        <w:t>'application/json'</w:t>
      </w:r>
      <w:r>
        <w:rPr>
          <w:rFonts w:ascii="Courier New" w:eastAsia="Courier New" w:hAnsi="Courier New" w:cs="Courier New"/>
          <w:sz w:val="24"/>
          <w:szCs w:val="24"/>
          <w:highlight w:val="white"/>
        </w:rPr>
        <w:t xml:space="preserve"> });</w:t>
      </w:r>
    </w:p>
    <w:p w:rsidR="00141CD9" w:rsidRDefault="003C0DB1">
      <w:pPr>
        <w:pStyle w:val="normal0"/>
        <w:shd w:val="clear" w:color="auto" w:fill="FFFFFF"/>
        <w:ind w:left="720" w:firstLine="72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res.write(JSON.stringify({ message: </w:t>
      </w:r>
      <w:r>
        <w:rPr>
          <w:rFonts w:ascii="Courier New" w:eastAsia="Courier New" w:hAnsi="Courier New" w:cs="Courier New"/>
          <w:color w:val="A31515"/>
          <w:sz w:val="24"/>
          <w:szCs w:val="24"/>
          <w:highlight w:val="white"/>
        </w:rPr>
        <w:t>"Hello World"</w:t>
      </w:r>
      <w:r>
        <w:rPr>
          <w:rFonts w:ascii="Courier New" w:eastAsia="Courier New" w:hAnsi="Courier New" w:cs="Courier New"/>
          <w:sz w:val="24"/>
          <w:szCs w:val="24"/>
          <w:highlight w:val="white"/>
        </w:rPr>
        <w:t xml:space="preserve">})); </w:t>
      </w:r>
    </w:p>
    <w:p w:rsidR="00141CD9" w:rsidRDefault="003C0DB1">
      <w:pPr>
        <w:pStyle w:val="normal0"/>
        <w:shd w:val="clear" w:color="auto" w:fill="FFFFFF"/>
        <w:ind w:left="720" w:firstLine="72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res.end(); </w:t>
      </w:r>
    </w:p>
    <w:p w:rsidR="00141CD9" w:rsidRDefault="003C0DB1">
      <w:pPr>
        <w:pStyle w:val="normal0"/>
        <w:shd w:val="clear" w:color="auto" w:fill="FFFFFF"/>
        <w:ind w:firstLine="72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 </w:t>
      </w:r>
    </w:p>
    <w:p w:rsidR="00141CD9" w:rsidRDefault="003C0DB1">
      <w:pPr>
        <w:pStyle w:val="normal0"/>
        <w:shd w:val="clear" w:color="auto" w:fill="FFFFFF"/>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 </w:t>
      </w:r>
    </w:p>
    <w:p w:rsidR="00141CD9" w:rsidRDefault="003C0DB1">
      <w:pPr>
        <w:pStyle w:val="normal0"/>
        <w:shd w:val="clear" w:color="auto" w:fill="FFFFFF"/>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server.listen(5000); </w:t>
      </w:r>
    </w:p>
    <w:p w:rsidR="00141CD9" w:rsidRDefault="003C0DB1">
      <w:pPr>
        <w:pStyle w:val="normal0"/>
        <w:shd w:val="clear" w:color="auto" w:fill="FFFFFF"/>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console.log(</w:t>
      </w:r>
      <w:r>
        <w:rPr>
          <w:rFonts w:ascii="Courier New" w:eastAsia="Courier New" w:hAnsi="Courier New" w:cs="Courier New"/>
          <w:color w:val="A31515"/>
          <w:sz w:val="24"/>
          <w:szCs w:val="24"/>
          <w:highlight w:val="white"/>
        </w:rPr>
        <w:t>'Node.js web server at port 5000 is running..'</w:t>
      </w:r>
      <w:r>
        <w:rPr>
          <w:rFonts w:ascii="Courier New" w:eastAsia="Courier New" w:hAnsi="Courier New" w:cs="Courier New"/>
          <w:sz w:val="24"/>
          <w:szCs w:val="24"/>
          <w:highlight w:val="white"/>
        </w:rPr>
        <w:t>)</w:t>
      </w:r>
    </w:p>
    <w:p w:rsidR="00141CD9" w:rsidRDefault="003C0DB1">
      <w:pPr>
        <w:pStyle w:val="normal0"/>
        <w:shd w:val="clear" w:color="auto" w:fill="FFFFFF"/>
        <w:spacing w:before="360" w:after="36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w:t>
      </w:r>
    </w:p>
    <w:p w:rsidR="00141CD9" w:rsidRDefault="003C0DB1">
      <w:pPr>
        <w:pStyle w:val="Heading1"/>
        <w:keepNext w:val="0"/>
        <w:keepLines w:val="0"/>
        <w:shd w:val="clear" w:color="auto" w:fill="FFFFFF"/>
        <w:spacing w:before="480" w:line="288" w:lineRule="auto"/>
        <w:jc w:val="both"/>
        <w:rPr>
          <w:rFonts w:ascii="Verdana" w:eastAsia="Verdana" w:hAnsi="Verdana" w:cs="Verdana"/>
          <w:color w:val="181717"/>
          <w:sz w:val="51"/>
          <w:szCs w:val="51"/>
          <w:highlight w:val="white"/>
        </w:rPr>
      </w:pPr>
      <w:bookmarkStart w:id="71" w:name="_img1uz1zs17l" w:colFirst="0" w:colLast="0"/>
      <w:bookmarkEnd w:id="71"/>
      <w:r>
        <w:rPr>
          <w:rFonts w:ascii="Verdana" w:eastAsia="Verdana" w:hAnsi="Verdana" w:cs="Verdana"/>
          <w:color w:val="181717"/>
          <w:sz w:val="51"/>
          <w:szCs w:val="51"/>
          <w:highlight w:val="white"/>
        </w:rPr>
        <w:t>Node.js File System / Crud</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Node.js includes fs module to access physical file system. The fs module is responsible for all the asynchronous or synchronous file I/O operations.</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Let's see some of the common I/O operation examples using fs module.</w:t>
      </w:r>
    </w:p>
    <w:p w:rsidR="00141CD9" w:rsidRDefault="003C0DB1">
      <w:pPr>
        <w:pStyle w:val="Heading2"/>
        <w:keepNext w:val="0"/>
        <w:keepLines w:val="0"/>
        <w:shd w:val="clear" w:color="auto" w:fill="FFFFFF"/>
        <w:spacing w:after="80" w:line="288" w:lineRule="auto"/>
        <w:jc w:val="both"/>
        <w:rPr>
          <w:rFonts w:ascii="Verdana" w:eastAsia="Verdana" w:hAnsi="Verdana" w:cs="Verdana"/>
          <w:color w:val="181717"/>
          <w:sz w:val="42"/>
          <w:szCs w:val="42"/>
          <w:highlight w:val="white"/>
        </w:rPr>
      </w:pPr>
      <w:bookmarkStart w:id="72" w:name="_4ki8duic2dpq" w:colFirst="0" w:colLast="0"/>
      <w:bookmarkEnd w:id="72"/>
      <w:r>
        <w:rPr>
          <w:rFonts w:ascii="Verdana" w:eastAsia="Verdana" w:hAnsi="Verdana" w:cs="Verdana"/>
          <w:color w:val="181717"/>
          <w:sz w:val="42"/>
          <w:szCs w:val="42"/>
          <w:highlight w:val="white"/>
        </w:rPr>
        <w:t>Reading File</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Use fs.readFile() method to read the physical file asynchronously.</w:t>
      </w:r>
    </w:p>
    <w:p w:rsidR="00141CD9" w:rsidRDefault="003C0DB1">
      <w:pPr>
        <w:pStyle w:val="normal0"/>
        <w:shd w:val="clear" w:color="auto" w:fill="FFFFFF"/>
        <w:jc w:val="both"/>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fs.readFile(fileName [,options], callback)</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Parameter Description:</w:t>
      </w:r>
    </w:p>
    <w:p w:rsidR="00141CD9" w:rsidRDefault="003C0DB1">
      <w:pPr>
        <w:pStyle w:val="normal0"/>
        <w:numPr>
          <w:ilvl w:val="0"/>
          <w:numId w:val="18"/>
        </w:numPr>
        <w:shd w:val="clear" w:color="auto" w:fill="FFFFFF"/>
        <w:rPr>
          <w:highlight w:val="white"/>
        </w:rPr>
      </w:pPr>
      <w:r>
        <w:rPr>
          <w:rFonts w:ascii="Verdana" w:eastAsia="Verdana" w:hAnsi="Verdana" w:cs="Verdana"/>
          <w:color w:val="181717"/>
          <w:sz w:val="26"/>
          <w:szCs w:val="26"/>
          <w:highlight w:val="white"/>
        </w:rPr>
        <w:t>filename: Full path and name of the file as a string.</w:t>
      </w:r>
    </w:p>
    <w:p w:rsidR="00141CD9" w:rsidRDefault="003C0DB1">
      <w:pPr>
        <w:pStyle w:val="normal0"/>
        <w:numPr>
          <w:ilvl w:val="0"/>
          <w:numId w:val="18"/>
        </w:numPr>
        <w:shd w:val="clear" w:color="auto" w:fill="FFFFFF"/>
        <w:rPr>
          <w:highlight w:val="white"/>
        </w:rPr>
      </w:pPr>
      <w:r>
        <w:rPr>
          <w:rFonts w:ascii="Verdana" w:eastAsia="Verdana" w:hAnsi="Verdana" w:cs="Verdana"/>
          <w:color w:val="181717"/>
          <w:sz w:val="26"/>
          <w:szCs w:val="26"/>
          <w:highlight w:val="white"/>
        </w:rPr>
        <w:t>options: The options parameter can be an object or string which can include encoding and flag. The default encoding is utf8 and default flag is "r".</w:t>
      </w:r>
    </w:p>
    <w:p w:rsidR="00141CD9" w:rsidRDefault="003C0DB1">
      <w:pPr>
        <w:pStyle w:val="normal0"/>
        <w:numPr>
          <w:ilvl w:val="0"/>
          <w:numId w:val="18"/>
        </w:numPr>
        <w:shd w:val="clear" w:color="auto" w:fill="FFFFFF"/>
        <w:spacing w:after="240"/>
        <w:rPr>
          <w:highlight w:val="white"/>
        </w:rPr>
      </w:pPr>
      <w:r>
        <w:rPr>
          <w:rFonts w:ascii="Verdana" w:eastAsia="Verdana" w:hAnsi="Verdana" w:cs="Verdana"/>
          <w:color w:val="181717"/>
          <w:sz w:val="26"/>
          <w:szCs w:val="26"/>
          <w:highlight w:val="white"/>
        </w:rPr>
        <w:t>callback: A function with two parameters err and fd. This will get called when readFile operation completes.</w:t>
      </w:r>
    </w:p>
    <w:p w:rsidR="00141CD9" w:rsidRDefault="00141CD9">
      <w:pPr>
        <w:pStyle w:val="normal0"/>
        <w:shd w:val="clear" w:color="auto" w:fill="FFFFFF"/>
        <w:spacing w:after="240"/>
        <w:rPr>
          <w:rFonts w:ascii="Verdana" w:eastAsia="Verdana" w:hAnsi="Verdana" w:cs="Verdana"/>
          <w:color w:val="181717"/>
          <w:sz w:val="26"/>
          <w:szCs w:val="26"/>
          <w:highlight w:val="white"/>
        </w:rPr>
      </w:pPr>
    </w:p>
    <w:p w:rsidR="00141CD9" w:rsidRDefault="003C0DB1">
      <w:pPr>
        <w:pStyle w:val="normal0"/>
      </w:pPr>
      <w:r>
        <w:t>var fs = require('fs');</w:t>
      </w:r>
    </w:p>
    <w:p w:rsidR="00141CD9" w:rsidRDefault="003C0DB1">
      <w:pPr>
        <w:pStyle w:val="normal0"/>
      </w:pPr>
      <w:r>
        <w:t xml:space="preserve">fs.readFile('TextFile.txt','utf8', function (err, data) </w:t>
      </w:r>
    </w:p>
    <w:p w:rsidR="00141CD9" w:rsidRDefault="003C0DB1">
      <w:pPr>
        <w:pStyle w:val="normal0"/>
      </w:pPr>
      <w:r>
        <w:t>{</w:t>
      </w:r>
    </w:p>
    <w:p w:rsidR="00141CD9" w:rsidRDefault="003C0DB1">
      <w:pPr>
        <w:pStyle w:val="normal0"/>
      </w:pPr>
      <w:r>
        <w:t xml:space="preserve">    if (err) throw err;</w:t>
      </w:r>
    </w:p>
    <w:p w:rsidR="00141CD9" w:rsidRDefault="003C0DB1">
      <w:pPr>
        <w:pStyle w:val="normal0"/>
      </w:pPr>
      <w:r>
        <w:t xml:space="preserve">    console.log(data);</w:t>
      </w:r>
    </w:p>
    <w:p w:rsidR="00141CD9" w:rsidRDefault="003C0DB1">
      <w:pPr>
        <w:pStyle w:val="normal0"/>
      </w:pPr>
      <w:r>
        <w:t>});</w:t>
      </w:r>
    </w:p>
    <w:p w:rsidR="00141CD9" w:rsidRDefault="00141CD9">
      <w:pPr>
        <w:pStyle w:val="normal0"/>
        <w:shd w:val="clear" w:color="auto" w:fill="FFFFFF"/>
        <w:spacing w:after="240"/>
        <w:rPr>
          <w:rFonts w:ascii="Verdana" w:eastAsia="Verdana" w:hAnsi="Verdana" w:cs="Verdana"/>
          <w:color w:val="181717"/>
          <w:sz w:val="26"/>
          <w:szCs w:val="26"/>
          <w:highlight w:val="white"/>
        </w:rPr>
      </w:pPr>
    </w:p>
    <w:p w:rsidR="00141CD9" w:rsidRDefault="00141CD9">
      <w:pPr>
        <w:pStyle w:val="normal0"/>
      </w:pPr>
    </w:p>
    <w:p w:rsidR="00141CD9" w:rsidRDefault="003C0DB1">
      <w:pPr>
        <w:pStyle w:val="normal0"/>
      </w:pPr>
      <w:r>
        <w:t>//fs.writeFile(filename, data[, options], callback)</w:t>
      </w:r>
    </w:p>
    <w:p w:rsidR="00141CD9" w:rsidRDefault="003C0DB1">
      <w:pPr>
        <w:pStyle w:val="normal0"/>
      </w:pPr>
      <w:r>
        <w:t>//Use fs.readFileSync() method to read file synchronously as shown below.</w:t>
      </w:r>
    </w:p>
    <w:p w:rsidR="00141CD9" w:rsidRDefault="00141CD9">
      <w:pPr>
        <w:pStyle w:val="normal0"/>
      </w:pPr>
    </w:p>
    <w:p w:rsidR="00141CD9" w:rsidRDefault="00141CD9">
      <w:pPr>
        <w:pStyle w:val="normal0"/>
      </w:pPr>
    </w:p>
    <w:p w:rsidR="00141CD9" w:rsidRDefault="003C0DB1">
      <w:pPr>
        <w:pStyle w:val="normal0"/>
      </w:pPr>
      <w:r>
        <w:t>var fs = require('fs');</w:t>
      </w:r>
    </w:p>
    <w:p w:rsidR="00141CD9" w:rsidRDefault="00141CD9">
      <w:pPr>
        <w:pStyle w:val="normal0"/>
      </w:pPr>
    </w:p>
    <w:p w:rsidR="00141CD9" w:rsidRDefault="003C0DB1">
      <w:pPr>
        <w:pStyle w:val="normal0"/>
      </w:pPr>
      <w:r>
        <w:t>var data = fs.readFileSync('dummyfile.txt', 'utf8');</w:t>
      </w:r>
    </w:p>
    <w:p w:rsidR="00141CD9" w:rsidRDefault="003C0DB1">
      <w:pPr>
        <w:pStyle w:val="normal0"/>
      </w:pPr>
      <w:r>
        <w:t>console.log(data);</w:t>
      </w:r>
    </w:p>
    <w:p w:rsidR="00141CD9" w:rsidRDefault="00141CD9">
      <w:pPr>
        <w:pStyle w:val="normal0"/>
        <w:shd w:val="clear" w:color="auto" w:fill="FFFFFF"/>
        <w:spacing w:after="240"/>
        <w:rPr>
          <w:rFonts w:ascii="Verdana" w:eastAsia="Verdana" w:hAnsi="Verdana" w:cs="Verdana"/>
          <w:color w:val="181717"/>
          <w:sz w:val="26"/>
          <w:szCs w:val="26"/>
          <w:highlight w:val="white"/>
        </w:rPr>
      </w:pPr>
    </w:p>
    <w:p w:rsidR="00141CD9" w:rsidRDefault="003C0DB1">
      <w:pPr>
        <w:pStyle w:val="Heading2"/>
        <w:keepNext w:val="0"/>
        <w:keepLines w:val="0"/>
        <w:shd w:val="clear" w:color="auto" w:fill="FFFFFF"/>
        <w:spacing w:after="80" w:line="288" w:lineRule="auto"/>
        <w:rPr>
          <w:rFonts w:ascii="Verdana" w:eastAsia="Verdana" w:hAnsi="Verdana" w:cs="Verdana"/>
          <w:color w:val="181717"/>
          <w:sz w:val="42"/>
          <w:szCs w:val="42"/>
          <w:highlight w:val="white"/>
        </w:rPr>
      </w:pPr>
      <w:bookmarkStart w:id="73" w:name="_u1ax3ww2solz" w:colFirst="0" w:colLast="0"/>
      <w:bookmarkEnd w:id="73"/>
      <w:r>
        <w:rPr>
          <w:rFonts w:ascii="Verdana" w:eastAsia="Verdana" w:hAnsi="Verdana" w:cs="Verdana"/>
          <w:color w:val="181717"/>
          <w:sz w:val="42"/>
          <w:szCs w:val="42"/>
          <w:highlight w:val="white"/>
        </w:rPr>
        <w:t>Writing File</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Use fs.writeFile() method to write data to a file. If file already exists then it overwrites the existing content otherwise it creates a new file and writes data into it.</w:t>
      </w:r>
    </w:p>
    <w:p w:rsidR="00141CD9" w:rsidRDefault="00141CD9">
      <w:pPr>
        <w:pStyle w:val="normal0"/>
        <w:shd w:val="clear" w:color="auto" w:fill="FFFFFF"/>
        <w:spacing w:after="240"/>
        <w:rPr>
          <w:rFonts w:ascii="Verdana" w:eastAsia="Verdana" w:hAnsi="Verdana" w:cs="Verdana"/>
          <w:color w:val="181717"/>
          <w:sz w:val="26"/>
          <w:szCs w:val="26"/>
          <w:highlight w:val="white"/>
        </w:rPr>
      </w:pPr>
    </w:p>
    <w:p w:rsidR="00141CD9" w:rsidRDefault="003C0DB1">
      <w:pPr>
        <w:pStyle w:val="normal0"/>
        <w:shd w:val="clear" w:color="auto" w:fill="FFFFFF"/>
        <w:spacing w:after="240"/>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fs.writeFile(filename, data[, options], callback)</w:t>
      </w:r>
    </w:p>
    <w:p w:rsidR="00141CD9" w:rsidRDefault="00141CD9">
      <w:pPr>
        <w:pStyle w:val="normal0"/>
        <w:shd w:val="clear" w:color="auto" w:fill="FFFFFF"/>
        <w:spacing w:after="240"/>
        <w:rPr>
          <w:rFonts w:ascii="Verdana" w:eastAsia="Verdana" w:hAnsi="Verdana" w:cs="Verdana"/>
          <w:color w:val="181717"/>
          <w:sz w:val="26"/>
          <w:szCs w:val="26"/>
          <w:highlight w:val="white"/>
        </w:rPr>
      </w:pPr>
    </w:p>
    <w:p w:rsidR="00141CD9" w:rsidRDefault="003C0DB1">
      <w:pPr>
        <w:pStyle w:val="normal0"/>
        <w:shd w:val="clear" w:color="auto" w:fill="FFFFFF"/>
        <w:spacing w:after="240"/>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The following example creates a new file called test.txt and writes "Hello World" into it asynchronously.</w:t>
      </w:r>
    </w:p>
    <w:p w:rsidR="00141CD9" w:rsidRDefault="003C0DB1">
      <w:pPr>
        <w:pStyle w:val="normal0"/>
        <w:jc w:val="both"/>
        <w:rPr>
          <w:rFonts w:ascii="Courier New" w:eastAsia="Courier New" w:hAnsi="Courier New" w:cs="Courier New"/>
          <w:sz w:val="24"/>
          <w:szCs w:val="24"/>
          <w:highlight w:val="white"/>
        </w:rPr>
      </w:pPr>
      <w:r>
        <w:rPr>
          <w:rFonts w:ascii="Courier New" w:eastAsia="Courier New" w:hAnsi="Courier New" w:cs="Courier New"/>
          <w:color w:val="0000FF"/>
          <w:sz w:val="24"/>
          <w:szCs w:val="24"/>
          <w:highlight w:val="white"/>
        </w:rPr>
        <w:t>var</w:t>
      </w:r>
      <w:r>
        <w:rPr>
          <w:rFonts w:ascii="Courier New" w:eastAsia="Courier New" w:hAnsi="Courier New" w:cs="Courier New"/>
          <w:sz w:val="24"/>
          <w:szCs w:val="24"/>
          <w:highlight w:val="white"/>
        </w:rPr>
        <w:t xml:space="preserve"> fs = require(</w:t>
      </w:r>
      <w:r>
        <w:rPr>
          <w:rFonts w:ascii="Courier New" w:eastAsia="Courier New" w:hAnsi="Courier New" w:cs="Courier New"/>
          <w:color w:val="A31515"/>
          <w:sz w:val="24"/>
          <w:szCs w:val="24"/>
          <w:highlight w:val="white"/>
        </w:rPr>
        <w:t>'fs'</w:t>
      </w:r>
      <w:r>
        <w:rPr>
          <w:rFonts w:ascii="Courier New" w:eastAsia="Courier New" w:hAnsi="Courier New" w:cs="Courier New"/>
          <w:sz w:val="24"/>
          <w:szCs w:val="24"/>
          <w:highlight w:val="white"/>
        </w:rPr>
        <w:t xml:space="preserve">); </w:t>
      </w:r>
    </w:p>
    <w:p w:rsidR="00141CD9" w:rsidRDefault="003C0DB1">
      <w:pPr>
        <w:pStyle w:val="normal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fs.writeFile(</w:t>
      </w:r>
      <w:r>
        <w:rPr>
          <w:rFonts w:ascii="Courier New" w:eastAsia="Courier New" w:hAnsi="Courier New" w:cs="Courier New"/>
          <w:color w:val="A31515"/>
          <w:sz w:val="24"/>
          <w:szCs w:val="24"/>
          <w:highlight w:val="white"/>
        </w:rPr>
        <w:t>'test.txt'</w:t>
      </w:r>
      <w:r>
        <w:rPr>
          <w:rFonts w:ascii="Courier New" w:eastAsia="Courier New" w:hAnsi="Courier New" w:cs="Courier New"/>
          <w:sz w:val="24"/>
          <w:szCs w:val="24"/>
          <w:highlight w:val="white"/>
        </w:rPr>
        <w:t xml:space="preserve">, </w:t>
      </w:r>
      <w:r>
        <w:rPr>
          <w:rFonts w:ascii="Courier New" w:eastAsia="Courier New" w:hAnsi="Courier New" w:cs="Courier New"/>
          <w:color w:val="A31515"/>
          <w:sz w:val="24"/>
          <w:szCs w:val="24"/>
          <w:highlight w:val="white"/>
        </w:rPr>
        <w:t>'Hello World!'</w:t>
      </w:r>
      <w:r>
        <w:rPr>
          <w:rFonts w:ascii="Courier New" w:eastAsia="Courier New" w:hAnsi="Courier New" w:cs="Courier New"/>
          <w:sz w:val="24"/>
          <w:szCs w:val="24"/>
          <w:highlight w:val="white"/>
        </w:rPr>
        <w:t xml:space="preserve">, </w:t>
      </w:r>
      <w:r>
        <w:rPr>
          <w:rFonts w:ascii="Courier New" w:eastAsia="Courier New" w:hAnsi="Courier New" w:cs="Courier New"/>
          <w:color w:val="0000FF"/>
          <w:sz w:val="24"/>
          <w:szCs w:val="24"/>
          <w:highlight w:val="white"/>
        </w:rPr>
        <w:t>function</w:t>
      </w:r>
      <w:r>
        <w:rPr>
          <w:rFonts w:ascii="Courier New" w:eastAsia="Courier New" w:hAnsi="Courier New" w:cs="Courier New"/>
          <w:sz w:val="24"/>
          <w:szCs w:val="24"/>
          <w:highlight w:val="white"/>
        </w:rPr>
        <w:t xml:space="preserve"> (err) </w:t>
      </w:r>
    </w:p>
    <w:p w:rsidR="00141CD9" w:rsidRDefault="003C0DB1">
      <w:pPr>
        <w:pStyle w:val="normal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 </w:t>
      </w:r>
    </w:p>
    <w:p w:rsidR="00141CD9" w:rsidRDefault="003C0DB1">
      <w:pPr>
        <w:pStyle w:val="normal0"/>
        <w:ind w:firstLine="720"/>
        <w:jc w:val="both"/>
        <w:rPr>
          <w:rFonts w:ascii="Courier New" w:eastAsia="Courier New" w:hAnsi="Courier New" w:cs="Courier New"/>
          <w:sz w:val="24"/>
          <w:szCs w:val="24"/>
          <w:highlight w:val="white"/>
        </w:rPr>
      </w:pPr>
      <w:r>
        <w:rPr>
          <w:rFonts w:ascii="Courier New" w:eastAsia="Courier New" w:hAnsi="Courier New" w:cs="Courier New"/>
          <w:color w:val="0000FF"/>
          <w:sz w:val="24"/>
          <w:szCs w:val="24"/>
          <w:highlight w:val="white"/>
        </w:rPr>
        <w:t>if</w:t>
      </w:r>
      <w:r>
        <w:rPr>
          <w:rFonts w:ascii="Courier New" w:eastAsia="Courier New" w:hAnsi="Courier New" w:cs="Courier New"/>
          <w:sz w:val="24"/>
          <w:szCs w:val="24"/>
          <w:highlight w:val="white"/>
        </w:rPr>
        <w:t xml:space="preserve"> (err) console.log(err); </w:t>
      </w:r>
    </w:p>
    <w:p w:rsidR="00141CD9" w:rsidRDefault="003C0DB1">
      <w:pPr>
        <w:pStyle w:val="normal0"/>
        <w:ind w:firstLine="720"/>
        <w:jc w:val="both"/>
        <w:rPr>
          <w:rFonts w:ascii="Courier New" w:eastAsia="Courier New" w:hAnsi="Courier New" w:cs="Courier New"/>
          <w:sz w:val="24"/>
          <w:szCs w:val="24"/>
          <w:highlight w:val="white"/>
        </w:rPr>
      </w:pPr>
      <w:r>
        <w:rPr>
          <w:rFonts w:ascii="Courier New" w:eastAsia="Courier New" w:hAnsi="Courier New" w:cs="Courier New"/>
          <w:color w:val="0000FF"/>
          <w:sz w:val="24"/>
          <w:szCs w:val="24"/>
          <w:highlight w:val="white"/>
        </w:rPr>
        <w:lastRenderedPageBreak/>
        <w:t>else</w:t>
      </w:r>
      <w:r>
        <w:rPr>
          <w:rFonts w:ascii="Courier New" w:eastAsia="Courier New" w:hAnsi="Courier New" w:cs="Courier New"/>
          <w:sz w:val="24"/>
          <w:szCs w:val="24"/>
          <w:highlight w:val="white"/>
        </w:rPr>
        <w:t xml:space="preserve"> </w:t>
      </w:r>
    </w:p>
    <w:p w:rsidR="00141CD9" w:rsidRDefault="003C0DB1">
      <w:pPr>
        <w:pStyle w:val="normal0"/>
        <w:ind w:firstLine="72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console.log(</w:t>
      </w:r>
      <w:r>
        <w:rPr>
          <w:rFonts w:ascii="Courier New" w:eastAsia="Courier New" w:hAnsi="Courier New" w:cs="Courier New"/>
          <w:color w:val="A31515"/>
          <w:sz w:val="24"/>
          <w:szCs w:val="24"/>
          <w:highlight w:val="white"/>
        </w:rPr>
        <w:t>'Write operation complete.'</w:t>
      </w:r>
      <w:r>
        <w:rPr>
          <w:rFonts w:ascii="Courier New" w:eastAsia="Courier New" w:hAnsi="Courier New" w:cs="Courier New"/>
          <w:sz w:val="24"/>
          <w:szCs w:val="24"/>
          <w:highlight w:val="white"/>
        </w:rPr>
        <w:t xml:space="preserve">); </w:t>
      </w:r>
    </w:p>
    <w:p w:rsidR="00141CD9" w:rsidRDefault="003C0DB1">
      <w:pPr>
        <w:pStyle w:val="normal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w:t>
      </w:r>
    </w:p>
    <w:p w:rsidR="00141CD9" w:rsidRDefault="00141CD9">
      <w:pPr>
        <w:pStyle w:val="normal0"/>
      </w:pPr>
    </w:p>
    <w:p w:rsidR="00141CD9" w:rsidRDefault="00141CD9">
      <w:pPr>
        <w:pStyle w:val="normal0"/>
        <w:shd w:val="clear" w:color="auto" w:fill="FFFFFF"/>
        <w:spacing w:after="240"/>
        <w:rPr>
          <w:rFonts w:ascii="Verdana" w:eastAsia="Verdana" w:hAnsi="Verdana" w:cs="Verdana"/>
          <w:color w:val="181717"/>
          <w:sz w:val="26"/>
          <w:szCs w:val="26"/>
          <w:highlight w:val="white"/>
        </w:rPr>
      </w:pPr>
    </w:p>
    <w:p w:rsidR="00141CD9" w:rsidRDefault="00141CD9">
      <w:pPr>
        <w:pStyle w:val="normal0"/>
        <w:shd w:val="clear" w:color="auto" w:fill="FFFFFF"/>
        <w:spacing w:after="240"/>
        <w:rPr>
          <w:rFonts w:ascii="Verdana" w:eastAsia="Verdana" w:hAnsi="Verdana" w:cs="Verdana"/>
          <w:b/>
          <w:bCs/>
          <w:color w:val="181717"/>
          <w:sz w:val="36"/>
          <w:szCs w:val="36"/>
          <w:highlight w:val="white"/>
        </w:rPr>
      </w:pPr>
    </w:p>
    <w:p w:rsidR="00141CD9" w:rsidRDefault="003C0DB1">
      <w:pPr>
        <w:pStyle w:val="normal0"/>
        <w:shd w:val="clear" w:color="auto" w:fill="FFFFFF"/>
        <w:spacing w:after="240"/>
        <w:rPr>
          <w:rFonts w:ascii="Verdana" w:eastAsia="Verdana" w:hAnsi="Verdana" w:cs="Verdana"/>
          <w:color w:val="181717"/>
          <w:sz w:val="26"/>
          <w:szCs w:val="26"/>
          <w:highlight w:val="white"/>
        </w:rPr>
      </w:pPr>
      <w:r>
        <w:rPr>
          <w:rFonts w:ascii="Verdana" w:eastAsia="Verdana" w:hAnsi="Verdana" w:cs="Verdana"/>
          <w:b/>
          <w:bCs/>
          <w:color w:val="181717"/>
          <w:sz w:val="34"/>
          <w:szCs w:val="34"/>
          <w:shd w:val="clear" w:color="auto" w:fill="D8E5EE"/>
        </w:rPr>
        <w:t>Update File</w:t>
      </w:r>
    </w:p>
    <w:p w:rsidR="00141CD9" w:rsidRDefault="003C0DB1">
      <w:pPr>
        <w:pStyle w:val="normal0"/>
        <w:shd w:val="clear" w:color="auto" w:fill="FFFFFF"/>
        <w:spacing w:after="240"/>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 xml:space="preserve">In the same way, use fs.appendFile() method to append the content to an existing file. </w:t>
      </w:r>
    </w:p>
    <w:p w:rsidR="00141CD9" w:rsidRDefault="003C0DB1">
      <w:pPr>
        <w:pStyle w:val="normal0"/>
        <w:shd w:val="clear" w:color="auto" w:fill="FFFFFF"/>
        <w:spacing w:after="240"/>
        <w:rPr>
          <w:rFonts w:ascii="Verdana" w:eastAsia="Verdana" w:hAnsi="Verdana" w:cs="Verdana"/>
          <w:color w:val="181717"/>
          <w:sz w:val="26"/>
          <w:szCs w:val="26"/>
          <w:highlight w:val="white"/>
        </w:rPr>
      </w:pPr>
      <w:r>
        <w:rPr>
          <w:rFonts w:ascii="Verdana" w:eastAsia="Verdana" w:hAnsi="Verdana" w:cs="Verdana"/>
          <w:color w:val="181717"/>
          <w:sz w:val="24"/>
          <w:szCs w:val="24"/>
          <w:shd w:val="clear" w:color="auto" w:fill="D8E5EE"/>
        </w:rPr>
        <w:t>Example: Append File Content  / Update File</w:t>
      </w:r>
    </w:p>
    <w:p w:rsidR="00141CD9" w:rsidRDefault="003C0DB1">
      <w:pPr>
        <w:pStyle w:val="normal0"/>
        <w:shd w:val="clear" w:color="auto" w:fill="FFFFFF"/>
        <w:jc w:val="both"/>
        <w:rPr>
          <w:rFonts w:ascii="Courier New" w:eastAsia="Courier New" w:hAnsi="Courier New" w:cs="Courier New"/>
          <w:color w:val="181717"/>
          <w:sz w:val="24"/>
          <w:szCs w:val="24"/>
          <w:highlight w:val="white"/>
        </w:rPr>
      </w:pPr>
      <w:r>
        <w:rPr>
          <w:rFonts w:ascii="Courier New" w:eastAsia="Courier New" w:hAnsi="Courier New" w:cs="Courier New"/>
          <w:color w:val="0000FF"/>
          <w:sz w:val="24"/>
          <w:szCs w:val="24"/>
          <w:highlight w:val="white"/>
        </w:rPr>
        <w:t>var</w:t>
      </w:r>
      <w:r>
        <w:rPr>
          <w:rFonts w:ascii="Courier New" w:eastAsia="Courier New" w:hAnsi="Courier New" w:cs="Courier New"/>
          <w:color w:val="181717"/>
          <w:sz w:val="24"/>
          <w:szCs w:val="24"/>
          <w:highlight w:val="white"/>
        </w:rPr>
        <w:t xml:space="preserve"> fs = require(</w:t>
      </w:r>
      <w:r>
        <w:rPr>
          <w:rFonts w:ascii="Courier New" w:eastAsia="Courier New" w:hAnsi="Courier New" w:cs="Courier New"/>
          <w:color w:val="A31515"/>
          <w:sz w:val="24"/>
          <w:szCs w:val="24"/>
          <w:highlight w:val="white"/>
        </w:rPr>
        <w:t>'fs'</w:t>
      </w:r>
      <w:r>
        <w:rPr>
          <w:rFonts w:ascii="Courier New" w:eastAsia="Courier New" w:hAnsi="Courier New" w:cs="Courier New"/>
          <w:color w:val="181717"/>
          <w:sz w:val="24"/>
          <w:szCs w:val="24"/>
          <w:highlight w:val="white"/>
        </w:rPr>
        <w:t xml:space="preserve">); </w:t>
      </w:r>
    </w:p>
    <w:p w:rsidR="00141CD9" w:rsidRDefault="003C0DB1">
      <w:pPr>
        <w:pStyle w:val="normal0"/>
        <w:shd w:val="clear" w:color="auto" w:fill="FFFFFF"/>
        <w:jc w:val="both"/>
        <w:rPr>
          <w:rFonts w:ascii="Courier New" w:eastAsia="Courier New" w:hAnsi="Courier New" w:cs="Courier New"/>
          <w:color w:val="181717"/>
          <w:sz w:val="24"/>
          <w:szCs w:val="24"/>
          <w:highlight w:val="white"/>
        </w:rPr>
      </w:pPr>
      <w:r>
        <w:rPr>
          <w:rFonts w:ascii="Courier New" w:eastAsia="Courier New" w:hAnsi="Courier New" w:cs="Courier New"/>
          <w:color w:val="181717"/>
          <w:sz w:val="24"/>
          <w:szCs w:val="24"/>
          <w:highlight w:val="white"/>
        </w:rPr>
        <w:t>fs.appendFile(</w:t>
      </w:r>
      <w:r>
        <w:rPr>
          <w:rFonts w:ascii="Courier New" w:eastAsia="Courier New" w:hAnsi="Courier New" w:cs="Courier New"/>
          <w:color w:val="A31515"/>
          <w:sz w:val="24"/>
          <w:szCs w:val="24"/>
          <w:highlight w:val="white"/>
        </w:rPr>
        <w:t>'test.txt'</w:t>
      </w:r>
      <w:r>
        <w:rPr>
          <w:rFonts w:ascii="Courier New" w:eastAsia="Courier New" w:hAnsi="Courier New" w:cs="Courier New"/>
          <w:color w:val="181717"/>
          <w:sz w:val="24"/>
          <w:szCs w:val="24"/>
          <w:highlight w:val="white"/>
        </w:rPr>
        <w:t xml:space="preserve">, </w:t>
      </w:r>
      <w:r>
        <w:rPr>
          <w:rFonts w:ascii="Courier New" w:eastAsia="Courier New" w:hAnsi="Courier New" w:cs="Courier New"/>
          <w:color w:val="A31515"/>
          <w:sz w:val="24"/>
          <w:szCs w:val="24"/>
          <w:highlight w:val="white"/>
        </w:rPr>
        <w:t>'Hello World!'</w:t>
      </w:r>
      <w:r>
        <w:rPr>
          <w:rFonts w:ascii="Courier New" w:eastAsia="Courier New" w:hAnsi="Courier New" w:cs="Courier New"/>
          <w:color w:val="181717"/>
          <w:sz w:val="24"/>
          <w:szCs w:val="24"/>
          <w:highlight w:val="white"/>
        </w:rPr>
        <w:t xml:space="preserve">, </w:t>
      </w:r>
      <w:r>
        <w:rPr>
          <w:rFonts w:ascii="Courier New" w:eastAsia="Courier New" w:hAnsi="Courier New" w:cs="Courier New"/>
          <w:color w:val="0000FF"/>
          <w:sz w:val="24"/>
          <w:szCs w:val="24"/>
          <w:highlight w:val="white"/>
        </w:rPr>
        <w:t>function</w:t>
      </w:r>
      <w:r>
        <w:rPr>
          <w:rFonts w:ascii="Courier New" w:eastAsia="Courier New" w:hAnsi="Courier New" w:cs="Courier New"/>
          <w:color w:val="181717"/>
          <w:sz w:val="24"/>
          <w:szCs w:val="24"/>
          <w:highlight w:val="white"/>
        </w:rPr>
        <w:t xml:space="preserve"> (err) </w:t>
      </w:r>
    </w:p>
    <w:p w:rsidR="00141CD9" w:rsidRDefault="003C0DB1">
      <w:pPr>
        <w:pStyle w:val="normal0"/>
        <w:shd w:val="clear" w:color="auto" w:fill="FFFFFF"/>
        <w:jc w:val="both"/>
        <w:rPr>
          <w:rFonts w:ascii="Courier New" w:eastAsia="Courier New" w:hAnsi="Courier New" w:cs="Courier New"/>
          <w:color w:val="181717"/>
          <w:sz w:val="24"/>
          <w:szCs w:val="24"/>
          <w:highlight w:val="white"/>
        </w:rPr>
      </w:pPr>
      <w:r>
        <w:rPr>
          <w:rFonts w:ascii="Courier New" w:eastAsia="Courier New" w:hAnsi="Courier New" w:cs="Courier New"/>
          <w:color w:val="181717"/>
          <w:sz w:val="24"/>
          <w:szCs w:val="24"/>
          <w:highlight w:val="white"/>
        </w:rPr>
        <w:t xml:space="preserve">{ </w:t>
      </w:r>
    </w:p>
    <w:p w:rsidR="00141CD9" w:rsidRDefault="003C0DB1">
      <w:pPr>
        <w:pStyle w:val="normal0"/>
        <w:shd w:val="clear" w:color="auto" w:fill="FFFFFF"/>
        <w:ind w:firstLine="720"/>
        <w:jc w:val="both"/>
        <w:rPr>
          <w:rFonts w:ascii="Courier New" w:eastAsia="Courier New" w:hAnsi="Courier New" w:cs="Courier New"/>
          <w:color w:val="181717"/>
          <w:sz w:val="24"/>
          <w:szCs w:val="24"/>
          <w:highlight w:val="white"/>
        </w:rPr>
      </w:pPr>
      <w:r>
        <w:rPr>
          <w:rFonts w:ascii="Courier New" w:eastAsia="Courier New" w:hAnsi="Courier New" w:cs="Courier New"/>
          <w:color w:val="0000FF"/>
          <w:sz w:val="24"/>
          <w:szCs w:val="24"/>
          <w:highlight w:val="white"/>
        </w:rPr>
        <w:t>if</w:t>
      </w:r>
      <w:r>
        <w:rPr>
          <w:rFonts w:ascii="Courier New" w:eastAsia="Courier New" w:hAnsi="Courier New" w:cs="Courier New"/>
          <w:color w:val="181717"/>
          <w:sz w:val="24"/>
          <w:szCs w:val="24"/>
          <w:highlight w:val="white"/>
        </w:rPr>
        <w:t xml:space="preserve"> (err) console.log(err); </w:t>
      </w:r>
    </w:p>
    <w:p w:rsidR="00141CD9" w:rsidRDefault="003C0DB1">
      <w:pPr>
        <w:pStyle w:val="normal0"/>
        <w:shd w:val="clear" w:color="auto" w:fill="FFFFFF"/>
        <w:ind w:firstLine="720"/>
        <w:jc w:val="both"/>
        <w:rPr>
          <w:rFonts w:ascii="Courier New" w:eastAsia="Courier New" w:hAnsi="Courier New" w:cs="Courier New"/>
          <w:color w:val="181717"/>
          <w:sz w:val="24"/>
          <w:szCs w:val="24"/>
          <w:highlight w:val="white"/>
        </w:rPr>
      </w:pPr>
      <w:r>
        <w:rPr>
          <w:rFonts w:ascii="Courier New" w:eastAsia="Courier New" w:hAnsi="Courier New" w:cs="Courier New"/>
          <w:color w:val="0000FF"/>
          <w:sz w:val="24"/>
          <w:szCs w:val="24"/>
          <w:highlight w:val="white"/>
        </w:rPr>
        <w:t>else</w:t>
      </w:r>
      <w:r>
        <w:rPr>
          <w:rFonts w:ascii="Courier New" w:eastAsia="Courier New" w:hAnsi="Courier New" w:cs="Courier New"/>
          <w:color w:val="181717"/>
          <w:sz w:val="24"/>
          <w:szCs w:val="24"/>
          <w:highlight w:val="white"/>
        </w:rPr>
        <w:t xml:space="preserve"> </w:t>
      </w:r>
    </w:p>
    <w:p w:rsidR="00141CD9" w:rsidRDefault="003C0DB1">
      <w:pPr>
        <w:pStyle w:val="normal0"/>
        <w:shd w:val="clear" w:color="auto" w:fill="FFFFFF"/>
        <w:ind w:firstLine="720"/>
        <w:jc w:val="both"/>
        <w:rPr>
          <w:rFonts w:ascii="Courier New" w:eastAsia="Courier New" w:hAnsi="Courier New" w:cs="Courier New"/>
          <w:color w:val="181717"/>
          <w:sz w:val="24"/>
          <w:szCs w:val="24"/>
          <w:highlight w:val="white"/>
        </w:rPr>
      </w:pPr>
      <w:r>
        <w:rPr>
          <w:rFonts w:ascii="Courier New" w:eastAsia="Courier New" w:hAnsi="Courier New" w:cs="Courier New"/>
          <w:color w:val="181717"/>
          <w:sz w:val="24"/>
          <w:szCs w:val="24"/>
          <w:highlight w:val="white"/>
        </w:rPr>
        <w:t>console.log(</w:t>
      </w:r>
      <w:r>
        <w:rPr>
          <w:rFonts w:ascii="Courier New" w:eastAsia="Courier New" w:hAnsi="Courier New" w:cs="Courier New"/>
          <w:color w:val="A31515"/>
          <w:sz w:val="24"/>
          <w:szCs w:val="24"/>
          <w:highlight w:val="white"/>
        </w:rPr>
        <w:t>'Append operation complete.'</w:t>
      </w:r>
      <w:r>
        <w:rPr>
          <w:rFonts w:ascii="Courier New" w:eastAsia="Courier New" w:hAnsi="Courier New" w:cs="Courier New"/>
          <w:color w:val="181717"/>
          <w:sz w:val="24"/>
          <w:szCs w:val="24"/>
          <w:highlight w:val="white"/>
        </w:rPr>
        <w:t xml:space="preserve">); </w:t>
      </w:r>
    </w:p>
    <w:p w:rsidR="00141CD9" w:rsidRDefault="003C0DB1">
      <w:pPr>
        <w:pStyle w:val="normal0"/>
        <w:shd w:val="clear" w:color="auto" w:fill="FFFFFF"/>
        <w:jc w:val="both"/>
        <w:rPr>
          <w:rFonts w:ascii="Courier New" w:eastAsia="Courier New" w:hAnsi="Courier New" w:cs="Courier New"/>
          <w:color w:val="181717"/>
          <w:sz w:val="24"/>
          <w:szCs w:val="24"/>
          <w:highlight w:val="white"/>
        </w:rPr>
      </w:pPr>
      <w:r>
        <w:rPr>
          <w:rFonts w:ascii="Courier New" w:eastAsia="Courier New" w:hAnsi="Courier New" w:cs="Courier New"/>
          <w:color w:val="181717"/>
          <w:sz w:val="24"/>
          <w:szCs w:val="24"/>
          <w:highlight w:val="white"/>
        </w:rPr>
        <w:t>});</w:t>
      </w:r>
    </w:p>
    <w:p w:rsidR="00141CD9" w:rsidRDefault="00141CD9">
      <w:pPr>
        <w:pStyle w:val="normal0"/>
        <w:shd w:val="clear" w:color="auto" w:fill="FFFFFF"/>
        <w:spacing w:after="240"/>
        <w:rPr>
          <w:rFonts w:ascii="Verdana" w:eastAsia="Verdana" w:hAnsi="Verdana" w:cs="Verdana"/>
          <w:color w:val="181717"/>
          <w:sz w:val="26"/>
          <w:szCs w:val="26"/>
          <w:highlight w:val="white"/>
        </w:rPr>
      </w:pPr>
    </w:p>
    <w:p w:rsidR="00141CD9" w:rsidRDefault="003C0DB1">
      <w:pPr>
        <w:pStyle w:val="Heading2"/>
        <w:keepNext w:val="0"/>
        <w:keepLines w:val="0"/>
        <w:shd w:val="clear" w:color="auto" w:fill="FFFFFF"/>
        <w:spacing w:after="80" w:line="288" w:lineRule="auto"/>
        <w:jc w:val="both"/>
        <w:rPr>
          <w:rFonts w:ascii="Verdana" w:eastAsia="Verdana" w:hAnsi="Verdana" w:cs="Verdana"/>
          <w:color w:val="181717"/>
          <w:sz w:val="42"/>
          <w:szCs w:val="42"/>
          <w:highlight w:val="white"/>
        </w:rPr>
      </w:pPr>
      <w:bookmarkStart w:id="74" w:name="_gx5eoeymzvyx" w:colFirst="0" w:colLast="0"/>
      <w:bookmarkEnd w:id="74"/>
      <w:r>
        <w:rPr>
          <w:rFonts w:ascii="Verdana" w:eastAsia="Verdana" w:hAnsi="Verdana" w:cs="Verdana"/>
          <w:color w:val="181717"/>
          <w:sz w:val="42"/>
          <w:szCs w:val="42"/>
          <w:highlight w:val="white"/>
        </w:rPr>
        <w:t>Open File</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Alternatively, you can open a file for reading or writing using fs.open() method.</w:t>
      </w:r>
    </w:p>
    <w:p w:rsidR="00141CD9" w:rsidRDefault="00141CD9">
      <w:pPr>
        <w:pStyle w:val="normal0"/>
        <w:shd w:val="clear" w:color="auto" w:fill="FFFFFF"/>
        <w:spacing w:before="360" w:after="360"/>
        <w:jc w:val="both"/>
        <w:rPr>
          <w:rFonts w:ascii="Verdana" w:eastAsia="Verdana" w:hAnsi="Verdana" w:cs="Verdana"/>
          <w:color w:val="181717"/>
          <w:sz w:val="26"/>
          <w:szCs w:val="26"/>
          <w:highlight w:val="white"/>
        </w:rPr>
      </w:pPr>
    </w:p>
    <w:p w:rsidR="00141CD9" w:rsidRDefault="003C0DB1">
      <w:pPr>
        <w:pStyle w:val="Heading3"/>
        <w:keepNext w:val="0"/>
        <w:keepLines w:val="0"/>
        <w:shd w:val="clear" w:color="auto" w:fill="FFFFFF"/>
        <w:spacing w:before="280" w:line="288" w:lineRule="auto"/>
        <w:jc w:val="both"/>
        <w:rPr>
          <w:rFonts w:ascii="Verdana" w:eastAsia="Verdana" w:hAnsi="Verdana" w:cs="Verdana"/>
          <w:color w:val="181717"/>
          <w:sz w:val="36"/>
          <w:szCs w:val="36"/>
          <w:highlight w:val="white"/>
        </w:rPr>
      </w:pPr>
      <w:bookmarkStart w:id="75" w:name="_jbilsh32wou4" w:colFirst="0" w:colLast="0"/>
      <w:bookmarkEnd w:id="75"/>
      <w:r>
        <w:rPr>
          <w:rFonts w:ascii="Verdana" w:eastAsia="Verdana" w:hAnsi="Verdana" w:cs="Verdana"/>
          <w:color w:val="181717"/>
          <w:sz w:val="36"/>
          <w:szCs w:val="36"/>
          <w:highlight w:val="white"/>
        </w:rPr>
        <w:t>Flags</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The following table lists all the flags which can be used in read/write operation.</w:t>
      </w:r>
    </w:p>
    <w:tbl>
      <w:tblPr>
        <w:tblStyle w:val="a2"/>
        <w:tblW w:w="9265" w:type="dxa"/>
        <w:tblInd w:w="0" w:type="dxa"/>
        <w:tblBorders>
          <w:top w:val="nil"/>
          <w:left w:val="nil"/>
          <w:bottom w:val="nil"/>
          <w:right w:val="nil"/>
          <w:insideH w:val="nil"/>
          <w:insideV w:val="nil"/>
        </w:tblBorders>
        <w:tblLayout w:type="fixed"/>
        <w:tblLook w:val="0600"/>
      </w:tblPr>
      <w:tblGrid>
        <w:gridCol w:w="950"/>
        <w:gridCol w:w="8315"/>
      </w:tblGrid>
      <w:tr w:rsidR="00141CD9">
        <w:trPr>
          <w:cantSplit/>
          <w:trHeight w:val="755"/>
          <w:tblHeader/>
        </w:trPr>
        <w:tc>
          <w:tcPr>
            <w:tcW w:w="950" w:type="dxa"/>
            <w:tcBorders>
              <w:top w:val="single" w:sz="6" w:space="0" w:color="DFDFDF"/>
              <w:left w:val="single" w:sz="6" w:space="0" w:color="DFDFDF"/>
              <w:bottom w:val="single" w:sz="12" w:space="0" w:color="DEE2E6"/>
              <w:right w:val="single" w:sz="6" w:space="0" w:color="DFDFDF"/>
            </w:tcBorders>
            <w:shd w:val="clear" w:color="auto" w:fill="63A9E0"/>
            <w:tcMar>
              <w:top w:w="100" w:type="dxa"/>
              <w:left w:w="100" w:type="dxa"/>
              <w:bottom w:w="100" w:type="dxa"/>
              <w:right w:w="100" w:type="dxa"/>
            </w:tcMar>
            <w:vAlign w:val="bottom"/>
          </w:tcPr>
          <w:p w:rsidR="00141CD9" w:rsidRDefault="003C0DB1">
            <w:pPr>
              <w:pStyle w:val="normal0"/>
              <w:shd w:val="clear" w:color="auto" w:fill="FFFFFF"/>
              <w:spacing w:before="360" w:after="360"/>
              <w:jc w:val="center"/>
              <w:rPr>
                <w:rFonts w:ascii="Verdana" w:eastAsia="Verdana" w:hAnsi="Verdana" w:cs="Verdana"/>
                <w:color w:val="181717"/>
                <w:sz w:val="24"/>
                <w:szCs w:val="24"/>
                <w:highlight w:val="white"/>
              </w:rPr>
            </w:pPr>
            <w:r>
              <w:rPr>
                <w:rFonts w:ascii="Verdana" w:eastAsia="Verdana" w:hAnsi="Verdana" w:cs="Verdana"/>
                <w:color w:val="FFFFFF"/>
                <w:sz w:val="24"/>
                <w:szCs w:val="24"/>
                <w:highlight w:val="white"/>
              </w:rPr>
              <w:lastRenderedPageBreak/>
              <w:t>Flag</w:t>
            </w:r>
          </w:p>
        </w:tc>
        <w:tc>
          <w:tcPr>
            <w:tcW w:w="8315" w:type="dxa"/>
            <w:tcBorders>
              <w:top w:val="single" w:sz="6" w:space="0" w:color="DFDFDF"/>
              <w:left w:val="single" w:sz="6" w:space="0" w:color="DFDFDF"/>
              <w:bottom w:val="single" w:sz="12" w:space="0" w:color="DEE2E6"/>
              <w:right w:val="single" w:sz="6" w:space="0" w:color="DFDFDF"/>
            </w:tcBorders>
            <w:shd w:val="clear" w:color="auto" w:fill="63A9E0"/>
            <w:tcMar>
              <w:top w:w="100" w:type="dxa"/>
              <w:left w:w="100" w:type="dxa"/>
              <w:bottom w:w="100" w:type="dxa"/>
              <w:right w:w="100" w:type="dxa"/>
            </w:tcMar>
            <w:vAlign w:val="bottom"/>
          </w:tcPr>
          <w:p w:rsidR="00141CD9" w:rsidRDefault="003C0DB1">
            <w:pPr>
              <w:pStyle w:val="normal0"/>
              <w:shd w:val="clear" w:color="auto" w:fill="FFFFFF"/>
              <w:spacing w:before="360" w:after="360"/>
              <w:jc w:val="center"/>
              <w:rPr>
                <w:rFonts w:ascii="Verdana" w:eastAsia="Verdana" w:hAnsi="Verdana" w:cs="Verdana"/>
                <w:color w:val="181717"/>
                <w:sz w:val="24"/>
                <w:szCs w:val="24"/>
                <w:highlight w:val="white"/>
              </w:rPr>
            </w:pPr>
            <w:r>
              <w:rPr>
                <w:rFonts w:ascii="Verdana" w:eastAsia="Verdana" w:hAnsi="Verdana" w:cs="Verdana"/>
                <w:color w:val="FFFFFF"/>
                <w:sz w:val="24"/>
                <w:szCs w:val="24"/>
                <w:highlight w:val="white"/>
              </w:rPr>
              <w:t>Description</w:t>
            </w:r>
          </w:p>
        </w:tc>
      </w:tr>
      <w:tr w:rsidR="00141CD9">
        <w:trPr>
          <w:cantSplit/>
          <w:trHeight w:val="725"/>
          <w:tblHeader/>
        </w:trPr>
        <w:tc>
          <w:tcPr>
            <w:tcW w:w="950"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r</w:t>
            </w:r>
          </w:p>
        </w:tc>
        <w:tc>
          <w:tcPr>
            <w:tcW w:w="8315"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Open file for reading. An exception occurs if the file does not exist.</w:t>
            </w:r>
          </w:p>
        </w:tc>
      </w:tr>
      <w:tr w:rsidR="00141CD9">
        <w:trPr>
          <w:cantSplit/>
          <w:trHeight w:val="965"/>
          <w:tblHeader/>
        </w:trPr>
        <w:tc>
          <w:tcPr>
            <w:tcW w:w="950"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r+</w:t>
            </w:r>
          </w:p>
        </w:tc>
        <w:tc>
          <w:tcPr>
            <w:tcW w:w="8315"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Open file for reading and writing. An exception occurs if the file does not exist.</w:t>
            </w:r>
          </w:p>
        </w:tc>
      </w:tr>
      <w:tr w:rsidR="00141CD9">
        <w:trPr>
          <w:cantSplit/>
          <w:trHeight w:val="710"/>
          <w:tblHeader/>
        </w:trPr>
        <w:tc>
          <w:tcPr>
            <w:tcW w:w="950"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rs</w:t>
            </w:r>
          </w:p>
        </w:tc>
        <w:tc>
          <w:tcPr>
            <w:tcW w:w="8315"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Open file for reading in synchronous mode.</w:t>
            </w:r>
          </w:p>
        </w:tc>
      </w:tr>
      <w:tr w:rsidR="00141CD9">
        <w:trPr>
          <w:cantSplit/>
          <w:trHeight w:val="965"/>
          <w:tblHeader/>
        </w:trPr>
        <w:tc>
          <w:tcPr>
            <w:tcW w:w="950"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rs+</w:t>
            </w:r>
          </w:p>
        </w:tc>
        <w:tc>
          <w:tcPr>
            <w:tcW w:w="8315"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Open file for reading and writing, telling the OS to open it synchronously. See notes for 'rs' about using this with caution.</w:t>
            </w:r>
          </w:p>
        </w:tc>
      </w:tr>
      <w:tr w:rsidR="00141CD9">
        <w:trPr>
          <w:cantSplit/>
          <w:trHeight w:val="965"/>
          <w:tblHeader/>
        </w:trPr>
        <w:tc>
          <w:tcPr>
            <w:tcW w:w="950"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w</w:t>
            </w:r>
          </w:p>
        </w:tc>
        <w:tc>
          <w:tcPr>
            <w:tcW w:w="8315"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Open file for writing. The file is created (if it does not exist) or truncated (if it exists).</w:t>
            </w:r>
          </w:p>
        </w:tc>
      </w:tr>
      <w:tr w:rsidR="00141CD9">
        <w:trPr>
          <w:cantSplit/>
          <w:trHeight w:val="710"/>
          <w:tblHeader/>
        </w:trPr>
        <w:tc>
          <w:tcPr>
            <w:tcW w:w="950"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wx</w:t>
            </w:r>
          </w:p>
        </w:tc>
        <w:tc>
          <w:tcPr>
            <w:tcW w:w="8315"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Like 'w' but fails if path exists.</w:t>
            </w:r>
          </w:p>
        </w:tc>
      </w:tr>
      <w:tr w:rsidR="00141CD9">
        <w:trPr>
          <w:cantSplit/>
          <w:trHeight w:val="965"/>
          <w:tblHeader/>
        </w:trPr>
        <w:tc>
          <w:tcPr>
            <w:tcW w:w="950"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w+</w:t>
            </w:r>
          </w:p>
        </w:tc>
        <w:tc>
          <w:tcPr>
            <w:tcW w:w="8315"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Open file for reading and writing. The file is created (if it does not exist) or truncated (if it exists).</w:t>
            </w:r>
          </w:p>
        </w:tc>
      </w:tr>
      <w:tr w:rsidR="00141CD9">
        <w:trPr>
          <w:cantSplit/>
          <w:trHeight w:val="710"/>
          <w:tblHeader/>
        </w:trPr>
        <w:tc>
          <w:tcPr>
            <w:tcW w:w="950"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wx+</w:t>
            </w:r>
          </w:p>
        </w:tc>
        <w:tc>
          <w:tcPr>
            <w:tcW w:w="8315"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Like 'w+' but fails if path exists.</w:t>
            </w:r>
          </w:p>
        </w:tc>
      </w:tr>
      <w:tr w:rsidR="00141CD9">
        <w:trPr>
          <w:cantSplit/>
          <w:trHeight w:val="710"/>
          <w:tblHeader/>
        </w:trPr>
        <w:tc>
          <w:tcPr>
            <w:tcW w:w="950"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lastRenderedPageBreak/>
              <w:t>a</w:t>
            </w:r>
          </w:p>
        </w:tc>
        <w:tc>
          <w:tcPr>
            <w:tcW w:w="8315"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Open file for appending. The file is created if it does not exist.</w:t>
            </w:r>
          </w:p>
        </w:tc>
      </w:tr>
      <w:tr w:rsidR="00141CD9">
        <w:trPr>
          <w:cantSplit/>
          <w:trHeight w:val="710"/>
          <w:tblHeader/>
        </w:trPr>
        <w:tc>
          <w:tcPr>
            <w:tcW w:w="950"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ax</w:t>
            </w:r>
          </w:p>
        </w:tc>
        <w:tc>
          <w:tcPr>
            <w:tcW w:w="8315"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Like 'a' but fails if path exists.</w:t>
            </w:r>
          </w:p>
        </w:tc>
      </w:tr>
      <w:tr w:rsidR="00141CD9">
        <w:trPr>
          <w:cantSplit/>
          <w:trHeight w:val="965"/>
          <w:tblHeader/>
        </w:trPr>
        <w:tc>
          <w:tcPr>
            <w:tcW w:w="950"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a+</w:t>
            </w:r>
          </w:p>
        </w:tc>
        <w:tc>
          <w:tcPr>
            <w:tcW w:w="8315"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Open file for reading and appending. The file is created if it does not exist.</w:t>
            </w:r>
          </w:p>
        </w:tc>
      </w:tr>
      <w:tr w:rsidR="00141CD9">
        <w:trPr>
          <w:cantSplit/>
          <w:trHeight w:val="710"/>
          <w:tblHeader/>
        </w:trPr>
        <w:tc>
          <w:tcPr>
            <w:tcW w:w="950"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ax+</w:t>
            </w:r>
          </w:p>
        </w:tc>
        <w:tc>
          <w:tcPr>
            <w:tcW w:w="8315"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Like 'a+' but fails if path exists.</w:t>
            </w:r>
          </w:p>
        </w:tc>
      </w:tr>
    </w:tbl>
    <w:p w:rsidR="00141CD9" w:rsidRDefault="003C0DB1">
      <w:pPr>
        <w:pStyle w:val="Heading2"/>
        <w:keepNext w:val="0"/>
        <w:keepLines w:val="0"/>
        <w:shd w:val="clear" w:color="auto" w:fill="FFFFFF"/>
        <w:spacing w:after="80" w:line="288" w:lineRule="auto"/>
        <w:jc w:val="both"/>
        <w:rPr>
          <w:rFonts w:ascii="Verdana" w:eastAsia="Verdana" w:hAnsi="Verdana" w:cs="Verdana"/>
          <w:color w:val="181717"/>
          <w:sz w:val="42"/>
          <w:szCs w:val="42"/>
          <w:highlight w:val="white"/>
        </w:rPr>
      </w:pPr>
      <w:bookmarkStart w:id="76" w:name="_81gyezqxzutl" w:colFirst="0" w:colLast="0"/>
      <w:bookmarkEnd w:id="76"/>
      <w:r>
        <w:rPr>
          <w:rFonts w:ascii="Verdana" w:eastAsia="Verdana" w:hAnsi="Verdana" w:cs="Verdana"/>
          <w:color w:val="181717"/>
          <w:sz w:val="42"/>
          <w:szCs w:val="42"/>
          <w:highlight w:val="white"/>
        </w:rPr>
        <w:t>Delete File</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Use fs.unlink() method to delete an existing file.</w:t>
      </w:r>
    </w:p>
    <w:p w:rsidR="00141CD9" w:rsidRDefault="003C0DB1">
      <w:pPr>
        <w:pStyle w:val="normal0"/>
        <w:shd w:val="clear" w:color="auto" w:fill="FFFFFF"/>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fs.unlink(path, callback);</w:t>
      </w:r>
    </w:p>
    <w:p w:rsidR="00141CD9" w:rsidRDefault="003C0DB1">
      <w:pPr>
        <w:pStyle w:val="normal0"/>
        <w:shd w:val="clear" w:color="auto" w:fill="FFFFFF"/>
        <w:jc w:val="both"/>
        <w:rPr>
          <w:rFonts w:ascii="Courier New" w:eastAsia="Courier New" w:hAnsi="Courier New" w:cs="Courier New"/>
          <w:sz w:val="24"/>
          <w:szCs w:val="24"/>
          <w:highlight w:val="white"/>
        </w:rPr>
      </w:pPr>
      <w:r>
        <w:rPr>
          <w:rFonts w:ascii="Courier New" w:eastAsia="Courier New" w:hAnsi="Courier New" w:cs="Courier New"/>
          <w:color w:val="0000FF"/>
          <w:sz w:val="24"/>
          <w:szCs w:val="24"/>
          <w:highlight w:val="white"/>
        </w:rPr>
        <w:t>var</w:t>
      </w:r>
      <w:r>
        <w:rPr>
          <w:rFonts w:ascii="Courier New" w:eastAsia="Courier New" w:hAnsi="Courier New" w:cs="Courier New"/>
          <w:sz w:val="24"/>
          <w:szCs w:val="24"/>
          <w:highlight w:val="white"/>
        </w:rPr>
        <w:t xml:space="preserve"> fs = require(</w:t>
      </w:r>
      <w:r>
        <w:rPr>
          <w:rFonts w:ascii="Courier New" w:eastAsia="Courier New" w:hAnsi="Courier New" w:cs="Courier New"/>
          <w:color w:val="A31515"/>
          <w:sz w:val="24"/>
          <w:szCs w:val="24"/>
          <w:highlight w:val="white"/>
        </w:rPr>
        <w:t>'fs'</w:t>
      </w:r>
      <w:r>
        <w:rPr>
          <w:rFonts w:ascii="Courier New" w:eastAsia="Courier New" w:hAnsi="Courier New" w:cs="Courier New"/>
          <w:sz w:val="24"/>
          <w:szCs w:val="24"/>
          <w:highlight w:val="white"/>
        </w:rPr>
        <w:t xml:space="preserve">); </w:t>
      </w:r>
    </w:p>
    <w:p w:rsidR="00141CD9" w:rsidRDefault="003C0DB1">
      <w:pPr>
        <w:pStyle w:val="normal0"/>
        <w:shd w:val="clear" w:color="auto" w:fill="FFFFFF"/>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fs.unlink(</w:t>
      </w:r>
      <w:r>
        <w:rPr>
          <w:rFonts w:ascii="Courier New" w:eastAsia="Courier New" w:hAnsi="Courier New" w:cs="Courier New"/>
          <w:color w:val="A31515"/>
          <w:sz w:val="24"/>
          <w:szCs w:val="24"/>
          <w:highlight w:val="white"/>
        </w:rPr>
        <w:t>'test.txt'</w:t>
      </w:r>
      <w:r>
        <w:rPr>
          <w:rFonts w:ascii="Courier New" w:eastAsia="Courier New" w:hAnsi="Courier New" w:cs="Courier New"/>
          <w:sz w:val="24"/>
          <w:szCs w:val="24"/>
          <w:highlight w:val="white"/>
        </w:rPr>
        <w:t xml:space="preserve">, function () </w:t>
      </w:r>
    </w:p>
    <w:p w:rsidR="00141CD9" w:rsidRDefault="003C0DB1">
      <w:pPr>
        <w:pStyle w:val="normal0"/>
        <w:shd w:val="clear" w:color="auto" w:fill="FFFFFF"/>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 </w:t>
      </w:r>
    </w:p>
    <w:p w:rsidR="00141CD9" w:rsidRDefault="003C0DB1">
      <w:pPr>
        <w:pStyle w:val="normal0"/>
        <w:shd w:val="clear" w:color="auto" w:fill="FFFFFF"/>
        <w:ind w:firstLine="72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console.log(</w:t>
      </w:r>
      <w:r>
        <w:rPr>
          <w:rFonts w:ascii="Courier New" w:eastAsia="Courier New" w:hAnsi="Courier New" w:cs="Courier New"/>
          <w:color w:val="A31515"/>
          <w:sz w:val="24"/>
          <w:szCs w:val="24"/>
          <w:highlight w:val="white"/>
        </w:rPr>
        <w:t>'write operation complete.'</w:t>
      </w:r>
      <w:r>
        <w:rPr>
          <w:rFonts w:ascii="Courier New" w:eastAsia="Courier New" w:hAnsi="Courier New" w:cs="Courier New"/>
          <w:sz w:val="24"/>
          <w:szCs w:val="24"/>
          <w:highlight w:val="white"/>
        </w:rPr>
        <w:t xml:space="preserve">); </w:t>
      </w:r>
    </w:p>
    <w:p w:rsidR="00141CD9" w:rsidRDefault="003C0DB1">
      <w:pPr>
        <w:pStyle w:val="normal0"/>
        <w:shd w:val="clear" w:color="auto" w:fill="FFFFFF"/>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w:t>
      </w:r>
    </w:p>
    <w:p w:rsidR="00141CD9" w:rsidRDefault="00141CD9">
      <w:pPr>
        <w:pStyle w:val="normal0"/>
        <w:shd w:val="clear" w:color="auto" w:fill="FFFFFF"/>
        <w:spacing w:before="360" w:after="360"/>
        <w:jc w:val="both"/>
        <w:rPr>
          <w:rFonts w:ascii="Courier New" w:eastAsia="Courier New" w:hAnsi="Courier New" w:cs="Courier New"/>
          <w:sz w:val="24"/>
          <w:szCs w:val="24"/>
          <w:highlight w:val="white"/>
        </w:rPr>
      </w:pPr>
    </w:p>
    <w:tbl>
      <w:tblPr>
        <w:tblStyle w:val="a3"/>
        <w:tblW w:w="9265" w:type="dxa"/>
        <w:tblInd w:w="0" w:type="dxa"/>
        <w:tblBorders>
          <w:top w:val="single" w:sz="6" w:space="0" w:color="DEE2E6"/>
          <w:left w:val="single" w:sz="6" w:space="0" w:color="DEE2E6"/>
          <w:bottom w:val="single" w:sz="6" w:space="0" w:color="DEE2E6"/>
          <w:right w:val="single" w:sz="6" w:space="0" w:color="DEE2E6"/>
          <w:insideH w:val="single" w:sz="6" w:space="0" w:color="DEE2E6"/>
          <w:insideV w:val="single" w:sz="6" w:space="0" w:color="DEE2E6"/>
        </w:tblBorders>
        <w:tblLayout w:type="fixed"/>
        <w:tblLook w:val="0600"/>
      </w:tblPr>
      <w:tblGrid>
        <w:gridCol w:w="4745"/>
        <w:gridCol w:w="4520"/>
      </w:tblGrid>
      <w:tr w:rsidR="00141CD9">
        <w:trPr>
          <w:cantSplit/>
          <w:trHeight w:val="755"/>
          <w:tblHeader/>
        </w:trPr>
        <w:tc>
          <w:tcPr>
            <w:tcW w:w="4745" w:type="dxa"/>
            <w:tcBorders>
              <w:top w:val="single" w:sz="6" w:space="0" w:color="DFDFDF"/>
              <w:left w:val="single" w:sz="6" w:space="0" w:color="DFDFDF"/>
              <w:bottom w:val="single" w:sz="12" w:space="0" w:color="DEE2E6"/>
              <w:right w:val="single" w:sz="6" w:space="0" w:color="DFDFDF"/>
            </w:tcBorders>
            <w:shd w:val="clear" w:color="auto" w:fill="63A9E0"/>
            <w:tcMar>
              <w:top w:w="100" w:type="dxa"/>
              <w:left w:w="100" w:type="dxa"/>
              <w:bottom w:w="100" w:type="dxa"/>
              <w:right w:w="100" w:type="dxa"/>
            </w:tcMar>
            <w:vAlign w:val="bottom"/>
          </w:tcPr>
          <w:p w:rsidR="00141CD9" w:rsidRDefault="003C0DB1">
            <w:pPr>
              <w:pStyle w:val="normal0"/>
              <w:shd w:val="clear" w:color="auto" w:fill="FFFFFF"/>
              <w:spacing w:before="360" w:after="360"/>
              <w:jc w:val="center"/>
              <w:rPr>
                <w:rFonts w:ascii="Verdana" w:eastAsia="Verdana" w:hAnsi="Verdana" w:cs="Verdana"/>
                <w:color w:val="181717"/>
                <w:sz w:val="24"/>
                <w:szCs w:val="24"/>
                <w:highlight w:val="white"/>
              </w:rPr>
            </w:pPr>
            <w:r>
              <w:rPr>
                <w:rFonts w:ascii="Verdana" w:eastAsia="Verdana" w:hAnsi="Verdana" w:cs="Verdana"/>
                <w:color w:val="FFFFFF"/>
                <w:sz w:val="24"/>
                <w:szCs w:val="24"/>
                <w:highlight w:val="white"/>
              </w:rPr>
              <w:t>Method</w:t>
            </w:r>
          </w:p>
        </w:tc>
        <w:tc>
          <w:tcPr>
            <w:tcW w:w="4520" w:type="dxa"/>
            <w:tcBorders>
              <w:top w:val="single" w:sz="6" w:space="0" w:color="DFDFDF"/>
              <w:left w:val="single" w:sz="6" w:space="0" w:color="DFDFDF"/>
              <w:bottom w:val="single" w:sz="12" w:space="0" w:color="DEE2E6"/>
              <w:right w:val="single" w:sz="6" w:space="0" w:color="DFDFDF"/>
            </w:tcBorders>
            <w:shd w:val="clear" w:color="auto" w:fill="63A9E0"/>
            <w:tcMar>
              <w:top w:w="100" w:type="dxa"/>
              <w:left w:w="100" w:type="dxa"/>
              <w:bottom w:w="100" w:type="dxa"/>
              <w:right w:w="100" w:type="dxa"/>
            </w:tcMar>
            <w:vAlign w:val="bottom"/>
          </w:tcPr>
          <w:p w:rsidR="00141CD9" w:rsidRDefault="003C0DB1">
            <w:pPr>
              <w:pStyle w:val="normal0"/>
              <w:shd w:val="clear" w:color="auto" w:fill="FFFFFF"/>
              <w:spacing w:before="360" w:after="360"/>
              <w:jc w:val="center"/>
              <w:rPr>
                <w:rFonts w:ascii="Verdana" w:eastAsia="Verdana" w:hAnsi="Verdana" w:cs="Verdana"/>
                <w:color w:val="181717"/>
                <w:sz w:val="24"/>
                <w:szCs w:val="24"/>
                <w:highlight w:val="white"/>
              </w:rPr>
            </w:pPr>
            <w:r>
              <w:rPr>
                <w:rFonts w:ascii="Verdana" w:eastAsia="Verdana" w:hAnsi="Verdana" w:cs="Verdana"/>
                <w:color w:val="FFFFFF"/>
                <w:sz w:val="24"/>
                <w:szCs w:val="24"/>
                <w:highlight w:val="white"/>
              </w:rPr>
              <w:t>Description</w:t>
            </w:r>
          </w:p>
        </w:tc>
      </w:tr>
      <w:tr w:rsidR="00141CD9">
        <w:trPr>
          <w:cantSplit/>
          <w:trHeight w:val="980"/>
          <w:tblHeader/>
        </w:trPr>
        <w:tc>
          <w:tcPr>
            <w:tcW w:w="4745"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fs.readFile(fileName [,options], callback)</w:t>
            </w:r>
          </w:p>
        </w:tc>
        <w:tc>
          <w:tcPr>
            <w:tcW w:w="4520"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Reads existing file.</w:t>
            </w:r>
          </w:p>
        </w:tc>
      </w:tr>
      <w:tr w:rsidR="00141CD9">
        <w:trPr>
          <w:cantSplit/>
          <w:trHeight w:val="1220"/>
          <w:tblHeader/>
        </w:trPr>
        <w:tc>
          <w:tcPr>
            <w:tcW w:w="4745"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lastRenderedPageBreak/>
              <w:t>fs.writeFile(filename, data[, options], callback)</w:t>
            </w:r>
          </w:p>
        </w:tc>
        <w:tc>
          <w:tcPr>
            <w:tcW w:w="4520"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Writes to the file. If file exists then overwrite the content otherwise creates new file.</w:t>
            </w:r>
          </w:p>
        </w:tc>
      </w:tr>
      <w:tr w:rsidR="00141CD9">
        <w:trPr>
          <w:cantSplit/>
          <w:trHeight w:val="710"/>
          <w:tblHeader/>
        </w:trPr>
        <w:tc>
          <w:tcPr>
            <w:tcW w:w="4745"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fs.open(path, flags[, mode], callback)</w:t>
            </w:r>
          </w:p>
        </w:tc>
        <w:tc>
          <w:tcPr>
            <w:tcW w:w="4520"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Opens file for reading or writing.</w:t>
            </w:r>
          </w:p>
        </w:tc>
      </w:tr>
      <w:tr w:rsidR="00141CD9">
        <w:trPr>
          <w:cantSplit/>
          <w:trHeight w:val="710"/>
          <w:tblHeader/>
        </w:trPr>
        <w:tc>
          <w:tcPr>
            <w:tcW w:w="4745"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fs.rename(oldPath, newPath, callback)</w:t>
            </w:r>
          </w:p>
        </w:tc>
        <w:tc>
          <w:tcPr>
            <w:tcW w:w="4520"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Renames an existing file.</w:t>
            </w:r>
          </w:p>
        </w:tc>
      </w:tr>
      <w:tr w:rsidR="00141CD9">
        <w:trPr>
          <w:cantSplit/>
          <w:trHeight w:val="710"/>
          <w:tblHeader/>
        </w:trPr>
        <w:tc>
          <w:tcPr>
            <w:tcW w:w="4745"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fs.chown(path, uid, gid, callback)</w:t>
            </w:r>
          </w:p>
        </w:tc>
        <w:tc>
          <w:tcPr>
            <w:tcW w:w="4520"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Asynchronous chown.</w:t>
            </w:r>
          </w:p>
        </w:tc>
      </w:tr>
      <w:tr w:rsidR="00141CD9">
        <w:trPr>
          <w:cantSplit/>
          <w:trHeight w:val="965"/>
          <w:tblHeader/>
        </w:trPr>
        <w:tc>
          <w:tcPr>
            <w:tcW w:w="4745"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fs.stat(path, callback)</w:t>
            </w:r>
          </w:p>
        </w:tc>
        <w:tc>
          <w:tcPr>
            <w:tcW w:w="4520"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Returns fs.stat object which includes important file statistics.</w:t>
            </w:r>
          </w:p>
        </w:tc>
      </w:tr>
      <w:tr w:rsidR="00141CD9">
        <w:trPr>
          <w:cantSplit/>
          <w:trHeight w:val="710"/>
          <w:tblHeader/>
        </w:trPr>
        <w:tc>
          <w:tcPr>
            <w:tcW w:w="4745"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fs.link(srcpath, dstpath, callback)</w:t>
            </w:r>
          </w:p>
        </w:tc>
        <w:tc>
          <w:tcPr>
            <w:tcW w:w="4520"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Links file asynchronously.</w:t>
            </w:r>
          </w:p>
        </w:tc>
      </w:tr>
      <w:tr w:rsidR="00141CD9">
        <w:trPr>
          <w:cantSplit/>
          <w:trHeight w:val="965"/>
          <w:tblHeader/>
        </w:trPr>
        <w:tc>
          <w:tcPr>
            <w:tcW w:w="4745"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fs.symlink(destination, path[, type], callback)</w:t>
            </w:r>
          </w:p>
        </w:tc>
        <w:tc>
          <w:tcPr>
            <w:tcW w:w="4520"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Symlink asynchronously.</w:t>
            </w:r>
          </w:p>
        </w:tc>
      </w:tr>
      <w:tr w:rsidR="00141CD9">
        <w:trPr>
          <w:cantSplit/>
          <w:trHeight w:val="710"/>
          <w:tblHeader/>
        </w:trPr>
        <w:tc>
          <w:tcPr>
            <w:tcW w:w="4745"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fs.rmdir(path, callback)</w:t>
            </w:r>
          </w:p>
        </w:tc>
        <w:tc>
          <w:tcPr>
            <w:tcW w:w="4520"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Renames an existing directory.</w:t>
            </w:r>
          </w:p>
        </w:tc>
      </w:tr>
      <w:tr w:rsidR="00141CD9">
        <w:trPr>
          <w:cantSplit/>
          <w:trHeight w:val="710"/>
          <w:tblHeader/>
        </w:trPr>
        <w:tc>
          <w:tcPr>
            <w:tcW w:w="4745"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fs.mkdir(path[, mode], callback)</w:t>
            </w:r>
          </w:p>
        </w:tc>
        <w:tc>
          <w:tcPr>
            <w:tcW w:w="4520"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Creates a new directory.</w:t>
            </w:r>
          </w:p>
        </w:tc>
      </w:tr>
      <w:tr w:rsidR="00141CD9">
        <w:trPr>
          <w:cantSplit/>
          <w:trHeight w:val="965"/>
          <w:tblHeader/>
        </w:trPr>
        <w:tc>
          <w:tcPr>
            <w:tcW w:w="4745"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lastRenderedPageBreak/>
              <w:t>fs.readdir(path, callback)</w:t>
            </w:r>
          </w:p>
        </w:tc>
        <w:tc>
          <w:tcPr>
            <w:tcW w:w="4520"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Reads the content of the specified directory.</w:t>
            </w:r>
          </w:p>
        </w:tc>
      </w:tr>
      <w:tr w:rsidR="00141CD9">
        <w:trPr>
          <w:cantSplit/>
          <w:trHeight w:val="710"/>
          <w:tblHeader/>
        </w:trPr>
        <w:tc>
          <w:tcPr>
            <w:tcW w:w="4745"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fs.utimes(path, atime, mtime, callback)</w:t>
            </w:r>
          </w:p>
        </w:tc>
        <w:tc>
          <w:tcPr>
            <w:tcW w:w="4520"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Changes the timestamp of the file.</w:t>
            </w:r>
          </w:p>
        </w:tc>
      </w:tr>
      <w:tr w:rsidR="00141CD9">
        <w:trPr>
          <w:cantSplit/>
          <w:trHeight w:val="965"/>
          <w:tblHeader/>
        </w:trPr>
        <w:tc>
          <w:tcPr>
            <w:tcW w:w="4745"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fs.exists(path, callback)</w:t>
            </w:r>
          </w:p>
        </w:tc>
        <w:tc>
          <w:tcPr>
            <w:tcW w:w="4520"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Determines whether the specified file exists or not.</w:t>
            </w:r>
          </w:p>
        </w:tc>
      </w:tr>
      <w:tr w:rsidR="00141CD9">
        <w:trPr>
          <w:cantSplit/>
          <w:trHeight w:val="965"/>
          <w:tblHeader/>
        </w:trPr>
        <w:tc>
          <w:tcPr>
            <w:tcW w:w="4745"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fs.access(path[, mode], callback)</w:t>
            </w:r>
          </w:p>
        </w:tc>
        <w:tc>
          <w:tcPr>
            <w:tcW w:w="4520"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Tests a user's permissions for the specified file.</w:t>
            </w:r>
          </w:p>
        </w:tc>
      </w:tr>
      <w:tr w:rsidR="00141CD9">
        <w:trPr>
          <w:cantSplit/>
          <w:trHeight w:val="965"/>
          <w:tblHeader/>
        </w:trPr>
        <w:tc>
          <w:tcPr>
            <w:tcW w:w="4745"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fs.appendFile(file, data[, options], callback)</w:t>
            </w:r>
          </w:p>
        </w:tc>
        <w:tc>
          <w:tcPr>
            <w:tcW w:w="4520"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color w:val="414141"/>
                <w:sz w:val="21"/>
                <w:szCs w:val="21"/>
                <w:highlight w:val="white"/>
              </w:rPr>
              <w:t>Appends new content to the existing file.</w:t>
            </w:r>
          </w:p>
        </w:tc>
      </w:tr>
    </w:tbl>
    <w:p w:rsidR="00141CD9" w:rsidRDefault="003C0DB1">
      <w:pPr>
        <w:pStyle w:val="normal0"/>
        <w:shd w:val="clear" w:color="auto" w:fill="FFFFFF"/>
        <w:spacing w:before="360" w:after="36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w:t>
      </w:r>
    </w:p>
    <w:p w:rsidR="00141CD9" w:rsidRDefault="003C0DB1">
      <w:pPr>
        <w:pStyle w:val="normal0"/>
        <w:rPr>
          <w:b/>
          <w:bCs/>
          <w:sz w:val="34"/>
          <w:szCs w:val="34"/>
        </w:rPr>
      </w:pPr>
      <w:r>
        <w:rPr>
          <w:b/>
          <w:bCs/>
          <w:sz w:val="34"/>
          <w:szCs w:val="34"/>
        </w:rPr>
        <w:t>Crud File System</w:t>
      </w:r>
    </w:p>
    <w:p w:rsidR="00141CD9" w:rsidRDefault="00141CD9">
      <w:pPr>
        <w:pStyle w:val="normal0"/>
      </w:pPr>
    </w:p>
    <w:p w:rsidR="00141CD9" w:rsidRDefault="003C0DB1">
      <w:pPr>
        <w:pStyle w:val="normal0"/>
      </w:pPr>
      <w:r>
        <w:t>const fs = require('fs');</w:t>
      </w:r>
    </w:p>
    <w:p w:rsidR="00141CD9" w:rsidRDefault="003C0DB1">
      <w:pPr>
        <w:pStyle w:val="normal0"/>
      </w:pPr>
      <w:r>
        <w:t>const path = require('path');</w:t>
      </w:r>
    </w:p>
    <w:p w:rsidR="00141CD9" w:rsidRDefault="003C0DB1">
      <w:pPr>
        <w:pStyle w:val="normal0"/>
      </w:pPr>
      <w:r>
        <w:t>const dirPath= path.join(__dirname,'crud');</w:t>
      </w:r>
    </w:p>
    <w:p w:rsidR="00141CD9" w:rsidRDefault="003C0DB1">
      <w:pPr>
        <w:pStyle w:val="normal0"/>
      </w:pPr>
      <w:r>
        <w:t>const filePath = `${dirPath}/apple.txt`;</w:t>
      </w:r>
    </w:p>
    <w:p w:rsidR="00141CD9" w:rsidRDefault="003C0DB1">
      <w:pPr>
        <w:pStyle w:val="normal0"/>
      </w:pPr>
      <w:r>
        <w:t>//create</w:t>
      </w:r>
    </w:p>
    <w:p w:rsidR="00141CD9" w:rsidRDefault="00141CD9">
      <w:pPr>
        <w:pStyle w:val="normal0"/>
      </w:pPr>
    </w:p>
    <w:p w:rsidR="00141CD9" w:rsidRDefault="003C0DB1">
      <w:pPr>
        <w:pStyle w:val="normal0"/>
      </w:pPr>
      <w:r>
        <w:t>// fs.writeFileSync(filePath,'this is a simple file');</w:t>
      </w:r>
    </w:p>
    <w:p w:rsidR="00141CD9" w:rsidRDefault="00141CD9">
      <w:pPr>
        <w:pStyle w:val="normal0"/>
      </w:pPr>
    </w:p>
    <w:p w:rsidR="00141CD9" w:rsidRDefault="00141CD9">
      <w:pPr>
        <w:pStyle w:val="normal0"/>
      </w:pPr>
    </w:p>
    <w:p w:rsidR="00141CD9" w:rsidRDefault="003C0DB1">
      <w:pPr>
        <w:pStyle w:val="normal0"/>
      </w:pPr>
      <w:r>
        <w:t>// read</w:t>
      </w:r>
    </w:p>
    <w:p w:rsidR="00141CD9" w:rsidRDefault="00141CD9">
      <w:pPr>
        <w:pStyle w:val="normal0"/>
      </w:pPr>
    </w:p>
    <w:p w:rsidR="00141CD9" w:rsidRDefault="003C0DB1">
      <w:pPr>
        <w:pStyle w:val="normal0"/>
      </w:pPr>
      <w:r>
        <w:t>// fs.readFile(filePath,'utf8',(err,item)=&gt;{</w:t>
      </w:r>
    </w:p>
    <w:p w:rsidR="00141CD9" w:rsidRDefault="003C0DB1">
      <w:pPr>
        <w:pStyle w:val="normal0"/>
      </w:pPr>
      <w:r>
        <w:t>// console.log(item);</w:t>
      </w:r>
    </w:p>
    <w:p w:rsidR="00141CD9" w:rsidRDefault="003C0DB1">
      <w:pPr>
        <w:pStyle w:val="normal0"/>
      </w:pPr>
      <w:r>
        <w:lastRenderedPageBreak/>
        <w:t>// })</w:t>
      </w:r>
    </w:p>
    <w:p w:rsidR="00141CD9" w:rsidRDefault="00141CD9">
      <w:pPr>
        <w:pStyle w:val="normal0"/>
      </w:pPr>
    </w:p>
    <w:p w:rsidR="00141CD9" w:rsidRDefault="003C0DB1">
      <w:pPr>
        <w:pStyle w:val="normal0"/>
      </w:pPr>
      <w:r>
        <w:t>// update</w:t>
      </w:r>
    </w:p>
    <w:p w:rsidR="00141CD9" w:rsidRDefault="00141CD9">
      <w:pPr>
        <w:pStyle w:val="normal0"/>
      </w:pPr>
    </w:p>
    <w:p w:rsidR="00141CD9" w:rsidRDefault="003C0DB1">
      <w:pPr>
        <w:pStyle w:val="normal0"/>
      </w:pPr>
      <w:r>
        <w:t>// fs.appendFile(filePath,' for fruits',(err)=&gt;{</w:t>
      </w:r>
    </w:p>
    <w:p w:rsidR="00141CD9" w:rsidRDefault="003C0DB1">
      <w:pPr>
        <w:pStyle w:val="normal0"/>
      </w:pPr>
      <w:r>
        <w:t>// if(!err) console.log("file is updated")</w:t>
      </w:r>
    </w:p>
    <w:p w:rsidR="00141CD9" w:rsidRDefault="003C0DB1">
      <w:pPr>
        <w:pStyle w:val="normal0"/>
      </w:pPr>
      <w:r>
        <w:t>// })</w:t>
      </w:r>
    </w:p>
    <w:p w:rsidR="00141CD9" w:rsidRDefault="00141CD9">
      <w:pPr>
        <w:pStyle w:val="normal0"/>
      </w:pPr>
    </w:p>
    <w:p w:rsidR="00141CD9" w:rsidRDefault="003C0DB1">
      <w:pPr>
        <w:pStyle w:val="normal0"/>
      </w:pPr>
      <w:r>
        <w:t>// rename</w:t>
      </w:r>
    </w:p>
    <w:p w:rsidR="00141CD9" w:rsidRDefault="00141CD9">
      <w:pPr>
        <w:pStyle w:val="normal0"/>
      </w:pPr>
    </w:p>
    <w:p w:rsidR="00141CD9" w:rsidRDefault="003C0DB1">
      <w:pPr>
        <w:pStyle w:val="normal0"/>
      </w:pPr>
      <w:r>
        <w:t>// fs.rename(filePath, `${dirPath}/fruit.txt`,(err)=&gt;{</w:t>
      </w:r>
    </w:p>
    <w:p w:rsidR="00141CD9" w:rsidRDefault="003C0DB1">
      <w:pPr>
        <w:pStyle w:val="normal0"/>
      </w:pPr>
      <w:r>
        <w:t>// if(!err) console.log("file name is updated")</w:t>
      </w:r>
    </w:p>
    <w:p w:rsidR="00141CD9" w:rsidRDefault="003C0DB1">
      <w:pPr>
        <w:pStyle w:val="normal0"/>
      </w:pPr>
      <w:r>
        <w:t xml:space="preserve">// })  </w:t>
      </w:r>
    </w:p>
    <w:p w:rsidR="00141CD9" w:rsidRDefault="00141CD9">
      <w:pPr>
        <w:pStyle w:val="normal0"/>
      </w:pPr>
    </w:p>
    <w:p w:rsidR="00141CD9" w:rsidRDefault="003C0DB1">
      <w:pPr>
        <w:pStyle w:val="normal0"/>
      </w:pPr>
      <w:r>
        <w:t>// Delete</w:t>
      </w:r>
    </w:p>
    <w:p w:rsidR="00141CD9" w:rsidRDefault="003C0DB1">
      <w:pPr>
        <w:pStyle w:val="normal0"/>
      </w:pPr>
      <w:r>
        <w:t>fs.unlinkSync(`${dirPath}/fruit.txt`);</w:t>
      </w:r>
    </w:p>
    <w:p w:rsidR="00141CD9" w:rsidRDefault="00141CD9">
      <w:pPr>
        <w:pStyle w:val="normal0"/>
        <w:shd w:val="clear" w:color="auto" w:fill="FFFFFF"/>
        <w:spacing w:before="360" w:after="360"/>
        <w:jc w:val="both"/>
        <w:rPr>
          <w:rFonts w:ascii="Courier New" w:eastAsia="Courier New" w:hAnsi="Courier New" w:cs="Courier New"/>
          <w:sz w:val="24"/>
          <w:szCs w:val="24"/>
          <w:highlight w:val="white"/>
        </w:rPr>
      </w:pPr>
    </w:p>
    <w:p w:rsidR="00141CD9" w:rsidRDefault="00141CD9">
      <w:pPr>
        <w:pStyle w:val="normal0"/>
        <w:shd w:val="clear" w:color="auto" w:fill="FFFFFF"/>
        <w:spacing w:before="360" w:after="360"/>
        <w:jc w:val="both"/>
        <w:rPr>
          <w:rFonts w:ascii="Courier New" w:eastAsia="Courier New" w:hAnsi="Courier New" w:cs="Courier New"/>
          <w:sz w:val="24"/>
          <w:szCs w:val="24"/>
          <w:highlight w:val="white"/>
        </w:rPr>
      </w:pPr>
    </w:p>
    <w:p w:rsidR="00141CD9" w:rsidRDefault="00141CD9">
      <w:pPr>
        <w:pStyle w:val="normal0"/>
        <w:shd w:val="clear" w:color="auto" w:fill="FFFFFF"/>
        <w:spacing w:before="360" w:after="360"/>
        <w:jc w:val="both"/>
        <w:rPr>
          <w:rFonts w:ascii="Courier New" w:eastAsia="Courier New" w:hAnsi="Courier New" w:cs="Courier New"/>
          <w:sz w:val="24"/>
          <w:szCs w:val="24"/>
          <w:highlight w:val="white"/>
        </w:rPr>
      </w:pPr>
    </w:p>
    <w:p w:rsidR="00141CD9" w:rsidRDefault="003C0DB1">
      <w:pPr>
        <w:pStyle w:val="normal0"/>
        <w:shd w:val="clear" w:color="auto" w:fill="FFFFFF"/>
        <w:spacing w:before="360" w:after="36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w:t>
      </w:r>
    </w:p>
    <w:p w:rsidR="00141CD9" w:rsidRDefault="00141CD9">
      <w:pPr>
        <w:pStyle w:val="normal0"/>
        <w:shd w:val="clear" w:color="auto" w:fill="FFFFFF"/>
        <w:spacing w:before="360" w:after="360"/>
        <w:jc w:val="both"/>
        <w:rPr>
          <w:rFonts w:ascii="Courier New" w:eastAsia="Courier New" w:hAnsi="Courier New" w:cs="Courier New"/>
          <w:sz w:val="24"/>
          <w:szCs w:val="24"/>
          <w:highlight w:val="white"/>
        </w:rPr>
      </w:pPr>
    </w:p>
    <w:p w:rsidR="00141CD9" w:rsidRDefault="003C0DB1">
      <w:pPr>
        <w:pStyle w:val="Heading1"/>
        <w:keepNext w:val="0"/>
        <w:keepLines w:val="0"/>
        <w:shd w:val="clear" w:color="auto" w:fill="FFFFFF"/>
        <w:spacing w:before="480" w:line="288" w:lineRule="auto"/>
        <w:jc w:val="both"/>
        <w:rPr>
          <w:rFonts w:ascii="Verdana" w:eastAsia="Verdana" w:hAnsi="Verdana" w:cs="Verdana"/>
          <w:color w:val="181717"/>
          <w:sz w:val="51"/>
          <w:szCs w:val="51"/>
          <w:highlight w:val="white"/>
        </w:rPr>
      </w:pPr>
      <w:bookmarkStart w:id="77" w:name="_p5zn1ehevat" w:colFirst="0" w:colLast="0"/>
      <w:bookmarkEnd w:id="77"/>
      <w:r>
        <w:rPr>
          <w:rFonts w:ascii="Verdana" w:eastAsia="Verdana" w:hAnsi="Verdana" w:cs="Verdana"/>
          <w:color w:val="181717"/>
          <w:sz w:val="51"/>
          <w:szCs w:val="51"/>
          <w:highlight w:val="white"/>
        </w:rPr>
        <w:t>Input get from Command Line</w:t>
      </w:r>
    </w:p>
    <w:p w:rsidR="00141CD9" w:rsidRDefault="003C0DB1">
      <w:pPr>
        <w:pStyle w:val="normal0"/>
      </w:pPr>
      <w:r>
        <w:t xml:space="preserve">Get input from command line then create file and add in file </w:t>
      </w:r>
    </w:p>
    <w:p w:rsidR="00141CD9" w:rsidRDefault="00141CD9">
      <w:pPr>
        <w:pStyle w:val="normal0"/>
      </w:pPr>
    </w:p>
    <w:p w:rsidR="00141CD9" w:rsidRDefault="003C0DB1">
      <w:pPr>
        <w:pStyle w:val="normal0"/>
      </w:pPr>
      <w:r>
        <w:t xml:space="preserve">Index.js </w:t>
      </w:r>
    </w:p>
    <w:p w:rsidR="00141CD9" w:rsidRDefault="003C0DB1">
      <w:pPr>
        <w:pStyle w:val="normal0"/>
      </w:pPr>
      <w:r>
        <w:t>console.log(process.argv)</w:t>
      </w:r>
    </w:p>
    <w:p w:rsidR="00141CD9" w:rsidRDefault="00141CD9">
      <w:pPr>
        <w:pStyle w:val="normal0"/>
      </w:pPr>
    </w:p>
    <w:p w:rsidR="00141CD9" w:rsidRDefault="003C0DB1">
      <w:pPr>
        <w:pStyle w:val="normal0"/>
      </w:pPr>
      <w:r>
        <w:rPr>
          <w:b/>
          <w:bCs/>
        </w:rPr>
        <w:t xml:space="preserve">Cmd : nodemon index.js hi hello </w:t>
      </w:r>
      <w:r>
        <w:t xml:space="preserve">  // get all argument on console</w:t>
      </w:r>
    </w:p>
    <w:p w:rsidR="00141CD9" w:rsidRDefault="00141CD9">
      <w:pPr>
        <w:pStyle w:val="normal0"/>
      </w:pPr>
    </w:p>
    <w:p w:rsidR="00141CD9" w:rsidRDefault="00141CD9">
      <w:pPr>
        <w:pStyle w:val="normal0"/>
      </w:pPr>
    </w:p>
    <w:p w:rsidR="00141CD9" w:rsidRDefault="003C0DB1">
      <w:pPr>
        <w:pStyle w:val="normal0"/>
      </w:pPr>
      <w:r>
        <w:t>console.log(process.argv[2]);</w:t>
      </w:r>
    </w:p>
    <w:p w:rsidR="00141CD9" w:rsidRDefault="00141CD9">
      <w:pPr>
        <w:pStyle w:val="normal0"/>
      </w:pPr>
    </w:p>
    <w:p w:rsidR="00141CD9" w:rsidRDefault="003C0DB1">
      <w:pPr>
        <w:pStyle w:val="normal0"/>
      </w:pPr>
      <w:r>
        <w:rPr>
          <w:b/>
          <w:bCs/>
        </w:rPr>
        <w:t>Cmd : node index.js hi hello</w:t>
      </w:r>
      <w:r>
        <w:t xml:space="preserve">   // get 3rd position argument on console as per array</w:t>
      </w:r>
    </w:p>
    <w:p w:rsidR="00141CD9" w:rsidRDefault="00141CD9">
      <w:pPr>
        <w:pStyle w:val="normal0"/>
      </w:pPr>
    </w:p>
    <w:p w:rsidR="00141CD9" w:rsidRDefault="003C0DB1">
      <w:pPr>
        <w:pStyle w:val="normal0"/>
        <w:rPr>
          <w:b/>
          <w:bCs/>
          <w:sz w:val="30"/>
          <w:szCs w:val="30"/>
        </w:rPr>
      </w:pPr>
      <w:r>
        <w:rPr>
          <w:b/>
          <w:bCs/>
          <w:sz w:val="30"/>
          <w:szCs w:val="30"/>
        </w:rPr>
        <w:lastRenderedPageBreak/>
        <w:t xml:space="preserve">Now create file by cmd input </w:t>
      </w:r>
    </w:p>
    <w:p w:rsidR="00141CD9" w:rsidRDefault="00141CD9">
      <w:pPr>
        <w:pStyle w:val="normal0"/>
      </w:pPr>
    </w:p>
    <w:p w:rsidR="00141CD9" w:rsidRDefault="003C0DB1">
      <w:pPr>
        <w:pStyle w:val="normal0"/>
      </w:pPr>
      <w:r>
        <w:t xml:space="preserve">Index.js </w:t>
      </w:r>
    </w:p>
    <w:p w:rsidR="00141CD9" w:rsidRDefault="003C0DB1">
      <w:pPr>
        <w:pStyle w:val="normal0"/>
      </w:pPr>
      <w:r>
        <w:t>var fs = require('fs');</w:t>
      </w:r>
    </w:p>
    <w:p w:rsidR="00141CD9" w:rsidRDefault="00141CD9">
      <w:pPr>
        <w:pStyle w:val="normal0"/>
      </w:pPr>
    </w:p>
    <w:p w:rsidR="00141CD9" w:rsidRDefault="003C0DB1">
      <w:pPr>
        <w:pStyle w:val="normal0"/>
      </w:pPr>
      <w:r>
        <w:t>//var data = fs.writeFileSync('dummyfile.txt', 'writecode');</w:t>
      </w:r>
    </w:p>
    <w:p w:rsidR="00141CD9" w:rsidRDefault="003C0DB1">
      <w:pPr>
        <w:pStyle w:val="normal0"/>
      </w:pPr>
      <w:r>
        <w:t>const input=process.argv;</w:t>
      </w:r>
    </w:p>
    <w:p w:rsidR="00141CD9" w:rsidRDefault="003C0DB1">
      <w:pPr>
        <w:pStyle w:val="normal0"/>
      </w:pPr>
      <w:r>
        <w:t>fs.writeFileSync(input[2],input[3]);</w:t>
      </w:r>
    </w:p>
    <w:p w:rsidR="00141CD9" w:rsidRDefault="00141CD9">
      <w:pPr>
        <w:pStyle w:val="normal0"/>
      </w:pPr>
    </w:p>
    <w:p w:rsidR="00141CD9" w:rsidRDefault="00141CD9">
      <w:pPr>
        <w:pStyle w:val="normal0"/>
      </w:pPr>
    </w:p>
    <w:p w:rsidR="00141CD9" w:rsidRDefault="003C0DB1">
      <w:pPr>
        <w:pStyle w:val="normal0"/>
      </w:pPr>
      <w:r>
        <w:t>Cmd : node index.js apple.txt  ‘hi hello ’</w:t>
      </w:r>
    </w:p>
    <w:p w:rsidR="00141CD9" w:rsidRDefault="00141CD9">
      <w:pPr>
        <w:pStyle w:val="normal0"/>
      </w:pPr>
    </w:p>
    <w:p w:rsidR="00141CD9" w:rsidRDefault="003C0DB1">
      <w:pPr>
        <w:pStyle w:val="normal0"/>
      </w:pPr>
      <w:r>
        <w:t>—-------------------------------------------------------------------------</w:t>
      </w:r>
    </w:p>
    <w:p w:rsidR="00141CD9" w:rsidRDefault="003C0DB1">
      <w:pPr>
        <w:pStyle w:val="normal0"/>
        <w:rPr>
          <w:b/>
          <w:bCs/>
          <w:sz w:val="30"/>
          <w:szCs w:val="30"/>
        </w:rPr>
      </w:pPr>
      <w:r>
        <w:rPr>
          <w:b/>
          <w:bCs/>
          <w:sz w:val="30"/>
          <w:szCs w:val="30"/>
        </w:rPr>
        <w:t xml:space="preserve">Create and remove file by cmd input </w:t>
      </w:r>
    </w:p>
    <w:p w:rsidR="00141CD9" w:rsidRDefault="00141CD9">
      <w:pPr>
        <w:pStyle w:val="normal0"/>
      </w:pPr>
    </w:p>
    <w:p w:rsidR="00141CD9" w:rsidRDefault="003C0DB1">
      <w:pPr>
        <w:pStyle w:val="normal0"/>
      </w:pPr>
      <w:r>
        <w:t>var fs = require('fs');</w:t>
      </w:r>
    </w:p>
    <w:p w:rsidR="00141CD9" w:rsidRDefault="00141CD9">
      <w:pPr>
        <w:pStyle w:val="normal0"/>
      </w:pPr>
    </w:p>
    <w:p w:rsidR="00141CD9" w:rsidRDefault="003C0DB1">
      <w:pPr>
        <w:pStyle w:val="normal0"/>
      </w:pPr>
      <w:r>
        <w:t>//var data = fs.writeFileSync('dummyfile.txt', 'writecode');</w:t>
      </w:r>
    </w:p>
    <w:p w:rsidR="00141CD9" w:rsidRDefault="003C0DB1">
      <w:pPr>
        <w:pStyle w:val="normal0"/>
      </w:pPr>
      <w:r>
        <w:t>const input=process.argv;</w:t>
      </w:r>
    </w:p>
    <w:p w:rsidR="00141CD9" w:rsidRDefault="003C0DB1">
      <w:pPr>
        <w:pStyle w:val="normal0"/>
      </w:pPr>
      <w:r>
        <w:t>if(input[2]=='add')</w:t>
      </w:r>
    </w:p>
    <w:p w:rsidR="00141CD9" w:rsidRDefault="003C0DB1">
      <w:pPr>
        <w:pStyle w:val="normal0"/>
      </w:pPr>
      <w:r>
        <w:t>{</w:t>
      </w:r>
    </w:p>
    <w:p w:rsidR="00141CD9" w:rsidRDefault="003C0DB1">
      <w:pPr>
        <w:pStyle w:val="normal0"/>
      </w:pPr>
      <w:r>
        <w:tab/>
        <w:t>fs.writeFileSync(input[3],input[4]);</w:t>
      </w:r>
    </w:p>
    <w:p w:rsidR="00141CD9" w:rsidRDefault="003C0DB1">
      <w:pPr>
        <w:pStyle w:val="normal0"/>
      </w:pPr>
      <w:r>
        <w:t>}</w:t>
      </w:r>
    </w:p>
    <w:p w:rsidR="00141CD9" w:rsidRDefault="003C0DB1">
      <w:pPr>
        <w:pStyle w:val="normal0"/>
      </w:pPr>
      <w:r>
        <w:t>else if(input[2]=='remove')</w:t>
      </w:r>
    </w:p>
    <w:p w:rsidR="00141CD9" w:rsidRDefault="003C0DB1">
      <w:pPr>
        <w:pStyle w:val="normal0"/>
      </w:pPr>
      <w:r>
        <w:t>{</w:t>
      </w:r>
    </w:p>
    <w:p w:rsidR="00141CD9" w:rsidRDefault="003C0DB1">
      <w:pPr>
        <w:pStyle w:val="normal0"/>
      </w:pPr>
      <w:r>
        <w:tab/>
        <w:t>fs.unlinkSync(input[3]);</w:t>
      </w:r>
    </w:p>
    <w:p w:rsidR="00141CD9" w:rsidRDefault="003C0DB1">
      <w:pPr>
        <w:pStyle w:val="normal0"/>
      </w:pPr>
      <w:r>
        <w:t>}</w:t>
      </w:r>
    </w:p>
    <w:p w:rsidR="00141CD9" w:rsidRDefault="003C0DB1">
      <w:pPr>
        <w:pStyle w:val="normal0"/>
      </w:pPr>
      <w:r>
        <w:t>else</w:t>
      </w:r>
    </w:p>
    <w:p w:rsidR="00141CD9" w:rsidRDefault="003C0DB1">
      <w:pPr>
        <w:pStyle w:val="normal0"/>
      </w:pPr>
      <w:r>
        <w:t>{</w:t>
      </w:r>
    </w:p>
    <w:p w:rsidR="00141CD9" w:rsidRDefault="003C0DB1">
      <w:pPr>
        <w:pStyle w:val="normal0"/>
      </w:pPr>
      <w:r>
        <w:tab/>
        <w:t>console.log('Invalid input');</w:t>
      </w:r>
    </w:p>
    <w:p w:rsidR="00141CD9" w:rsidRDefault="003C0DB1">
      <w:pPr>
        <w:pStyle w:val="normal0"/>
      </w:pPr>
      <w:r>
        <w:t>}</w:t>
      </w:r>
    </w:p>
    <w:p w:rsidR="00141CD9" w:rsidRDefault="00141CD9">
      <w:pPr>
        <w:pStyle w:val="normal0"/>
      </w:pPr>
    </w:p>
    <w:p w:rsidR="00141CD9" w:rsidRDefault="00141CD9">
      <w:pPr>
        <w:pStyle w:val="normal0"/>
      </w:pPr>
    </w:p>
    <w:p w:rsidR="00141CD9" w:rsidRDefault="003C0DB1">
      <w:pPr>
        <w:pStyle w:val="normal0"/>
      </w:pPr>
      <w:r>
        <w:t>//cmd : node index.js add myfile.txt 'hi hello'  // add file</w:t>
      </w:r>
    </w:p>
    <w:p w:rsidR="00141CD9" w:rsidRDefault="003C0DB1">
      <w:pPr>
        <w:pStyle w:val="normal0"/>
      </w:pPr>
      <w:r>
        <w:t>//cmd : node index.js remove myfile.txt  // remove file</w:t>
      </w:r>
    </w:p>
    <w:p w:rsidR="00141CD9" w:rsidRDefault="00141CD9">
      <w:pPr>
        <w:pStyle w:val="normal0"/>
      </w:pPr>
    </w:p>
    <w:p w:rsidR="00141CD9" w:rsidRDefault="00141CD9">
      <w:pPr>
        <w:pStyle w:val="normal0"/>
      </w:pPr>
    </w:p>
    <w:p w:rsidR="00141CD9" w:rsidRDefault="003C0DB1">
      <w:pPr>
        <w:pStyle w:val="Heading1"/>
        <w:keepNext w:val="0"/>
        <w:keepLines w:val="0"/>
        <w:shd w:val="clear" w:color="auto" w:fill="FFFFFF"/>
        <w:spacing w:before="0" w:after="0"/>
        <w:rPr>
          <w:rFonts w:ascii="Roboto" w:eastAsia="Roboto" w:hAnsi="Roboto" w:cs="Roboto"/>
          <w:b/>
          <w:bCs/>
          <w:color w:val="0F0F0F"/>
          <w:sz w:val="46"/>
          <w:szCs w:val="46"/>
        </w:rPr>
      </w:pPr>
      <w:bookmarkStart w:id="78" w:name="_bxjh5ba2ob5q" w:colFirst="0" w:colLast="0"/>
      <w:bookmarkEnd w:id="78"/>
      <w:r>
        <w:rPr>
          <w:rFonts w:ascii="Roboto" w:eastAsia="Roboto" w:hAnsi="Roboto" w:cs="Roboto"/>
          <w:b/>
          <w:bCs/>
          <w:color w:val="0F0F0F"/>
          <w:sz w:val="46"/>
          <w:szCs w:val="46"/>
        </w:rPr>
        <w:t>Display file list from folder / read from file in path</w:t>
      </w:r>
    </w:p>
    <w:p w:rsidR="00141CD9" w:rsidRDefault="00141CD9">
      <w:pPr>
        <w:pStyle w:val="normal0"/>
      </w:pPr>
    </w:p>
    <w:p w:rsidR="00141CD9" w:rsidRDefault="003C0DB1">
      <w:pPr>
        <w:pStyle w:val="normal0"/>
      </w:pPr>
      <w:r>
        <w:t>const fs= require('fs');</w:t>
      </w:r>
    </w:p>
    <w:p w:rsidR="00141CD9" w:rsidRDefault="003C0DB1">
      <w:pPr>
        <w:pStyle w:val="normal0"/>
      </w:pPr>
      <w:r>
        <w:lastRenderedPageBreak/>
        <w:t>const path=require('path');</w:t>
      </w:r>
    </w:p>
    <w:p w:rsidR="00141CD9" w:rsidRDefault="003C0DB1">
      <w:pPr>
        <w:pStyle w:val="normal0"/>
      </w:pPr>
      <w:r>
        <w:t>const dirPath= path.join(__dirname,'files');</w:t>
      </w:r>
    </w:p>
    <w:p w:rsidR="00141CD9" w:rsidRDefault="003C0DB1">
      <w:pPr>
        <w:pStyle w:val="normal0"/>
      </w:pPr>
      <w:r>
        <w:t>console.log(dirPath)</w:t>
      </w:r>
    </w:p>
    <w:p w:rsidR="00141CD9" w:rsidRDefault="003C0DB1">
      <w:pPr>
        <w:pStyle w:val="normal0"/>
      </w:pPr>
      <w:r>
        <w:t>// for(i=0;i&lt;5;i++)</w:t>
      </w:r>
    </w:p>
    <w:p w:rsidR="00141CD9" w:rsidRDefault="003C0DB1">
      <w:pPr>
        <w:pStyle w:val="normal0"/>
      </w:pPr>
      <w:r>
        <w:t>// {</w:t>
      </w:r>
    </w:p>
    <w:p w:rsidR="00141CD9" w:rsidRDefault="003C0DB1">
      <w:pPr>
        <w:pStyle w:val="normal0"/>
      </w:pPr>
      <w:r>
        <w:t>//     fs.writeFileSync(`${dirPath}/hello${i}.txt`,"some simple text in file")</w:t>
      </w:r>
    </w:p>
    <w:p w:rsidR="00141CD9" w:rsidRDefault="00141CD9">
      <w:pPr>
        <w:pStyle w:val="normal0"/>
      </w:pPr>
    </w:p>
    <w:p w:rsidR="00141CD9" w:rsidRDefault="003C0DB1">
      <w:pPr>
        <w:pStyle w:val="normal0"/>
      </w:pPr>
      <w:r>
        <w:t>// }</w:t>
      </w:r>
    </w:p>
    <w:p w:rsidR="00141CD9" w:rsidRDefault="00141CD9">
      <w:pPr>
        <w:pStyle w:val="normal0"/>
      </w:pPr>
    </w:p>
    <w:p w:rsidR="00141CD9" w:rsidRDefault="003C0DB1">
      <w:pPr>
        <w:pStyle w:val="normal0"/>
        <w:rPr>
          <w:b/>
          <w:bCs/>
        </w:rPr>
      </w:pPr>
      <w:r>
        <w:rPr>
          <w:b/>
          <w:bCs/>
        </w:rPr>
        <w:t xml:space="preserve">Show file list </w:t>
      </w:r>
    </w:p>
    <w:p w:rsidR="00141CD9" w:rsidRDefault="00141CD9">
      <w:pPr>
        <w:pStyle w:val="normal0"/>
      </w:pPr>
    </w:p>
    <w:p w:rsidR="00141CD9" w:rsidRDefault="003C0DB1">
      <w:pPr>
        <w:pStyle w:val="normal0"/>
      </w:pPr>
      <w:r>
        <w:t>fs.readdir(dirPath,(err,files)=&gt;{</w:t>
      </w:r>
    </w:p>
    <w:p w:rsidR="00141CD9" w:rsidRDefault="003C0DB1">
      <w:pPr>
        <w:pStyle w:val="normal0"/>
      </w:pPr>
      <w:r>
        <w:t xml:space="preserve">    files.forEach((item)=&gt;{</w:t>
      </w:r>
    </w:p>
    <w:p w:rsidR="00141CD9" w:rsidRDefault="003C0DB1">
      <w:pPr>
        <w:pStyle w:val="normal0"/>
      </w:pPr>
      <w:r>
        <w:t xml:space="preserve">        console.warn("file name is : ",item)</w:t>
      </w:r>
    </w:p>
    <w:p w:rsidR="00141CD9" w:rsidRDefault="003C0DB1">
      <w:pPr>
        <w:pStyle w:val="normal0"/>
      </w:pPr>
      <w:r>
        <w:t xml:space="preserve">    });</w:t>
      </w:r>
    </w:p>
    <w:p w:rsidR="00141CD9" w:rsidRDefault="003C0DB1">
      <w:pPr>
        <w:pStyle w:val="normal0"/>
      </w:pPr>
      <w:r>
        <w:t>}</w:t>
      </w:r>
    </w:p>
    <w:p w:rsidR="00141CD9" w:rsidRDefault="003C0DB1">
      <w:pPr>
        <w:pStyle w:val="normal0"/>
      </w:pPr>
      <w:r>
        <w:t>)</w:t>
      </w:r>
    </w:p>
    <w:p w:rsidR="00141CD9" w:rsidRDefault="00141CD9">
      <w:pPr>
        <w:pStyle w:val="normal0"/>
      </w:pPr>
    </w:p>
    <w:p w:rsidR="00141CD9" w:rsidRDefault="00141CD9">
      <w:pPr>
        <w:pStyle w:val="normal0"/>
      </w:pPr>
    </w:p>
    <w:p w:rsidR="00141CD9" w:rsidRDefault="003C0DB1">
      <w:pPr>
        <w:pStyle w:val="normal0"/>
      </w:pPr>
      <w:r>
        <w:t>Cmd : node index.js</w:t>
      </w:r>
    </w:p>
    <w:p w:rsidR="00141CD9" w:rsidRDefault="00141CD9">
      <w:pPr>
        <w:pStyle w:val="normal0"/>
      </w:pPr>
    </w:p>
    <w:p w:rsidR="00141CD9" w:rsidRDefault="003C0DB1">
      <w:pPr>
        <w:pStyle w:val="normal0"/>
      </w:pPr>
      <w:r>
        <w:tab/>
      </w:r>
    </w:p>
    <w:p w:rsidR="00141CD9" w:rsidRDefault="00141CD9">
      <w:pPr>
        <w:pStyle w:val="normal0"/>
      </w:pPr>
    </w:p>
    <w:p w:rsidR="00141CD9" w:rsidRDefault="00141CD9">
      <w:pPr>
        <w:pStyle w:val="normal0"/>
      </w:pPr>
    </w:p>
    <w:p w:rsidR="00141CD9" w:rsidRDefault="003C0DB1">
      <w:pPr>
        <w:pStyle w:val="Heading1"/>
        <w:keepNext w:val="0"/>
        <w:keepLines w:val="0"/>
        <w:shd w:val="clear" w:color="auto" w:fill="FFFFFF"/>
        <w:spacing w:before="480" w:line="288" w:lineRule="auto"/>
        <w:jc w:val="both"/>
        <w:rPr>
          <w:rFonts w:ascii="Verdana" w:eastAsia="Verdana" w:hAnsi="Verdana" w:cs="Verdana"/>
          <w:color w:val="181717"/>
          <w:sz w:val="51"/>
          <w:szCs w:val="51"/>
          <w:highlight w:val="white"/>
        </w:rPr>
      </w:pPr>
      <w:bookmarkStart w:id="79" w:name="_jr7ffs3l2j94" w:colFirst="0" w:colLast="0"/>
      <w:bookmarkEnd w:id="79"/>
      <w:r>
        <w:rPr>
          <w:rFonts w:ascii="Verdana" w:eastAsia="Verdana" w:hAnsi="Verdana" w:cs="Verdana"/>
          <w:color w:val="181717"/>
          <w:sz w:val="51"/>
          <w:szCs w:val="51"/>
          <w:highlight w:val="white"/>
        </w:rPr>
        <w:t>Debug Node.js Application</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In this section, you will learn ways to debug Node.js application.</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You can debug Node.js application using various tools including following:</w:t>
      </w:r>
    </w:p>
    <w:p w:rsidR="00141CD9" w:rsidRDefault="003C0DB1">
      <w:pPr>
        <w:pStyle w:val="normal0"/>
        <w:numPr>
          <w:ilvl w:val="0"/>
          <w:numId w:val="23"/>
        </w:numPr>
        <w:shd w:val="clear" w:color="auto" w:fill="FFFFFF"/>
        <w:rPr>
          <w:highlight w:val="white"/>
        </w:rPr>
      </w:pPr>
      <w:r>
        <w:rPr>
          <w:rFonts w:ascii="Verdana" w:eastAsia="Verdana" w:hAnsi="Verdana" w:cs="Verdana"/>
          <w:color w:val="181717"/>
          <w:sz w:val="26"/>
          <w:szCs w:val="26"/>
          <w:highlight w:val="white"/>
        </w:rPr>
        <w:t>Core Node.js debugger</w:t>
      </w:r>
    </w:p>
    <w:p w:rsidR="00141CD9" w:rsidRDefault="003C0DB1">
      <w:pPr>
        <w:pStyle w:val="normal0"/>
        <w:numPr>
          <w:ilvl w:val="0"/>
          <w:numId w:val="23"/>
        </w:numPr>
        <w:shd w:val="clear" w:color="auto" w:fill="FFFFFF"/>
        <w:rPr>
          <w:highlight w:val="white"/>
        </w:rPr>
      </w:pPr>
      <w:r>
        <w:rPr>
          <w:rFonts w:ascii="Verdana" w:eastAsia="Verdana" w:hAnsi="Verdana" w:cs="Verdana"/>
          <w:color w:val="181717"/>
          <w:sz w:val="26"/>
          <w:szCs w:val="26"/>
          <w:highlight w:val="white"/>
        </w:rPr>
        <w:t>Node Inspector</w:t>
      </w:r>
    </w:p>
    <w:p w:rsidR="00141CD9" w:rsidRDefault="003C0DB1">
      <w:pPr>
        <w:pStyle w:val="normal0"/>
        <w:numPr>
          <w:ilvl w:val="0"/>
          <w:numId w:val="23"/>
        </w:numPr>
        <w:shd w:val="clear" w:color="auto" w:fill="FFFFFF"/>
        <w:spacing w:after="240"/>
        <w:rPr>
          <w:highlight w:val="white"/>
        </w:rPr>
      </w:pPr>
      <w:r>
        <w:rPr>
          <w:rFonts w:ascii="Verdana" w:eastAsia="Verdana" w:hAnsi="Verdana" w:cs="Verdana"/>
          <w:color w:val="181717"/>
          <w:sz w:val="26"/>
          <w:szCs w:val="26"/>
          <w:highlight w:val="white"/>
        </w:rPr>
        <w:t>Built-in debugger in IDEs</w:t>
      </w:r>
    </w:p>
    <w:p w:rsidR="00141CD9" w:rsidRDefault="00141CD9">
      <w:pPr>
        <w:pStyle w:val="normal0"/>
        <w:shd w:val="clear" w:color="auto" w:fill="FFFFFF"/>
        <w:spacing w:after="240"/>
        <w:rPr>
          <w:rFonts w:ascii="Verdana" w:eastAsia="Verdana" w:hAnsi="Verdana" w:cs="Verdana"/>
          <w:color w:val="181717"/>
          <w:sz w:val="26"/>
          <w:szCs w:val="26"/>
          <w:highlight w:val="white"/>
        </w:rPr>
      </w:pPr>
    </w:p>
    <w:p w:rsidR="00141CD9" w:rsidRDefault="003C0DB1">
      <w:pPr>
        <w:pStyle w:val="Heading2"/>
        <w:keepNext w:val="0"/>
        <w:keepLines w:val="0"/>
        <w:shd w:val="clear" w:color="auto" w:fill="FFFFFF"/>
        <w:spacing w:after="80" w:line="288" w:lineRule="auto"/>
        <w:ind w:left="720"/>
        <w:rPr>
          <w:rFonts w:ascii="Verdana" w:eastAsia="Verdana" w:hAnsi="Verdana" w:cs="Verdana"/>
          <w:color w:val="181717"/>
          <w:sz w:val="42"/>
          <w:szCs w:val="42"/>
          <w:highlight w:val="white"/>
        </w:rPr>
      </w:pPr>
      <w:bookmarkStart w:id="80" w:name="_mo93c13xo2zo" w:colFirst="0" w:colLast="0"/>
      <w:bookmarkEnd w:id="80"/>
      <w:r>
        <w:rPr>
          <w:rFonts w:ascii="Verdana" w:eastAsia="Verdana" w:hAnsi="Verdana" w:cs="Verdana"/>
          <w:color w:val="181717"/>
          <w:sz w:val="42"/>
          <w:szCs w:val="42"/>
          <w:highlight w:val="white"/>
        </w:rPr>
        <w:t>Core Node.js Debugger</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lastRenderedPageBreak/>
        <w:t>Node.js provides built-in non-graphic debugging tool that can be used on all platforms. It provides different commands for debugging Node.js application.</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Consider the following simple Node.js application contained in app.js file.</w:t>
      </w:r>
    </w:p>
    <w:p w:rsidR="00141CD9" w:rsidRDefault="003C0DB1">
      <w:pPr>
        <w:pStyle w:val="normal0"/>
        <w:shd w:val="clear" w:color="auto" w:fill="FFFFFF"/>
        <w:spacing w:before="360" w:after="360"/>
        <w:jc w:val="both"/>
        <w:rPr>
          <w:rFonts w:ascii="Verdana" w:eastAsia="Verdana" w:hAnsi="Verdana" w:cs="Verdana"/>
          <w:color w:val="181717"/>
          <w:sz w:val="24"/>
          <w:szCs w:val="24"/>
          <w:shd w:val="clear" w:color="auto" w:fill="D8E5EE"/>
        </w:rPr>
      </w:pPr>
      <w:r>
        <w:rPr>
          <w:rFonts w:ascii="Verdana" w:eastAsia="Verdana" w:hAnsi="Verdana" w:cs="Verdana"/>
          <w:color w:val="181717"/>
          <w:sz w:val="24"/>
          <w:szCs w:val="24"/>
          <w:shd w:val="clear" w:color="auto" w:fill="D8E5EE"/>
        </w:rPr>
        <w:t>App.js</w:t>
      </w:r>
    </w:p>
    <w:p w:rsidR="00141CD9" w:rsidRDefault="003C0DB1">
      <w:pPr>
        <w:pStyle w:val="normal0"/>
        <w:shd w:val="clear" w:color="auto" w:fill="FFFFFF"/>
        <w:jc w:val="both"/>
        <w:rPr>
          <w:rFonts w:ascii="Courier New" w:eastAsia="Courier New" w:hAnsi="Courier New" w:cs="Courier New"/>
          <w:color w:val="181717"/>
          <w:sz w:val="24"/>
          <w:szCs w:val="24"/>
          <w:highlight w:val="white"/>
        </w:rPr>
      </w:pPr>
      <w:r>
        <w:rPr>
          <w:rFonts w:ascii="Courier New" w:eastAsia="Courier New" w:hAnsi="Courier New" w:cs="Courier New"/>
          <w:color w:val="0000FF"/>
          <w:sz w:val="24"/>
          <w:szCs w:val="24"/>
          <w:highlight w:val="white"/>
        </w:rPr>
        <w:t>var</w:t>
      </w:r>
      <w:r>
        <w:rPr>
          <w:rFonts w:ascii="Courier New" w:eastAsia="Courier New" w:hAnsi="Courier New" w:cs="Courier New"/>
          <w:color w:val="181717"/>
          <w:sz w:val="24"/>
          <w:szCs w:val="24"/>
          <w:highlight w:val="white"/>
        </w:rPr>
        <w:t xml:space="preserve"> fs = require(</w:t>
      </w:r>
      <w:r>
        <w:rPr>
          <w:rFonts w:ascii="Courier New" w:eastAsia="Courier New" w:hAnsi="Courier New" w:cs="Courier New"/>
          <w:color w:val="A31515"/>
          <w:sz w:val="24"/>
          <w:szCs w:val="24"/>
          <w:highlight w:val="white"/>
        </w:rPr>
        <w:t>'fs'</w:t>
      </w:r>
      <w:r>
        <w:rPr>
          <w:rFonts w:ascii="Courier New" w:eastAsia="Courier New" w:hAnsi="Courier New" w:cs="Courier New"/>
          <w:color w:val="181717"/>
          <w:sz w:val="24"/>
          <w:szCs w:val="24"/>
          <w:highlight w:val="white"/>
        </w:rPr>
        <w:t xml:space="preserve">); </w:t>
      </w:r>
    </w:p>
    <w:p w:rsidR="00141CD9" w:rsidRDefault="003C0DB1">
      <w:pPr>
        <w:pStyle w:val="normal0"/>
        <w:shd w:val="clear" w:color="auto" w:fill="FFFFFF"/>
        <w:jc w:val="both"/>
        <w:rPr>
          <w:rFonts w:ascii="Courier New" w:eastAsia="Courier New" w:hAnsi="Courier New" w:cs="Courier New"/>
          <w:color w:val="181717"/>
          <w:sz w:val="24"/>
          <w:szCs w:val="24"/>
          <w:highlight w:val="white"/>
        </w:rPr>
      </w:pPr>
      <w:r>
        <w:rPr>
          <w:rFonts w:ascii="Courier New" w:eastAsia="Courier New" w:hAnsi="Courier New" w:cs="Courier New"/>
          <w:color w:val="181717"/>
          <w:sz w:val="24"/>
          <w:szCs w:val="24"/>
          <w:highlight w:val="white"/>
        </w:rPr>
        <w:t>fs.readFile(</w:t>
      </w:r>
      <w:r>
        <w:rPr>
          <w:rFonts w:ascii="Courier New" w:eastAsia="Courier New" w:hAnsi="Courier New" w:cs="Courier New"/>
          <w:color w:val="A31515"/>
          <w:sz w:val="24"/>
          <w:szCs w:val="24"/>
          <w:highlight w:val="white"/>
        </w:rPr>
        <w:t>'test.txt'</w:t>
      </w:r>
      <w:r>
        <w:rPr>
          <w:rFonts w:ascii="Courier New" w:eastAsia="Courier New" w:hAnsi="Courier New" w:cs="Courier New"/>
          <w:color w:val="181717"/>
          <w:sz w:val="24"/>
          <w:szCs w:val="24"/>
          <w:highlight w:val="white"/>
        </w:rPr>
        <w:t xml:space="preserve">, </w:t>
      </w:r>
      <w:r>
        <w:rPr>
          <w:rFonts w:ascii="Courier New" w:eastAsia="Courier New" w:hAnsi="Courier New" w:cs="Courier New"/>
          <w:color w:val="A31515"/>
          <w:sz w:val="24"/>
          <w:szCs w:val="24"/>
          <w:highlight w:val="white"/>
        </w:rPr>
        <w:t>'utf8'</w:t>
      </w:r>
      <w:r>
        <w:rPr>
          <w:rFonts w:ascii="Courier New" w:eastAsia="Courier New" w:hAnsi="Courier New" w:cs="Courier New"/>
          <w:color w:val="181717"/>
          <w:sz w:val="24"/>
          <w:szCs w:val="24"/>
          <w:highlight w:val="white"/>
        </w:rPr>
        <w:t xml:space="preserve">, </w:t>
      </w:r>
      <w:r>
        <w:rPr>
          <w:rFonts w:ascii="Courier New" w:eastAsia="Courier New" w:hAnsi="Courier New" w:cs="Courier New"/>
          <w:color w:val="0000FF"/>
          <w:sz w:val="24"/>
          <w:szCs w:val="24"/>
          <w:highlight w:val="white"/>
        </w:rPr>
        <w:t>function</w:t>
      </w:r>
      <w:r>
        <w:rPr>
          <w:rFonts w:ascii="Courier New" w:eastAsia="Courier New" w:hAnsi="Courier New" w:cs="Courier New"/>
          <w:color w:val="181717"/>
          <w:sz w:val="24"/>
          <w:szCs w:val="24"/>
          <w:highlight w:val="white"/>
        </w:rPr>
        <w:t xml:space="preserve"> (err, data) { </w:t>
      </w:r>
    </w:p>
    <w:p w:rsidR="00141CD9" w:rsidRDefault="00141CD9">
      <w:pPr>
        <w:pStyle w:val="normal0"/>
        <w:shd w:val="clear" w:color="auto" w:fill="FFFFFF"/>
        <w:jc w:val="both"/>
        <w:rPr>
          <w:rFonts w:ascii="Courier New" w:eastAsia="Courier New" w:hAnsi="Courier New" w:cs="Courier New"/>
          <w:color w:val="0000FF"/>
          <w:sz w:val="24"/>
          <w:szCs w:val="24"/>
          <w:highlight w:val="white"/>
        </w:rPr>
      </w:pPr>
    </w:p>
    <w:p w:rsidR="00141CD9" w:rsidRDefault="003C0DB1">
      <w:pPr>
        <w:pStyle w:val="normal0"/>
        <w:shd w:val="clear" w:color="auto" w:fill="FFFFFF"/>
        <w:ind w:left="720"/>
        <w:jc w:val="both"/>
        <w:rPr>
          <w:rFonts w:ascii="Courier New" w:eastAsia="Courier New" w:hAnsi="Courier New" w:cs="Courier New"/>
          <w:color w:val="181717"/>
          <w:sz w:val="24"/>
          <w:szCs w:val="24"/>
          <w:highlight w:val="white"/>
        </w:rPr>
      </w:pPr>
      <w:r>
        <w:rPr>
          <w:rFonts w:ascii="Courier New" w:eastAsia="Courier New" w:hAnsi="Courier New" w:cs="Courier New"/>
          <w:color w:val="0000FF"/>
          <w:sz w:val="24"/>
          <w:szCs w:val="24"/>
          <w:highlight w:val="white"/>
        </w:rPr>
        <w:t>debugger;</w:t>
      </w:r>
      <w:r>
        <w:rPr>
          <w:rFonts w:ascii="Courier New" w:eastAsia="Courier New" w:hAnsi="Courier New" w:cs="Courier New"/>
          <w:color w:val="181717"/>
          <w:sz w:val="24"/>
          <w:szCs w:val="24"/>
          <w:highlight w:val="white"/>
        </w:rPr>
        <w:t xml:space="preserve"> </w:t>
      </w:r>
    </w:p>
    <w:p w:rsidR="00141CD9" w:rsidRDefault="00141CD9">
      <w:pPr>
        <w:pStyle w:val="normal0"/>
        <w:shd w:val="clear" w:color="auto" w:fill="FFFFFF"/>
        <w:ind w:left="720"/>
        <w:jc w:val="both"/>
        <w:rPr>
          <w:rFonts w:ascii="Courier New" w:eastAsia="Courier New" w:hAnsi="Courier New" w:cs="Courier New"/>
          <w:color w:val="181717"/>
          <w:sz w:val="24"/>
          <w:szCs w:val="24"/>
          <w:highlight w:val="white"/>
        </w:rPr>
      </w:pPr>
    </w:p>
    <w:p w:rsidR="00141CD9" w:rsidRDefault="003C0DB1">
      <w:pPr>
        <w:pStyle w:val="normal0"/>
        <w:shd w:val="clear" w:color="auto" w:fill="FFFFFF"/>
        <w:ind w:left="720"/>
        <w:jc w:val="both"/>
        <w:rPr>
          <w:rFonts w:ascii="Courier New" w:eastAsia="Courier New" w:hAnsi="Courier New" w:cs="Courier New"/>
          <w:color w:val="181717"/>
          <w:sz w:val="24"/>
          <w:szCs w:val="24"/>
          <w:highlight w:val="white"/>
        </w:rPr>
      </w:pPr>
      <w:r>
        <w:rPr>
          <w:rFonts w:ascii="Courier New" w:eastAsia="Courier New" w:hAnsi="Courier New" w:cs="Courier New"/>
          <w:color w:val="0000FF"/>
          <w:sz w:val="24"/>
          <w:szCs w:val="24"/>
          <w:highlight w:val="white"/>
        </w:rPr>
        <w:t>if</w:t>
      </w:r>
      <w:r>
        <w:rPr>
          <w:rFonts w:ascii="Courier New" w:eastAsia="Courier New" w:hAnsi="Courier New" w:cs="Courier New"/>
          <w:color w:val="181717"/>
          <w:sz w:val="24"/>
          <w:szCs w:val="24"/>
          <w:highlight w:val="white"/>
        </w:rPr>
        <w:t xml:space="preserve"> (err) </w:t>
      </w:r>
      <w:r>
        <w:rPr>
          <w:rFonts w:ascii="Courier New" w:eastAsia="Courier New" w:hAnsi="Courier New" w:cs="Courier New"/>
          <w:color w:val="0000FF"/>
          <w:sz w:val="24"/>
          <w:szCs w:val="24"/>
          <w:highlight w:val="white"/>
        </w:rPr>
        <w:t>throw</w:t>
      </w:r>
      <w:r>
        <w:rPr>
          <w:rFonts w:ascii="Courier New" w:eastAsia="Courier New" w:hAnsi="Courier New" w:cs="Courier New"/>
          <w:color w:val="181717"/>
          <w:sz w:val="24"/>
          <w:szCs w:val="24"/>
          <w:highlight w:val="white"/>
        </w:rPr>
        <w:t xml:space="preserve"> err; </w:t>
      </w:r>
    </w:p>
    <w:p w:rsidR="00141CD9" w:rsidRDefault="003C0DB1">
      <w:pPr>
        <w:pStyle w:val="normal0"/>
        <w:shd w:val="clear" w:color="auto" w:fill="FFFFFF"/>
        <w:ind w:left="720"/>
        <w:jc w:val="both"/>
        <w:rPr>
          <w:rFonts w:ascii="Courier New" w:eastAsia="Courier New" w:hAnsi="Courier New" w:cs="Courier New"/>
          <w:color w:val="181717"/>
          <w:sz w:val="24"/>
          <w:szCs w:val="24"/>
          <w:highlight w:val="white"/>
        </w:rPr>
      </w:pPr>
      <w:r>
        <w:rPr>
          <w:rFonts w:ascii="Courier New" w:eastAsia="Courier New" w:hAnsi="Courier New" w:cs="Courier New"/>
          <w:color w:val="181717"/>
          <w:sz w:val="24"/>
          <w:szCs w:val="24"/>
          <w:highlight w:val="white"/>
        </w:rPr>
        <w:t xml:space="preserve">console.log(data); </w:t>
      </w:r>
    </w:p>
    <w:p w:rsidR="00141CD9" w:rsidRDefault="003C0DB1">
      <w:pPr>
        <w:pStyle w:val="normal0"/>
        <w:shd w:val="clear" w:color="auto" w:fill="FFFFFF"/>
        <w:jc w:val="both"/>
        <w:rPr>
          <w:rFonts w:ascii="Courier New" w:eastAsia="Courier New" w:hAnsi="Courier New" w:cs="Courier New"/>
          <w:color w:val="181717"/>
          <w:sz w:val="24"/>
          <w:szCs w:val="24"/>
          <w:highlight w:val="white"/>
        </w:rPr>
      </w:pPr>
      <w:r>
        <w:rPr>
          <w:rFonts w:ascii="Courier New" w:eastAsia="Courier New" w:hAnsi="Courier New" w:cs="Courier New"/>
          <w:color w:val="181717"/>
          <w:sz w:val="24"/>
          <w:szCs w:val="24"/>
          <w:highlight w:val="white"/>
        </w:rPr>
        <w:t>});</w:t>
      </w:r>
    </w:p>
    <w:p w:rsidR="00141CD9" w:rsidRDefault="003C0DB1">
      <w:pPr>
        <w:pStyle w:val="normal0"/>
        <w:shd w:val="clear" w:color="auto" w:fill="FFFFFF"/>
        <w:spacing w:before="360" w:after="360"/>
        <w:jc w:val="both"/>
        <w:rPr>
          <w:rFonts w:ascii="Verdana" w:eastAsia="Verdana" w:hAnsi="Verdana" w:cs="Verdana"/>
          <w:color w:val="181717"/>
          <w:sz w:val="26"/>
          <w:szCs w:val="26"/>
          <w:shd w:val="clear" w:color="auto" w:fill="D8E5EE"/>
        </w:rPr>
      </w:pPr>
      <w:r>
        <w:rPr>
          <w:rFonts w:ascii="Verdana" w:eastAsia="Verdana" w:hAnsi="Verdana" w:cs="Verdana"/>
          <w:color w:val="181717"/>
          <w:sz w:val="26"/>
          <w:szCs w:val="26"/>
          <w:shd w:val="clear" w:color="auto" w:fill="D8E5EE"/>
        </w:rPr>
        <w:t>Write debugger in your JavaScript code where you want debugger to stop. For example, we want to check the "data" parameter in the above example. So, write debugger; inside callback function as above.</w:t>
      </w:r>
    </w:p>
    <w:p w:rsidR="00141CD9" w:rsidRDefault="003C0DB1">
      <w:pPr>
        <w:pStyle w:val="normal0"/>
        <w:shd w:val="clear" w:color="auto" w:fill="FFFFFF"/>
        <w:spacing w:before="360" w:after="360"/>
        <w:jc w:val="both"/>
        <w:rPr>
          <w:rFonts w:ascii="Verdana" w:eastAsia="Verdana" w:hAnsi="Verdana" w:cs="Verdana"/>
          <w:color w:val="181717"/>
          <w:sz w:val="26"/>
          <w:szCs w:val="26"/>
          <w:shd w:val="clear" w:color="auto" w:fill="D8E5EE"/>
        </w:rPr>
      </w:pPr>
      <w:r>
        <w:rPr>
          <w:rFonts w:ascii="Verdana" w:eastAsia="Verdana" w:hAnsi="Verdana" w:cs="Verdana"/>
          <w:color w:val="181717"/>
          <w:sz w:val="26"/>
          <w:szCs w:val="26"/>
          <w:shd w:val="clear" w:color="auto" w:fill="D8E5EE"/>
        </w:rPr>
        <w:t>Now, to debug the above application, run the following command.</w:t>
      </w:r>
    </w:p>
    <w:p w:rsidR="00141CD9" w:rsidRDefault="003C0DB1">
      <w:pPr>
        <w:pStyle w:val="normal0"/>
        <w:shd w:val="clear" w:color="auto" w:fill="FFFFFF"/>
        <w:spacing w:before="360" w:after="360"/>
        <w:jc w:val="both"/>
        <w:rPr>
          <w:rFonts w:ascii="Courier New" w:eastAsia="Courier New" w:hAnsi="Courier New" w:cs="Courier New"/>
          <w:color w:val="FFFFFF"/>
          <w:sz w:val="24"/>
          <w:szCs w:val="24"/>
          <w:shd w:val="clear" w:color="auto" w:fill="5F5B5B"/>
        </w:rPr>
      </w:pPr>
      <w:r>
        <w:rPr>
          <w:rFonts w:ascii="Courier New" w:eastAsia="Courier New" w:hAnsi="Courier New" w:cs="Courier New"/>
          <w:color w:val="FFFFFF"/>
          <w:sz w:val="24"/>
          <w:szCs w:val="24"/>
          <w:shd w:val="clear" w:color="auto" w:fill="5F5B5B"/>
        </w:rPr>
        <w:t>node debug app.js</w:t>
      </w:r>
    </w:p>
    <w:p w:rsidR="00141CD9" w:rsidRDefault="003C0DB1">
      <w:pPr>
        <w:pStyle w:val="normal0"/>
        <w:shd w:val="clear" w:color="auto" w:fill="FFFFFF"/>
        <w:spacing w:before="360" w:after="360"/>
        <w:jc w:val="both"/>
        <w:rPr>
          <w:rFonts w:ascii="Courier New" w:eastAsia="Courier New" w:hAnsi="Courier New" w:cs="Courier New"/>
          <w:color w:val="FFFFFF"/>
          <w:sz w:val="24"/>
          <w:szCs w:val="24"/>
          <w:shd w:val="clear" w:color="auto" w:fill="5F5B5B"/>
        </w:rPr>
      </w:pPr>
      <w:r>
        <w:rPr>
          <w:rFonts w:ascii="Verdana" w:eastAsia="Verdana" w:hAnsi="Verdana" w:cs="Verdana"/>
          <w:color w:val="181717"/>
          <w:sz w:val="26"/>
          <w:szCs w:val="26"/>
          <w:highlight w:val="white"/>
        </w:rPr>
        <w:t>The above command starts the debugger and stops at the first line as shown below.</w:t>
      </w:r>
    </w:p>
    <w:p w:rsidR="00141CD9" w:rsidRDefault="003C0DB1">
      <w:pPr>
        <w:pStyle w:val="normal0"/>
        <w:shd w:val="clear" w:color="auto" w:fill="FFFFFF"/>
        <w:spacing w:before="360" w:after="360"/>
        <w:jc w:val="both"/>
        <w:rPr>
          <w:rFonts w:ascii="Verdana" w:eastAsia="Verdana" w:hAnsi="Verdana" w:cs="Verdana"/>
          <w:color w:val="181717"/>
          <w:sz w:val="26"/>
          <w:szCs w:val="26"/>
          <w:shd w:val="clear" w:color="auto" w:fill="D8E5EE"/>
        </w:rPr>
      </w:pPr>
      <w:r>
        <w:rPr>
          <w:rFonts w:ascii="Verdana" w:eastAsia="Verdana" w:hAnsi="Verdana" w:cs="Verdana"/>
          <w:color w:val="181717"/>
          <w:sz w:val="26"/>
          <w:szCs w:val="26"/>
          <w:shd w:val="clear" w:color="auto" w:fill="D8E5EE"/>
        </w:rPr>
        <w:t>The following table lists important debugging commands:</w:t>
      </w:r>
    </w:p>
    <w:tbl>
      <w:tblPr>
        <w:tblStyle w:val="a4"/>
        <w:tblW w:w="9265" w:type="dxa"/>
        <w:tblInd w:w="0" w:type="dxa"/>
        <w:tblBorders>
          <w:top w:val="nil"/>
          <w:left w:val="nil"/>
          <w:bottom w:val="nil"/>
          <w:right w:val="nil"/>
          <w:insideH w:val="nil"/>
          <w:insideV w:val="nil"/>
        </w:tblBorders>
        <w:tblLayout w:type="fixed"/>
        <w:tblLook w:val="0600"/>
      </w:tblPr>
      <w:tblGrid>
        <w:gridCol w:w="1745"/>
        <w:gridCol w:w="7520"/>
      </w:tblGrid>
      <w:tr w:rsidR="00141CD9">
        <w:trPr>
          <w:cantSplit/>
          <w:trHeight w:val="755"/>
          <w:tblHeader/>
        </w:trPr>
        <w:tc>
          <w:tcPr>
            <w:tcW w:w="1745" w:type="dxa"/>
            <w:tcBorders>
              <w:top w:val="single" w:sz="6" w:space="0" w:color="DFDFDF"/>
              <w:left w:val="single" w:sz="6" w:space="0" w:color="DFDFDF"/>
              <w:bottom w:val="single" w:sz="12" w:space="0" w:color="DEE2E6"/>
              <w:right w:val="single" w:sz="6" w:space="0" w:color="DFDFDF"/>
            </w:tcBorders>
            <w:shd w:val="clear" w:color="auto" w:fill="63A9E0"/>
            <w:tcMar>
              <w:top w:w="100" w:type="dxa"/>
              <w:left w:w="100" w:type="dxa"/>
              <w:bottom w:w="100" w:type="dxa"/>
              <w:right w:w="100" w:type="dxa"/>
            </w:tcMar>
            <w:vAlign w:val="bottom"/>
          </w:tcPr>
          <w:p w:rsidR="00141CD9" w:rsidRDefault="003C0DB1">
            <w:pPr>
              <w:pStyle w:val="normal0"/>
              <w:shd w:val="clear" w:color="auto" w:fill="FFFFFF"/>
              <w:spacing w:before="360" w:after="360"/>
              <w:jc w:val="center"/>
              <w:rPr>
                <w:rFonts w:ascii="Verdana" w:eastAsia="Verdana" w:hAnsi="Verdana" w:cs="Verdana"/>
                <w:color w:val="181717"/>
                <w:sz w:val="24"/>
                <w:szCs w:val="24"/>
                <w:shd w:val="clear" w:color="auto" w:fill="D8E5EE"/>
              </w:rPr>
            </w:pPr>
            <w:r>
              <w:rPr>
                <w:rFonts w:ascii="Verdana" w:eastAsia="Verdana" w:hAnsi="Verdana" w:cs="Verdana"/>
                <w:color w:val="FFFFFF"/>
                <w:sz w:val="24"/>
                <w:szCs w:val="24"/>
                <w:shd w:val="clear" w:color="auto" w:fill="D8E5EE"/>
              </w:rPr>
              <w:t>Command</w:t>
            </w:r>
          </w:p>
        </w:tc>
        <w:tc>
          <w:tcPr>
            <w:tcW w:w="7520" w:type="dxa"/>
            <w:tcBorders>
              <w:top w:val="single" w:sz="6" w:space="0" w:color="DFDFDF"/>
              <w:left w:val="single" w:sz="6" w:space="0" w:color="DFDFDF"/>
              <w:bottom w:val="single" w:sz="12" w:space="0" w:color="DEE2E6"/>
              <w:right w:val="single" w:sz="6" w:space="0" w:color="DFDFDF"/>
            </w:tcBorders>
            <w:shd w:val="clear" w:color="auto" w:fill="63A9E0"/>
            <w:tcMar>
              <w:top w:w="100" w:type="dxa"/>
              <w:left w:w="100" w:type="dxa"/>
              <w:bottom w:w="100" w:type="dxa"/>
              <w:right w:w="100" w:type="dxa"/>
            </w:tcMar>
            <w:vAlign w:val="bottom"/>
          </w:tcPr>
          <w:p w:rsidR="00141CD9" w:rsidRDefault="003C0DB1">
            <w:pPr>
              <w:pStyle w:val="normal0"/>
              <w:shd w:val="clear" w:color="auto" w:fill="FFFFFF"/>
              <w:spacing w:before="360" w:after="360"/>
              <w:jc w:val="center"/>
              <w:rPr>
                <w:rFonts w:ascii="Verdana" w:eastAsia="Verdana" w:hAnsi="Verdana" w:cs="Verdana"/>
                <w:color w:val="181717"/>
                <w:sz w:val="24"/>
                <w:szCs w:val="24"/>
                <w:shd w:val="clear" w:color="auto" w:fill="D8E5EE"/>
              </w:rPr>
            </w:pPr>
            <w:r>
              <w:rPr>
                <w:rFonts w:ascii="Verdana" w:eastAsia="Verdana" w:hAnsi="Verdana" w:cs="Verdana"/>
                <w:color w:val="FFFFFF"/>
                <w:sz w:val="24"/>
                <w:szCs w:val="24"/>
                <w:shd w:val="clear" w:color="auto" w:fill="D8E5EE"/>
              </w:rPr>
              <w:t>Description</w:t>
            </w:r>
          </w:p>
        </w:tc>
      </w:tr>
      <w:tr w:rsidR="00141CD9">
        <w:trPr>
          <w:cantSplit/>
          <w:trHeight w:val="725"/>
          <w:tblHeader/>
        </w:trPr>
        <w:tc>
          <w:tcPr>
            <w:tcW w:w="1745"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shd w:val="clear" w:color="auto" w:fill="D8E5EE"/>
              </w:rPr>
            </w:pPr>
            <w:r>
              <w:rPr>
                <w:rFonts w:ascii="Verdana" w:eastAsia="Verdana" w:hAnsi="Verdana" w:cs="Verdana"/>
                <w:color w:val="414141"/>
                <w:sz w:val="21"/>
                <w:szCs w:val="21"/>
                <w:shd w:val="clear" w:color="auto" w:fill="D8E5EE"/>
              </w:rPr>
              <w:lastRenderedPageBreak/>
              <w:t>next</w:t>
            </w:r>
          </w:p>
        </w:tc>
        <w:tc>
          <w:tcPr>
            <w:tcW w:w="7520"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shd w:val="clear" w:color="auto" w:fill="D8E5EE"/>
              </w:rPr>
            </w:pPr>
            <w:r>
              <w:rPr>
                <w:rFonts w:ascii="Verdana" w:eastAsia="Verdana" w:hAnsi="Verdana" w:cs="Verdana"/>
                <w:color w:val="414141"/>
                <w:sz w:val="21"/>
                <w:szCs w:val="21"/>
                <w:shd w:val="clear" w:color="auto" w:fill="D8E5EE"/>
              </w:rPr>
              <w:t>Stop at the next statement.</w:t>
            </w:r>
          </w:p>
        </w:tc>
      </w:tr>
      <w:tr w:rsidR="00141CD9">
        <w:trPr>
          <w:cantSplit/>
          <w:trHeight w:val="710"/>
          <w:tblHeader/>
        </w:trPr>
        <w:tc>
          <w:tcPr>
            <w:tcW w:w="1745"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shd w:val="clear" w:color="auto" w:fill="D8E5EE"/>
              </w:rPr>
            </w:pPr>
            <w:r>
              <w:rPr>
                <w:rFonts w:ascii="Verdana" w:eastAsia="Verdana" w:hAnsi="Verdana" w:cs="Verdana"/>
                <w:color w:val="414141"/>
                <w:sz w:val="21"/>
                <w:szCs w:val="21"/>
                <w:shd w:val="clear" w:color="auto" w:fill="D8E5EE"/>
              </w:rPr>
              <w:t>cont</w:t>
            </w:r>
          </w:p>
        </w:tc>
        <w:tc>
          <w:tcPr>
            <w:tcW w:w="7520"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shd w:val="clear" w:color="auto" w:fill="D8E5EE"/>
              </w:rPr>
            </w:pPr>
            <w:r>
              <w:rPr>
                <w:rFonts w:ascii="Verdana" w:eastAsia="Verdana" w:hAnsi="Verdana" w:cs="Verdana"/>
                <w:color w:val="414141"/>
                <w:sz w:val="21"/>
                <w:szCs w:val="21"/>
                <w:shd w:val="clear" w:color="auto" w:fill="D8E5EE"/>
              </w:rPr>
              <w:t>Continue execute and stop at the debugger statement if any.</w:t>
            </w:r>
          </w:p>
        </w:tc>
      </w:tr>
      <w:tr w:rsidR="00141CD9">
        <w:trPr>
          <w:cantSplit/>
          <w:trHeight w:val="710"/>
          <w:tblHeader/>
        </w:trPr>
        <w:tc>
          <w:tcPr>
            <w:tcW w:w="1745"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shd w:val="clear" w:color="auto" w:fill="D8E5EE"/>
              </w:rPr>
            </w:pPr>
            <w:r>
              <w:rPr>
                <w:rFonts w:ascii="Verdana" w:eastAsia="Verdana" w:hAnsi="Verdana" w:cs="Verdana"/>
                <w:color w:val="414141"/>
                <w:sz w:val="21"/>
                <w:szCs w:val="21"/>
                <w:shd w:val="clear" w:color="auto" w:fill="D8E5EE"/>
              </w:rPr>
              <w:t>step</w:t>
            </w:r>
          </w:p>
        </w:tc>
        <w:tc>
          <w:tcPr>
            <w:tcW w:w="7520"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shd w:val="clear" w:color="auto" w:fill="D8E5EE"/>
              </w:rPr>
            </w:pPr>
            <w:r>
              <w:rPr>
                <w:rFonts w:ascii="Verdana" w:eastAsia="Verdana" w:hAnsi="Verdana" w:cs="Verdana"/>
                <w:color w:val="414141"/>
                <w:sz w:val="21"/>
                <w:szCs w:val="21"/>
                <w:shd w:val="clear" w:color="auto" w:fill="D8E5EE"/>
              </w:rPr>
              <w:t>Step in function.</w:t>
            </w:r>
          </w:p>
        </w:tc>
      </w:tr>
      <w:tr w:rsidR="00141CD9">
        <w:trPr>
          <w:cantSplit/>
          <w:trHeight w:val="710"/>
          <w:tblHeader/>
        </w:trPr>
        <w:tc>
          <w:tcPr>
            <w:tcW w:w="1745"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shd w:val="clear" w:color="auto" w:fill="D8E5EE"/>
              </w:rPr>
            </w:pPr>
            <w:r>
              <w:rPr>
                <w:rFonts w:ascii="Verdana" w:eastAsia="Verdana" w:hAnsi="Verdana" w:cs="Verdana"/>
                <w:color w:val="414141"/>
                <w:sz w:val="21"/>
                <w:szCs w:val="21"/>
                <w:shd w:val="clear" w:color="auto" w:fill="D8E5EE"/>
              </w:rPr>
              <w:t>out</w:t>
            </w:r>
          </w:p>
        </w:tc>
        <w:tc>
          <w:tcPr>
            <w:tcW w:w="7520"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shd w:val="clear" w:color="auto" w:fill="D8E5EE"/>
              </w:rPr>
            </w:pPr>
            <w:r>
              <w:rPr>
                <w:rFonts w:ascii="Verdana" w:eastAsia="Verdana" w:hAnsi="Verdana" w:cs="Verdana"/>
                <w:color w:val="414141"/>
                <w:sz w:val="21"/>
                <w:szCs w:val="21"/>
                <w:shd w:val="clear" w:color="auto" w:fill="D8E5EE"/>
              </w:rPr>
              <w:t>Step out of function.</w:t>
            </w:r>
          </w:p>
        </w:tc>
      </w:tr>
      <w:tr w:rsidR="00141CD9">
        <w:trPr>
          <w:cantSplit/>
          <w:trHeight w:val="710"/>
          <w:tblHeader/>
        </w:trPr>
        <w:tc>
          <w:tcPr>
            <w:tcW w:w="1745"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shd w:val="clear" w:color="auto" w:fill="D8E5EE"/>
              </w:rPr>
            </w:pPr>
            <w:r>
              <w:rPr>
                <w:rFonts w:ascii="Verdana" w:eastAsia="Verdana" w:hAnsi="Verdana" w:cs="Verdana"/>
                <w:color w:val="414141"/>
                <w:sz w:val="21"/>
                <w:szCs w:val="21"/>
                <w:shd w:val="clear" w:color="auto" w:fill="D8E5EE"/>
              </w:rPr>
              <w:t>watch</w:t>
            </w:r>
          </w:p>
        </w:tc>
        <w:tc>
          <w:tcPr>
            <w:tcW w:w="7520"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shd w:val="clear" w:color="auto" w:fill="D8E5EE"/>
              </w:rPr>
            </w:pPr>
            <w:r>
              <w:rPr>
                <w:rFonts w:ascii="Verdana" w:eastAsia="Verdana" w:hAnsi="Verdana" w:cs="Verdana"/>
                <w:color w:val="414141"/>
                <w:sz w:val="21"/>
                <w:szCs w:val="21"/>
                <w:shd w:val="clear" w:color="auto" w:fill="D8E5EE"/>
              </w:rPr>
              <w:t>Add the expression or variable into watch.</w:t>
            </w:r>
          </w:p>
        </w:tc>
      </w:tr>
      <w:tr w:rsidR="00141CD9">
        <w:trPr>
          <w:cantSplit/>
          <w:trHeight w:val="710"/>
          <w:tblHeader/>
        </w:trPr>
        <w:tc>
          <w:tcPr>
            <w:tcW w:w="1745"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shd w:val="clear" w:color="auto" w:fill="D8E5EE"/>
              </w:rPr>
            </w:pPr>
            <w:r>
              <w:rPr>
                <w:rFonts w:ascii="Verdana" w:eastAsia="Verdana" w:hAnsi="Verdana" w:cs="Verdana"/>
                <w:color w:val="414141"/>
                <w:sz w:val="21"/>
                <w:szCs w:val="21"/>
                <w:shd w:val="clear" w:color="auto" w:fill="D8E5EE"/>
              </w:rPr>
              <w:t>watcher</w:t>
            </w:r>
          </w:p>
        </w:tc>
        <w:tc>
          <w:tcPr>
            <w:tcW w:w="7520"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shd w:val="clear" w:color="auto" w:fill="D8E5EE"/>
              </w:rPr>
            </w:pPr>
            <w:r>
              <w:rPr>
                <w:rFonts w:ascii="Verdana" w:eastAsia="Verdana" w:hAnsi="Verdana" w:cs="Verdana"/>
                <w:color w:val="414141"/>
                <w:sz w:val="21"/>
                <w:szCs w:val="21"/>
                <w:shd w:val="clear" w:color="auto" w:fill="D8E5EE"/>
              </w:rPr>
              <w:t>See the value of all expressions and variables added into watch.</w:t>
            </w:r>
          </w:p>
        </w:tc>
      </w:tr>
      <w:tr w:rsidR="00141CD9">
        <w:trPr>
          <w:cantSplit/>
          <w:trHeight w:val="710"/>
          <w:tblHeader/>
        </w:trPr>
        <w:tc>
          <w:tcPr>
            <w:tcW w:w="1745"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shd w:val="clear" w:color="auto" w:fill="D8E5EE"/>
              </w:rPr>
            </w:pPr>
            <w:r>
              <w:rPr>
                <w:rFonts w:ascii="Verdana" w:eastAsia="Verdana" w:hAnsi="Verdana" w:cs="Verdana"/>
                <w:color w:val="414141"/>
                <w:sz w:val="21"/>
                <w:szCs w:val="21"/>
                <w:shd w:val="clear" w:color="auto" w:fill="D8E5EE"/>
              </w:rPr>
              <w:t>Pause</w:t>
            </w:r>
          </w:p>
        </w:tc>
        <w:tc>
          <w:tcPr>
            <w:tcW w:w="7520"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color w:val="181717"/>
                <w:sz w:val="24"/>
                <w:szCs w:val="24"/>
                <w:shd w:val="clear" w:color="auto" w:fill="D8E5EE"/>
              </w:rPr>
            </w:pPr>
            <w:r>
              <w:rPr>
                <w:rFonts w:ascii="Verdana" w:eastAsia="Verdana" w:hAnsi="Verdana" w:cs="Verdana"/>
                <w:color w:val="414141"/>
                <w:sz w:val="21"/>
                <w:szCs w:val="21"/>
                <w:shd w:val="clear" w:color="auto" w:fill="D8E5EE"/>
              </w:rPr>
              <w:t>Pause running code.</w:t>
            </w:r>
          </w:p>
        </w:tc>
      </w:tr>
    </w:tbl>
    <w:p w:rsidR="00141CD9" w:rsidRDefault="00141CD9">
      <w:pPr>
        <w:pStyle w:val="normal0"/>
        <w:shd w:val="clear" w:color="auto" w:fill="FFFFFF"/>
        <w:spacing w:before="360" w:after="360"/>
        <w:jc w:val="both"/>
        <w:rPr>
          <w:rFonts w:ascii="Verdana" w:eastAsia="Verdana" w:hAnsi="Verdana" w:cs="Verdana"/>
          <w:color w:val="181717"/>
          <w:sz w:val="24"/>
          <w:szCs w:val="24"/>
          <w:shd w:val="clear" w:color="auto" w:fill="D8E5EE"/>
        </w:rPr>
      </w:pPr>
    </w:p>
    <w:p w:rsidR="00141CD9" w:rsidRDefault="00141CD9">
      <w:pPr>
        <w:pStyle w:val="normal0"/>
        <w:shd w:val="clear" w:color="auto" w:fill="FFFFFF"/>
        <w:spacing w:after="240"/>
        <w:ind w:left="720"/>
        <w:rPr>
          <w:rFonts w:ascii="Verdana" w:eastAsia="Verdana" w:hAnsi="Verdana" w:cs="Verdana"/>
          <w:color w:val="181717"/>
          <w:sz w:val="26"/>
          <w:szCs w:val="26"/>
          <w:highlight w:val="white"/>
        </w:rPr>
      </w:pPr>
    </w:p>
    <w:p w:rsidR="00141CD9" w:rsidRDefault="00141CD9">
      <w:pPr>
        <w:pStyle w:val="normal0"/>
        <w:shd w:val="clear" w:color="auto" w:fill="FFFFFF"/>
        <w:spacing w:before="360" w:after="360"/>
        <w:jc w:val="both"/>
        <w:rPr>
          <w:rFonts w:ascii="Courier New" w:eastAsia="Courier New" w:hAnsi="Courier New" w:cs="Courier New"/>
          <w:sz w:val="24"/>
          <w:szCs w:val="24"/>
          <w:highlight w:val="white"/>
        </w:rPr>
      </w:pPr>
    </w:p>
    <w:p w:rsidR="00141CD9" w:rsidRDefault="00141CD9">
      <w:pPr>
        <w:pStyle w:val="normal0"/>
        <w:shd w:val="clear" w:color="auto" w:fill="FFFFFF"/>
        <w:spacing w:before="360" w:after="360"/>
        <w:jc w:val="both"/>
        <w:rPr>
          <w:rFonts w:ascii="Courier New" w:eastAsia="Courier New" w:hAnsi="Courier New" w:cs="Courier New"/>
          <w:sz w:val="24"/>
          <w:szCs w:val="24"/>
          <w:highlight w:val="white"/>
        </w:rPr>
      </w:pPr>
    </w:p>
    <w:p w:rsidR="00141CD9" w:rsidRDefault="003C0DB1">
      <w:pPr>
        <w:pStyle w:val="normal0"/>
        <w:shd w:val="clear" w:color="auto" w:fill="FFFFFF"/>
        <w:spacing w:before="360" w:after="360"/>
        <w:jc w:val="both"/>
        <w:rPr>
          <w:rFonts w:ascii="Courier New" w:eastAsia="Courier New" w:hAnsi="Courier New" w:cs="Courier New"/>
          <w:b/>
          <w:bCs/>
          <w:sz w:val="38"/>
          <w:szCs w:val="38"/>
          <w:highlight w:val="white"/>
        </w:rPr>
      </w:pPr>
      <w:r>
        <w:rPr>
          <w:rFonts w:ascii="Courier New" w:eastAsia="Courier New" w:hAnsi="Courier New" w:cs="Courier New"/>
          <w:b/>
          <w:bCs/>
          <w:sz w:val="38"/>
          <w:szCs w:val="38"/>
          <w:highlight w:val="white"/>
        </w:rPr>
        <w:t xml:space="preserve">How Node Work </w:t>
      </w:r>
    </w:p>
    <w:p w:rsidR="00141CD9" w:rsidRDefault="003C0DB1">
      <w:pPr>
        <w:pStyle w:val="normal0"/>
        <w:shd w:val="clear" w:color="auto" w:fill="FFFFFF"/>
        <w:spacing w:before="360" w:after="360"/>
        <w:jc w:val="both"/>
        <w:rPr>
          <w:rFonts w:ascii="Courier New" w:eastAsia="Courier New" w:hAnsi="Courier New" w:cs="Courier New"/>
          <w:b/>
          <w:bCs/>
          <w:sz w:val="38"/>
          <w:szCs w:val="38"/>
          <w:highlight w:val="white"/>
        </w:rPr>
      </w:pPr>
      <w:r>
        <w:rPr>
          <w:rFonts w:ascii="Courier New" w:eastAsia="Courier New" w:hAnsi="Courier New" w:cs="Courier New"/>
          <w:b/>
          <w:bCs/>
          <w:noProof/>
          <w:sz w:val="38"/>
          <w:szCs w:val="38"/>
          <w:highlight w:val="white"/>
          <w:lang w:val="en-US"/>
        </w:rPr>
        <w:lastRenderedPageBreak/>
        <w:drawing>
          <wp:inline distT="114300" distB="114300" distL="114300" distR="114300">
            <wp:extent cx="5943600" cy="2806700"/>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3"/>
                    <a:srcRect/>
                    <a:stretch>
                      <a:fillRect/>
                    </a:stretch>
                  </pic:blipFill>
                  <pic:spPr>
                    <a:xfrm>
                      <a:off x="0" y="0"/>
                      <a:ext cx="5943600" cy="2806700"/>
                    </a:xfrm>
                    <a:prstGeom prst="rect">
                      <a:avLst/>
                    </a:prstGeom>
                    <a:ln/>
                  </pic:spPr>
                </pic:pic>
              </a:graphicData>
            </a:graphic>
          </wp:inline>
        </w:drawing>
      </w:r>
    </w:p>
    <w:p w:rsidR="00141CD9" w:rsidRDefault="003C0DB1">
      <w:pPr>
        <w:pStyle w:val="normal0"/>
        <w:shd w:val="clear" w:color="auto" w:fill="FFFFFF"/>
        <w:spacing w:before="360" w:after="360"/>
        <w:jc w:val="both"/>
        <w:rPr>
          <w:rFonts w:ascii="Courier New" w:eastAsia="Courier New" w:hAnsi="Courier New" w:cs="Courier New"/>
          <w:sz w:val="24"/>
          <w:szCs w:val="24"/>
          <w:highlight w:val="white"/>
        </w:rPr>
      </w:pPr>
      <w:r>
        <w:rPr>
          <w:rFonts w:ascii="Courier New" w:eastAsia="Courier New" w:hAnsi="Courier New" w:cs="Courier New"/>
          <w:noProof/>
          <w:sz w:val="24"/>
          <w:szCs w:val="24"/>
          <w:highlight w:val="white"/>
          <w:lang w:val="en-US"/>
        </w:rPr>
        <w:drawing>
          <wp:inline distT="114300" distB="114300" distL="114300" distR="114300">
            <wp:extent cx="5943600" cy="2768600"/>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4"/>
                    <a:srcRect/>
                    <a:stretch>
                      <a:fillRect/>
                    </a:stretch>
                  </pic:blipFill>
                  <pic:spPr>
                    <a:xfrm>
                      <a:off x="0" y="0"/>
                      <a:ext cx="5943600" cy="2768600"/>
                    </a:xfrm>
                    <a:prstGeom prst="rect">
                      <a:avLst/>
                    </a:prstGeom>
                    <a:ln/>
                  </pic:spPr>
                </pic:pic>
              </a:graphicData>
            </a:graphic>
          </wp:inline>
        </w:drawing>
      </w:r>
    </w:p>
    <w:p w:rsidR="00141CD9" w:rsidRDefault="003C0DB1">
      <w:pPr>
        <w:pStyle w:val="normal0"/>
        <w:shd w:val="clear" w:color="auto" w:fill="FFFFFF"/>
        <w:spacing w:before="360" w:after="360"/>
        <w:jc w:val="both"/>
        <w:rPr>
          <w:rFonts w:ascii="Courier New" w:eastAsia="Courier New" w:hAnsi="Courier New" w:cs="Courier New"/>
          <w:sz w:val="24"/>
          <w:szCs w:val="24"/>
          <w:highlight w:val="white"/>
        </w:rPr>
      </w:pPr>
      <w:r>
        <w:rPr>
          <w:rFonts w:ascii="Courier New" w:eastAsia="Courier New" w:hAnsi="Courier New" w:cs="Courier New"/>
          <w:noProof/>
          <w:sz w:val="24"/>
          <w:szCs w:val="24"/>
          <w:highlight w:val="white"/>
          <w:lang w:val="en-US"/>
        </w:rPr>
        <w:lastRenderedPageBreak/>
        <w:drawing>
          <wp:inline distT="114300" distB="114300" distL="114300" distR="114300">
            <wp:extent cx="5943600" cy="281940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5"/>
                    <a:srcRect/>
                    <a:stretch>
                      <a:fillRect/>
                    </a:stretch>
                  </pic:blipFill>
                  <pic:spPr>
                    <a:xfrm>
                      <a:off x="0" y="0"/>
                      <a:ext cx="5943600" cy="2819400"/>
                    </a:xfrm>
                    <a:prstGeom prst="rect">
                      <a:avLst/>
                    </a:prstGeom>
                    <a:ln/>
                  </pic:spPr>
                </pic:pic>
              </a:graphicData>
            </a:graphic>
          </wp:inline>
        </w:drawing>
      </w:r>
    </w:p>
    <w:p w:rsidR="00141CD9" w:rsidRDefault="003C0DB1">
      <w:pPr>
        <w:pStyle w:val="normal0"/>
        <w:shd w:val="clear" w:color="auto" w:fill="FFFFFF"/>
        <w:spacing w:before="360" w:after="36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w:t>
      </w:r>
    </w:p>
    <w:p w:rsidR="00141CD9" w:rsidRDefault="003C0DB1">
      <w:pPr>
        <w:pStyle w:val="Heading1"/>
        <w:keepNext w:val="0"/>
        <w:keepLines w:val="0"/>
        <w:shd w:val="clear" w:color="auto" w:fill="FFFFFF"/>
        <w:spacing w:before="480" w:line="288" w:lineRule="auto"/>
        <w:jc w:val="both"/>
        <w:rPr>
          <w:rFonts w:ascii="Verdana" w:eastAsia="Verdana" w:hAnsi="Verdana" w:cs="Verdana"/>
          <w:color w:val="181717"/>
          <w:sz w:val="51"/>
          <w:szCs w:val="51"/>
          <w:highlight w:val="white"/>
        </w:rPr>
      </w:pPr>
      <w:bookmarkStart w:id="81" w:name="_z5zxvx8c4bdj" w:colFirst="0" w:colLast="0"/>
      <w:bookmarkEnd w:id="81"/>
      <w:r>
        <w:rPr>
          <w:rFonts w:ascii="Verdana" w:eastAsia="Verdana" w:hAnsi="Verdana" w:cs="Verdana"/>
          <w:color w:val="181717"/>
          <w:sz w:val="51"/>
          <w:szCs w:val="51"/>
          <w:highlight w:val="white"/>
        </w:rPr>
        <w:t>Frameworks for Node.js</w:t>
      </w:r>
    </w:p>
    <w:p w:rsidR="00141CD9" w:rsidRDefault="003C0DB1">
      <w:pPr>
        <w:pStyle w:val="normal0"/>
        <w:shd w:val="clear" w:color="auto" w:fill="FFFFFF"/>
        <w:spacing w:before="360" w:after="360"/>
        <w:jc w:val="both"/>
        <w:rPr>
          <w:rFonts w:ascii="Verdana" w:eastAsia="Verdana" w:hAnsi="Verdana" w:cs="Verdana"/>
          <w:b/>
          <w:bCs/>
          <w:color w:val="181717"/>
          <w:sz w:val="26"/>
          <w:szCs w:val="26"/>
          <w:highlight w:val="white"/>
        </w:rPr>
      </w:pPr>
      <w:r>
        <w:rPr>
          <w:rFonts w:ascii="Verdana" w:eastAsia="Verdana" w:hAnsi="Verdana" w:cs="Verdana"/>
          <w:b/>
          <w:bCs/>
          <w:color w:val="181717"/>
          <w:sz w:val="26"/>
          <w:szCs w:val="26"/>
          <w:highlight w:val="white"/>
        </w:rPr>
        <w:t>There are various third party open-source frameworks available in Node Package Manager which makes Node.js application development faster and easy. You can choose an appropriate framework as per your application requirements.</w:t>
      </w:r>
    </w:p>
    <w:p w:rsidR="00141CD9" w:rsidRDefault="003C0DB1">
      <w:pPr>
        <w:pStyle w:val="normal0"/>
        <w:shd w:val="clear" w:color="auto" w:fill="FFFFFF"/>
        <w:spacing w:before="360" w:after="360"/>
        <w:jc w:val="both"/>
        <w:rPr>
          <w:rFonts w:ascii="Verdana" w:eastAsia="Verdana" w:hAnsi="Verdana" w:cs="Verdana"/>
          <w:b/>
          <w:bCs/>
          <w:color w:val="181717"/>
          <w:sz w:val="26"/>
          <w:szCs w:val="26"/>
          <w:highlight w:val="white"/>
        </w:rPr>
      </w:pPr>
      <w:r>
        <w:rPr>
          <w:rFonts w:ascii="Verdana" w:eastAsia="Verdana" w:hAnsi="Verdana" w:cs="Verdana"/>
          <w:b/>
          <w:bCs/>
          <w:color w:val="181717"/>
          <w:sz w:val="26"/>
          <w:szCs w:val="26"/>
          <w:highlight w:val="white"/>
        </w:rPr>
        <w:t>The following table lists frameworks for Node.js.</w:t>
      </w:r>
    </w:p>
    <w:p w:rsidR="00141CD9" w:rsidRDefault="00141CD9">
      <w:pPr>
        <w:pStyle w:val="normal0"/>
        <w:shd w:val="clear" w:color="auto" w:fill="FFFFFF"/>
        <w:spacing w:before="360" w:after="360"/>
        <w:jc w:val="both"/>
        <w:rPr>
          <w:rFonts w:ascii="Courier New" w:eastAsia="Courier New" w:hAnsi="Courier New" w:cs="Courier New"/>
          <w:b/>
          <w:bCs/>
          <w:sz w:val="46"/>
          <w:szCs w:val="46"/>
          <w:highlight w:val="white"/>
        </w:rPr>
      </w:pPr>
    </w:p>
    <w:tbl>
      <w:tblPr>
        <w:tblStyle w:val="a5"/>
        <w:tblW w:w="9265" w:type="dxa"/>
        <w:tblInd w:w="0" w:type="dxa"/>
        <w:tblBorders>
          <w:top w:val="nil"/>
          <w:left w:val="nil"/>
          <w:bottom w:val="nil"/>
          <w:right w:val="nil"/>
          <w:insideH w:val="nil"/>
          <w:insideV w:val="nil"/>
        </w:tblBorders>
        <w:tblLayout w:type="fixed"/>
        <w:tblLook w:val="0600"/>
      </w:tblPr>
      <w:tblGrid>
        <w:gridCol w:w="1910"/>
        <w:gridCol w:w="7355"/>
      </w:tblGrid>
      <w:tr w:rsidR="00141CD9">
        <w:trPr>
          <w:cantSplit/>
          <w:trHeight w:val="1475"/>
          <w:tblHeader/>
        </w:trPr>
        <w:tc>
          <w:tcPr>
            <w:tcW w:w="1910"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141CD9">
            <w:pPr>
              <w:pStyle w:val="normal0"/>
              <w:shd w:val="clear" w:color="auto" w:fill="FFFFFF"/>
              <w:spacing w:before="360" w:after="360"/>
              <w:jc w:val="both"/>
              <w:rPr>
                <w:rFonts w:ascii="Verdana" w:eastAsia="Verdana" w:hAnsi="Verdana" w:cs="Verdana"/>
                <w:b/>
                <w:bCs/>
                <w:color w:val="181717"/>
                <w:sz w:val="24"/>
                <w:szCs w:val="24"/>
                <w:highlight w:val="white"/>
              </w:rPr>
            </w:pPr>
            <w:hyperlink r:id="rId46">
              <w:r w:rsidR="003C0DB1">
                <w:rPr>
                  <w:rFonts w:ascii="Verdana" w:eastAsia="Verdana" w:hAnsi="Verdana" w:cs="Verdana"/>
                  <w:b/>
                  <w:bCs/>
                  <w:color w:val="007BFF"/>
                  <w:sz w:val="26"/>
                  <w:szCs w:val="26"/>
                  <w:highlight w:val="white"/>
                  <w:u w:val="single"/>
                </w:rPr>
                <w:t>Express.js</w:t>
              </w:r>
            </w:hyperlink>
          </w:p>
        </w:tc>
        <w:tc>
          <w:tcPr>
            <w:tcW w:w="7355"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b/>
                <w:bCs/>
                <w:color w:val="181717"/>
                <w:sz w:val="24"/>
                <w:szCs w:val="24"/>
                <w:highlight w:val="white"/>
              </w:rPr>
            </w:pPr>
            <w:r>
              <w:rPr>
                <w:rFonts w:ascii="Verdana" w:eastAsia="Verdana" w:hAnsi="Verdana" w:cs="Verdana"/>
                <w:b/>
                <w:bCs/>
                <w:color w:val="414141"/>
                <w:sz w:val="21"/>
                <w:szCs w:val="21"/>
                <w:highlight w:val="white"/>
              </w:rPr>
              <w:t>Express is a minimal and flexible Node.js web application framework that provides a robust set of features for web and mobile applications. This is the most popular framework as of now for Node.js.</w:t>
            </w:r>
          </w:p>
        </w:tc>
      </w:tr>
      <w:tr w:rsidR="00141CD9">
        <w:trPr>
          <w:cantSplit/>
          <w:trHeight w:val="965"/>
          <w:tblHeader/>
        </w:trPr>
        <w:tc>
          <w:tcPr>
            <w:tcW w:w="1910"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141CD9">
            <w:pPr>
              <w:pStyle w:val="normal0"/>
              <w:shd w:val="clear" w:color="auto" w:fill="FFFFFF"/>
              <w:spacing w:before="360" w:after="360"/>
              <w:jc w:val="both"/>
              <w:rPr>
                <w:rFonts w:ascii="Verdana" w:eastAsia="Verdana" w:hAnsi="Verdana" w:cs="Verdana"/>
                <w:b/>
                <w:bCs/>
                <w:color w:val="181717"/>
                <w:sz w:val="24"/>
                <w:szCs w:val="24"/>
                <w:highlight w:val="white"/>
              </w:rPr>
            </w:pPr>
            <w:hyperlink r:id="rId47">
              <w:r w:rsidR="003C0DB1">
                <w:rPr>
                  <w:rFonts w:ascii="Verdana" w:eastAsia="Verdana" w:hAnsi="Verdana" w:cs="Verdana"/>
                  <w:b/>
                  <w:bCs/>
                  <w:color w:val="007BFF"/>
                  <w:sz w:val="26"/>
                  <w:szCs w:val="26"/>
                  <w:highlight w:val="white"/>
                  <w:u w:val="single"/>
                </w:rPr>
                <w:t>Geddy</w:t>
              </w:r>
            </w:hyperlink>
          </w:p>
        </w:tc>
        <w:tc>
          <w:tcPr>
            <w:tcW w:w="7355"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b/>
                <w:bCs/>
                <w:color w:val="181717"/>
                <w:sz w:val="24"/>
                <w:szCs w:val="24"/>
                <w:highlight w:val="white"/>
              </w:rPr>
            </w:pPr>
            <w:r>
              <w:rPr>
                <w:rFonts w:ascii="Verdana" w:eastAsia="Verdana" w:hAnsi="Verdana" w:cs="Verdana"/>
                <w:b/>
                <w:bCs/>
                <w:color w:val="414141"/>
                <w:sz w:val="21"/>
                <w:szCs w:val="21"/>
                <w:highlight w:val="white"/>
              </w:rPr>
              <w:t>Geddy is a simple, structured web application framework for Node.js based on MVC architecture.</w:t>
            </w:r>
          </w:p>
        </w:tc>
      </w:tr>
      <w:tr w:rsidR="00141CD9">
        <w:trPr>
          <w:cantSplit/>
          <w:trHeight w:val="1730"/>
          <w:tblHeader/>
        </w:trPr>
        <w:tc>
          <w:tcPr>
            <w:tcW w:w="1910"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141CD9">
            <w:pPr>
              <w:pStyle w:val="normal0"/>
              <w:shd w:val="clear" w:color="auto" w:fill="FFFFFF"/>
              <w:spacing w:before="360" w:after="360"/>
              <w:jc w:val="both"/>
              <w:rPr>
                <w:rFonts w:ascii="Verdana" w:eastAsia="Verdana" w:hAnsi="Verdana" w:cs="Verdana"/>
                <w:b/>
                <w:bCs/>
                <w:color w:val="181717"/>
                <w:sz w:val="24"/>
                <w:szCs w:val="24"/>
                <w:highlight w:val="white"/>
              </w:rPr>
            </w:pPr>
            <w:hyperlink r:id="rId48">
              <w:r w:rsidR="003C0DB1">
                <w:rPr>
                  <w:rFonts w:ascii="Verdana" w:eastAsia="Verdana" w:hAnsi="Verdana" w:cs="Verdana"/>
                  <w:b/>
                  <w:bCs/>
                  <w:color w:val="007BFF"/>
                  <w:sz w:val="26"/>
                  <w:szCs w:val="26"/>
                  <w:highlight w:val="white"/>
                  <w:u w:val="single"/>
                </w:rPr>
                <w:t>Locomotive</w:t>
              </w:r>
            </w:hyperlink>
          </w:p>
        </w:tc>
        <w:tc>
          <w:tcPr>
            <w:tcW w:w="7355"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b/>
                <w:bCs/>
                <w:color w:val="181717"/>
                <w:sz w:val="24"/>
                <w:szCs w:val="24"/>
                <w:highlight w:val="white"/>
              </w:rPr>
            </w:pPr>
            <w:r>
              <w:rPr>
                <w:rFonts w:ascii="Verdana" w:eastAsia="Verdana" w:hAnsi="Verdana" w:cs="Verdana"/>
                <w:b/>
                <w:bCs/>
                <w:color w:val="414141"/>
                <w:sz w:val="21"/>
                <w:szCs w:val="21"/>
                <w:highlight w:val="white"/>
              </w:rPr>
              <w:t>Locomotive is MVC web application framework for Node.js. It supports MVC patterns, RESTful routes, and convention over configuration, while integrating seamlessly with any database and template engine. Locomotive builds on Express, preserving the power and simplicity you've come to expect from Node.</w:t>
            </w:r>
          </w:p>
        </w:tc>
      </w:tr>
      <w:tr w:rsidR="00141CD9">
        <w:trPr>
          <w:cantSplit/>
          <w:trHeight w:val="1220"/>
          <w:tblHeader/>
        </w:trPr>
        <w:tc>
          <w:tcPr>
            <w:tcW w:w="1910"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141CD9">
            <w:pPr>
              <w:pStyle w:val="normal0"/>
              <w:shd w:val="clear" w:color="auto" w:fill="FFFFFF"/>
              <w:spacing w:before="360" w:after="360"/>
              <w:jc w:val="both"/>
              <w:rPr>
                <w:rFonts w:ascii="Verdana" w:eastAsia="Verdana" w:hAnsi="Verdana" w:cs="Verdana"/>
                <w:b/>
                <w:bCs/>
                <w:color w:val="181717"/>
                <w:sz w:val="24"/>
                <w:szCs w:val="24"/>
                <w:highlight w:val="white"/>
              </w:rPr>
            </w:pPr>
            <w:hyperlink r:id="rId49">
              <w:r w:rsidR="003C0DB1">
                <w:rPr>
                  <w:rFonts w:ascii="Verdana" w:eastAsia="Verdana" w:hAnsi="Verdana" w:cs="Verdana"/>
                  <w:b/>
                  <w:bCs/>
                  <w:color w:val="007BFF"/>
                  <w:sz w:val="26"/>
                  <w:szCs w:val="26"/>
                  <w:highlight w:val="white"/>
                  <w:u w:val="single"/>
                </w:rPr>
                <w:t>Koa</w:t>
              </w:r>
            </w:hyperlink>
          </w:p>
        </w:tc>
        <w:tc>
          <w:tcPr>
            <w:tcW w:w="7355" w:type="dxa"/>
            <w:tcBorders>
              <w:top w:val="single" w:sz="6" w:space="0" w:color="DFDFDF"/>
              <w:left w:val="single" w:sz="6" w:space="0" w:color="DFDFDF"/>
              <w:bottom w:val="single" w:sz="6" w:space="0" w:color="DFDFDF"/>
              <w:right w:val="single" w:sz="6" w:space="0" w:color="DFDFDF"/>
            </w:tcBorders>
            <w:tcMar>
              <w:top w:w="100" w:type="dxa"/>
              <w:left w:w="100" w:type="dxa"/>
              <w:bottom w:w="100" w:type="dxa"/>
              <w:right w:w="100" w:type="dxa"/>
            </w:tcMar>
          </w:tcPr>
          <w:p w:rsidR="00141CD9" w:rsidRDefault="003C0DB1">
            <w:pPr>
              <w:pStyle w:val="normal0"/>
              <w:shd w:val="clear" w:color="auto" w:fill="FFFFFF"/>
              <w:spacing w:before="360" w:after="360"/>
              <w:jc w:val="both"/>
              <w:rPr>
                <w:rFonts w:ascii="Verdana" w:eastAsia="Verdana" w:hAnsi="Verdana" w:cs="Verdana"/>
                <w:b/>
                <w:bCs/>
                <w:color w:val="181717"/>
                <w:sz w:val="24"/>
                <w:szCs w:val="24"/>
                <w:highlight w:val="white"/>
              </w:rPr>
            </w:pPr>
            <w:r>
              <w:rPr>
                <w:rFonts w:ascii="Verdana" w:eastAsia="Verdana" w:hAnsi="Verdana" w:cs="Verdana"/>
                <w:b/>
                <w:bCs/>
                <w:color w:val="414141"/>
                <w:sz w:val="21"/>
                <w:szCs w:val="21"/>
                <w:highlight w:val="white"/>
              </w:rPr>
              <w:t>Koa is a new web framework designed by the team behind Express, which aims to be a smaller, more expressive, and more robust foundation for web applications and APIs.</w:t>
            </w:r>
          </w:p>
        </w:tc>
      </w:tr>
    </w:tbl>
    <w:p w:rsidR="00141CD9" w:rsidRDefault="00141CD9">
      <w:pPr>
        <w:pStyle w:val="normal0"/>
        <w:rPr>
          <w:rFonts w:ascii="Verdana" w:eastAsia="Verdana" w:hAnsi="Verdana" w:cs="Verdana"/>
          <w:sz w:val="18"/>
          <w:szCs w:val="18"/>
          <w:highlight w:val="yellow"/>
        </w:rPr>
      </w:pPr>
    </w:p>
    <w:p w:rsidR="00141CD9" w:rsidRDefault="00141CD9">
      <w:pPr>
        <w:pStyle w:val="normal0"/>
        <w:rPr>
          <w:rFonts w:ascii="Verdana" w:eastAsia="Verdana" w:hAnsi="Verdana" w:cs="Verdana"/>
          <w:sz w:val="18"/>
          <w:szCs w:val="18"/>
          <w:highlight w:val="yellow"/>
        </w:rPr>
      </w:pPr>
    </w:p>
    <w:p w:rsidR="00141CD9" w:rsidRDefault="00141CD9">
      <w:pPr>
        <w:pStyle w:val="normal0"/>
        <w:rPr>
          <w:rFonts w:ascii="Verdana" w:eastAsia="Verdana" w:hAnsi="Verdana" w:cs="Verdana"/>
          <w:sz w:val="18"/>
          <w:szCs w:val="18"/>
          <w:highlight w:val="yellow"/>
        </w:rPr>
      </w:pPr>
    </w:p>
    <w:p w:rsidR="00141CD9" w:rsidRDefault="00141CD9">
      <w:pPr>
        <w:pStyle w:val="normal0"/>
        <w:rPr>
          <w:rFonts w:ascii="Verdana" w:eastAsia="Verdana" w:hAnsi="Verdana" w:cs="Verdana"/>
          <w:sz w:val="18"/>
          <w:szCs w:val="18"/>
          <w:highlight w:val="yellow"/>
        </w:rPr>
      </w:pPr>
    </w:p>
    <w:p w:rsidR="00141CD9" w:rsidRDefault="00141CD9">
      <w:pPr>
        <w:pStyle w:val="normal0"/>
        <w:rPr>
          <w:rFonts w:ascii="Verdana" w:eastAsia="Verdana" w:hAnsi="Verdana" w:cs="Verdana"/>
          <w:sz w:val="18"/>
          <w:szCs w:val="18"/>
          <w:highlight w:val="yellow"/>
        </w:rPr>
      </w:pPr>
    </w:p>
    <w:p w:rsidR="00141CD9" w:rsidRDefault="00141CD9">
      <w:pPr>
        <w:pStyle w:val="normal0"/>
        <w:rPr>
          <w:rFonts w:ascii="Verdana" w:eastAsia="Verdana" w:hAnsi="Verdana" w:cs="Verdana"/>
          <w:sz w:val="18"/>
          <w:szCs w:val="18"/>
          <w:highlight w:val="yellow"/>
        </w:rPr>
      </w:pPr>
    </w:p>
    <w:p w:rsidR="00141CD9" w:rsidRDefault="00141CD9">
      <w:pPr>
        <w:pStyle w:val="normal0"/>
        <w:rPr>
          <w:rFonts w:ascii="Verdana" w:eastAsia="Verdana" w:hAnsi="Verdana" w:cs="Verdana"/>
          <w:sz w:val="18"/>
          <w:szCs w:val="18"/>
          <w:highlight w:val="yellow"/>
        </w:rPr>
      </w:pPr>
    </w:p>
    <w:p w:rsidR="00141CD9" w:rsidRDefault="003C0DB1">
      <w:pPr>
        <w:pStyle w:val="normal0"/>
        <w:rPr>
          <w:rFonts w:ascii="Verdana" w:eastAsia="Verdana" w:hAnsi="Verdana" w:cs="Verdana"/>
          <w:sz w:val="18"/>
          <w:szCs w:val="18"/>
          <w:highlight w:val="yellow"/>
        </w:rPr>
      </w:pPr>
      <w:r>
        <w:rPr>
          <w:rFonts w:ascii="Verdana" w:eastAsia="Verdana" w:hAnsi="Verdana" w:cs="Verdana"/>
          <w:sz w:val="18"/>
          <w:szCs w:val="18"/>
          <w:highlight w:val="yellow"/>
        </w:rPr>
        <w:t>Que : define all api status code</w:t>
      </w:r>
    </w:p>
    <w:p w:rsidR="00141CD9" w:rsidRDefault="00141CD9">
      <w:pPr>
        <w:pStyle w:val="normal0"/>
        <w:rPr>
          <w:rFonts w:ascii="Verdana" w:eastAsia="Verdana" w:hAnsi="Verdana" w:cs="Verdana"/>
          <w:sz w:val="18"/>
          <w:szCs w:val="18"/>
          <w:highlight w:val="yellow"/>
        </w:rPr>
      </w:pPr>
    </w:p>
    <w:p w:rsidR="00141CD9" w:rsidRDefault="003C0DB1">
      <w:pPr>
        <w:pStyle w:val="normal0"/>
        <w:rPr>
          <w:rFonts w:ascii="Verdana" w:eastAsia="Verdana" w:hAnsi="Verdana" w:cs="Verdana"/>
          <w:sz w:val="18"/>
          <w:szCs w:val="18"/>
          <w:highlight w:val="yellow"/>
        </w:rPr>
      </w:pPr>
      <w:r>
        <w:rPr>
          <w:rFonts w:ascii="Verdana" w:eastAsia="Verdana" w:hAnsi="Verdana" w:cs="Verdana"/>
          <w:sz w:val="18"/>
          <w:szCs w:val="18"/>
          <w:highlight w:val="yellow"/>
        </w:rPr>
        <w:t>200  OK</w:t>
      </w:r>
    </w:p>
    <w:p w:rsidR="00141CD9" w:rsidRDefault="003C0DB1">
      <w:pPr>
        <w:pStyle w:val="normal0"/>
        <w:rPr>
          <w:rFonts w:ascii="Verdana" w:eastAsia="Verdana" w:hAnsi="Verdana" w:cs="Verdana"/>
          <w:sz w:val="18"/>
          <w:szCs w:val="18"/>
          <w:highlight w:val="yellow"/>
        </w:rPr>
      </w:pPr>
      <w:r>
        <w:rPr>
          <w:rFonts w:ascii="Verdana" w:eastAsia="Verdana" w:hAnsi="Verdana" w:cs="Verdana"/>
          <w:sz w:val="18"/>
          <w:szCs w:val="18"/>
          <w:highlight w:val="yellow"/>
        </w:rPr>
        <w:t xml:space="preserve">201 </w:t>
      </w:r>
      <w:hyperlink r:id="rId50">
        <w:r>
          <w:rPr>
            <w:rFonts w:ascii="Roboto Mono" w:eastAsia="Roboto Mono" w:hAnsi="Roboto Mono" w:cs="Roboto Mono"/>
            <w:color w:val="0000EE"/>
            <w:sz w:val="24"/>
            <w:szCs w:val="24"/>
            <w:highlight w:val="white"/>
          </w:rPr>
          <w:t>201 Created</w:t>
        </w:r>
      </w:hyperlink>
    </w:p>
    <w:p w:rsidR="00141CD9" w:rsidRDefault="003C0DB1">
      <w:pPr>
        <w:pStyle w:val="normal0"/>
        <w:rPr>
          <w:rFonts w:ascii="Verdana" w:eastAsia="Verdana" w:hAnsi="Verdana" w:cs="Verdana"/>
          <w:sz w:val="18"/>
          <w:szCs w:val="18"/>
          <w:highlight w:val="yellow"/>
        </w:rPr>
      </w:pPr>
      <w:r>
        <w:rPr>
          <w:rFonts w:ascii="Verdana" w:eastAsia="Verdana" w:hAnsi="Verdana" w:cs="Verdana"/>
          <w:sz w:val="18"/>
          <w:szCs w:val="18"/>
          <w:highlight w:val="yellow"/>
        </w:rPr>
        <w:t xml:space="preserve">403 </w:t>
      </w:r>
      <w:hyperlink r:id="rId51">
        <w:r>
          <w:rPr>
            <w:rFonts w:ascii="Roboto Mono" w:eastAsia="Roboto Mono" w:hAnsi="Roboto Mono" w:cs="Roboto Mono"/>
            <w:color w:val="0000EE"/>
            <w:sz w:val="24"/>
            <w:szCs w:val="24"/>
            <w:highlight w:val="white"/>
            <w:u w:val="single"/>
          </w:rPr>
          <w:t>403 Forbidden</w:t>
        </w:r>
      </w:hyperlink>
    </w:p>
    <w:p w:rsidR="00141CD9" w:rsidRDefault="003C0DB1">
      <w:pPr>
        <w:pStyle w:val="normal0"/>
        <w:rPr>
          <w:rFonts w:ascii="Verdana" w:eastAsia="Verdana" w:hAnsi="Verdana" w:cs="Verdana"/>
          <w:sz w:val="18"/>
          <w:szCs w:val="18"/>
          <w:highlight w:val="yellow"/>
        </w:rPr>
      </w:pPr>
      <w:r>
        <w:rPr>
          <w:rFonts w:ascii="Verdana" w:eastAsia="Verdana" w:hAnsi="Verdana" w:cs="Verdana"/>
          <w:sz w:val="18"/>
          <w:szCs w:val="18"/>
          <w:highlight w:val="yellow"/>
        </w:rPr>
        <w:t xml:space="preserve">404 </w:t>
      </w:r>
      <w:hyperlink r:id="rId52">
        <w:r>
          <w:rPr>
            <w:rFonts w:ascii="Roboto Mono" w:eastAsia="Roboto Mono" w:hAnsi="Roboto Mono" w:cs="Roboto Mono"/>
            <w:color w:val="0000EE"/>
            <w:sz w:val="24"/>
            <w:szCs w:val="24"/>
            <w:highlight w:val="white"/>
          </w:rPr>
          <w:t>404 Not Found</w:t>
        </w:r>
      </w:hyperlink>
    </w:p>
    <w:p w:rsidR="00141CD9" w:rsidRDefault="003C0DB1">
      <w:pPr>
        <w:pStyle w:val="normal0"/>
        <w:rPr>
          <w:rFonts w:ascii="Verdana" w:eastAsia="Verdana" w:hAnsi="Verdana" w:cs="Verdana"/>
          <w:sz w:val="18"/>
          <w:szCs w:val="18"/>
          <w:highlight w:val="yellow"/>
        </w:rPr>
      </w:pPr>
      <w:r>
        <w:rPr>
          <w:rFonts w:ascii="Verdana" w:eastAsia="Verdana" w:hAnsi="Verdana" w:cs="Verdana"/>
          <w:sz w:val="18"/>
          <w:szCs w:val="18"/>
          <w:highlight w:val="yellow"/>
        </w:rPr>
        <w:t xml:space="preserve">500 </w:t>
      </w:r>
      <w:hyperlink r:id="rId53">
        <w:r>
          <w:rPr>
            <w:rFonts w:ascii="Roboto Mono" w:eastAsia="Roboto Mono" w:hAnsi="Roboto Mono" w:cs="Roboto Mono"/>
            <w:color w:val="0000EE"/>
            <w:sz w:val="24"/>
            <w:szCs w:val="24"/>
            <w:highlight w:val="white"/>
            <w:u w:val="single"/>
          </w:rPr>
          <w:t>500 Internal Server Error</w:t>
        </w:r>
      </w:hyperlink>
    </w:p>
    <w:p w:rsidR="00141CD9" w:rsidRDefault="00141CD9">
      <w:pPr>
        <w:pStyle w:val="normal0"/>
        <w:rPr>
          <w:rFonts w:ascii="Verdana" w:eastAsia="Verdana" w:hAnsi="Verdana" w:cs="Verdana"/>
          <w:sz w:val="18"/>
          <w:szCs w:val="18"/>
          <w:highlight w:val="yellow"/>
        </w:rPr>
      </w:pPr>
    </w:p>
    <w:p w:rsidR="00141CD9" w:rsidRDefault="00141CD9">
      <w:pPr>
        <w:pStyle w:val="normal0"/>
        <w:rPr>
          <w:rFonts w:ascii="Verdana" w:eastAsia="Verdana" w:hAnsi="Verdana" w:cs="Verdana"/>
          <w:sz w:val="18"/>
          <w:szCs w:val="18"/>
          <w:highlight w:val="yellow"/>
        </w:rPr>
      </w:pPr>
    </w:p>
    <w:p w:rsidR="00141CD9" w:rsidRDefault="00141CD9">
      <w:pPr>
        <w:pStyle w:val="normal0"/>
        <w:shd w:val="clear" w:color="auto" w:fill="FFFFFF"/>
        <w:spacing w:before="360" w:after="360"/>
        <w:jc w:val="both"/>
        <w:rPr>
          <w:rFonts w:ascii="Courier New" w:eastAsia="Courier New" w:hAnsi="Courier New" w:cs="Courier New"/>
          <w:b/>
          <w:bCs/>
          <w:sz w:val="46"/>
          <w:szCs w:val="46"/>
          <w:highlight w:val="white"/>
        </w:rPr>
      </w:pPr>
    </w:p>
    <w:p w:rsidR="00141CD9" w:rsidRDefault="00141CD9">
      <w:pPr>
        <w:pStyle w:val="normal0"/>
        <w:shd w:val="clear" w:color="auto" w:fill="FFFFFF"/>
        <w:spacing w:before="360" w:after="360"/>
        <w:jc w:val="both"/>
        <w:rPr>
          <w:rFonts w:ascii="Courier New" w:eastAsia="Courier New" w:hAnsi="Courier New" w:cs="Courier New"/>
          <w:b/>
          <w:bCs/>
          <w:sz w:val="46"/>
          <w:szCs w:val="46"/>
          <w:highlight w:val="white"/>
        </w:rPr>
      </w:pPr>
    </w:p>
    <w:p w:rsidR="00141CD9" w:rsidRDefault="00141CD9">
      <w:pPr>
        <w:pStyle w:val="normal0"/>
        <w:shd w:val="clear" w:color="auto" w:fill="FFFFFF"/>
        <w:spacing w:before="360" w:after="360"/>
        <w:jc w:val="both"/>
        <w:rPr>
          <w:rFonts w:ascii="Courier New" w:eastAsia="Courier New" w:hAnsi="Courier New" w:cs="Courier New"/>
          <w:b/>
          <w:bCs/>
          <w:sz w:val="46"/>
          <w:szCs w:val="46"/>
          <w:highlight w:val="white"/>
        </w:rPr>
      </w:pPr>
    </w:p>
    <w:p w:rsidR="00141CD9" w:rsidRDefault="00141CD9">
      <w:pPr>
        <w:pStyle w:val="normal0"/>
        <w:shd w:val="clear" w:color="auto" w:fill="FFFFFF"/>
        <w:spacing w:before="360" w:after="360"/>
        <w:jc w:val="both"/>
        <w:rPr>
          <w:rFonts w:ascii="Courier New" w:eastAsia="Courier New" w:hAnsi="Courier New" w:cs="Courier New"/>
          <w:b/>
          <w:bCs/>
          <w:sz w:val="46"/>
          <w:szCs w:val="46"/>
          <w:highlight w:val="white"/>
        </w:rPr>
      </w:pPr>
    </w:p>
    <w:p w:rsidR="00141CD9" w:rsidRDefault="00141CD9">
      <w:pPr>
        <w:pStyle w:val="normal0"/>
        <w:shd w:val="clear" w:color="auto" w:fill="FFFFFF"/>
        <w:spacing w:before="360" w:after="360"/>
        <w:jc w:val="both"/>
        <w:rPr>
          <w:rFonts w:ascii="Courier New" w:eastAsia="Courier New" w:hAnsi="Courier New" w:cs="Courier New"/>
          <w:b/>
          <w:bCs/>
          <w:sz w:val="46"/>
          <w:szCs w:val="46"/>
          <w:highlight w:val="white"/>
        </w:rPr>
      </w:pPr>
    </w:p>
    <w:p w:rsidR="00141CD9" w:rsidRDefault="00141CD9">
      <w:pPr>
        <w:pStyle w:val="normal0"/>
        <w:shd w:val="clear" w:color="auto" w:fill="FFFFFF"/>
        <w:spacing w:before="360" w:after="360"/>
        <w:jc w:val="both"/>
        <w:rPr>
          <w:rFonts w:ascii="Courier New" w:eastAsia="Courier New" w:hAnsi="Courier New" w:cs="Courier New"/>
          <w:b/>
          <w:bCs/>
          <w:sz w:val="46"/>
          <w:szCs w:val="46"/>
          <w:highlight w:val="white"/>
        </w:rPr>
      </w:pPr>
    </w:p>
    <w:p w:rsidR="00141CD9" w:rsidRDefault="00141CD9">
      <w:pPr>
        <w:pStyle w:val="normal0"/>
        <w:shd w:val="clear" w:color="auto" w:fill="FFFFFF"/>
        <w:spacing w:before="360" w:after="360"/>
        <w:jc w:val="both"/>
        <w:rPr>
          <w:rFonts w:ascii="Courier New" w:eastAsia="Courier New" w:hAnsi="Courier New" w:cs="Courier New"/>
          <w:b/>
          <w:bCs/>
          <w:sz w:val="46"/>
          <w:szCs w:val="46"/>
          <w:highlight w:val="white"/>
        </w:rPr>
      </w:pPr>
    </w:p>
    <w:p w:rsidR="00141CD9" w:rsidRDefault="003C0DB1">
      <w:pPr>
        <w:pStyle w:val="Heading1"/>
        <w:keepNext w:val="0"/>
        <w:keepLines w:val="0"/>
        <w:shd w:val="clear" w:color="auto" w:fill="FFFFFF"/>
        <w:spacing w:before="480" w:line="288" w:lineRule="auto"/>
        <w:jc w:val="both"/>
        <w:rPr>
          <w:rFonts w:ascii="Verdana" w:eastAsia="Verdana" w:hAnsi="Verdana" w:cs="Verdana"/>
          <w:color w:val="181717"/>
          <w:sz w:val="51"/>
          <w:szCs w:val="51"/>
          <w:highlight w:val="white"/>
        </w:rPr>
      </w:pPr>
      <w:bookmarkStart w:id="82" w:name="_klj92qhki3yj" w:colFirst="0" w:colLast="0"/>
      <w:bookmarkEnd w:id="82"/>
      <w:r>
        <w:rPr>
          <w:rFonts w:ascii="Verdana" w:eastAsia="Verdana" w:hAnsi="Verdana" w:cs="Verdana"/>
          <w:color w:val="181717"/>
          <w:sz w:val="51"/>
          <w:szCs w:val="51"/>
          <w:highlight w:val="white"/>
        </w:rPr>
        <w:t>Express.js</w:t>
      </w:r>
    </w:p>
    <w:p w:rsidR="00141CD9" w:rsidRDefault="003C0DB1">
      <w:pPr>
        <w:pStyle w:val="normal0"/>
        <w:shd w:val="clear" w:color="auto" w:fill="FFFFFF"/>
        <w:spacing w:before="360" w:after="360"/>
        <w:jc w:val="both"/>
        <w:rPr>
          <w:rFonts w:ascii="Courier New" w:eastAsia="Courier New" w:hAnsi="Courier New" w:cs="Courier New"/>
          <w:b/>
          <w:bCs/>
          <w:sz w:val="46"/>
          <w:szCs w:val="46"/>
          <w:highlight w:val="white"/>
        </w:rPr>
      </w:pPr>
      <w:r>
        <w:rPr>
          <w:rFonts w:ascii="Verdana" w:eastAsia="Verdana" w:hAnsi="Verdana" w:cs="Verdana"/>
          <w:b/>
          <w:bCs/>
          <w:color w:val="181717"/>
          <w:sz w:val="26"/>
          <w:szCs w:val="26"/>
          <w:highlight w:val="white"/>
        </w:rPr>
        <w:t>Express is a fast, unopin</w:t>
      </w:r>
      <w:r>
        <w:rPr>
          <w:rFonts w:ascii="Verdana" w:eastAsia="Verdana" w:hAnsi="Verdana" w:cs="Verdana"/>
          <w:b/>
          <w:bCs/>
          <w:color w:val="181717"/>
          <w:sz w:val="26"/>
          <w:szCs w:val="26"/>
          <w:highlight w:val="white"/>
        </w:rPr>
        <w:tab/>
        <w:t xml:space="preserve">ionated minimalist web framework for Node.js" - official web site: </w:t>
      </w:r>
      <w:hyperlink r:id="rId54">
        <w:r>
          <w:rPr>
            <w:rFonts w:ascii="Verdana" w:eastAsia="Verdana" w:hAnsi="Verdana" w:cs="Verdana"/>
            <w:b/>
            <w:bCs/>
            <w:color w:val="2363A8"/>
            <w:sz w:val="26"/>
            <w:szCs w:val="26"/>
            <w:highlight w:val="white"/>
            <w:u w:val="single"/>
          </w:rPr>
          <w:t>Expressjs.com</w:t>
        </w:r>
      </w:hyperlink>
    </w:p>
    <w:p w:rsidR="00141CD9" w:rsidRDefault="003C0DB1">
      <w:pPr>
        <w:pStyle w:val="normal0"/>
        <w:shd w:val="clear" w:color="auto" w:fill="FFFFFF"/>
        <w:spacing w:before="360" w:after="360"/>
        <w:jc w:val="both"/>
        <w:rPr>
          <w:rFonts w:ascii="Verdana" w:eastAsia="Verdana" w:hAnsi="Verdana" w:cs="Verdana"/>
          <w:b/>
          <w:bCs/>
          <w:color w:val="181717"/>
          <w:sz w:val="26"/>
          <w:szCs w:val="26"/>
          <w:highlight w:val="white"/>
        </w:rPr>
      </w:pPr>
      <w:r>
        <w:rPr>
          <w:rFonts w:ascii="Verdana" w:eastAsia="Verdana" w:hAnsi="Verdana" w:cs="Verdana"/>
          <w:b/>
          <w:bCs/>
          <w:color w:val="181717"/>
          <w:sz w:val="26"/>
          <w:szCs w:val="26"/>
          <w:highlight w:val="white"/>
        </w:rPr>
        <w:t>Express.js is a web application framework for Node.js. It provides various features that make web application development fast and easy which otherwise takes more time using only Node.js.</w:t>
      </w:r>
    </w:p>
    <w:p w:rsidR="00141CD9" w:rsidRDefault="003C0DB1">
      <w:pPr>
        <w:pStyle w:val="normal0"/>
        <w:shd w:val="clear" w:color="auto" w:fill="FFFFFF"/>
        <w:spacing w:before="360" w:after="360"/>
        <w:jc w:val="both"/>
        <w:rPr>
          <w:rFonts w:ascii="Verdana" w:eastAsia="Verdana" w:hAnsi="Verdana" w:cs="Verdana"/>
          <w:b/>
          <w:bCs/>
          <w:color w:val="181717"/>
          <w:sz w:val="26"/>
          <w:szCs w:val="26"/>
          <w:highlight w:val="white"/>
        </w:rPr>
      </w:pPr>
      <w:r>
        <w:rPr>
          <w:rFonts w:ascii="Verdana" w:eastAsia="Verdana" w:hAnsi="Verdana" w:cs="Verdana"/>
          <w:b/>
          <w:bCs/>
          <w:color w:val="181717"/>
          <w:sz w:val="26"/>
          <w:szCs w:val="26"/>
          <w:highlight w:val="white"/>
        </w:rPr>
        <w:t xml:space="preserve">Express.js is based on the Node.js middleware module called </w:t>
      </w:r>
      <w:r>
        <w:rPr>
          <w:rFonts w:ascii="Verdana" w:eastAsia="Verdana" w:hAnsi="Verdana" w:cs="Verdana"/>
          <w:i/>
          <w:iCs/>
          <w:color w:val="181717"/>
          <w:sz w:val="26"/>
          <w:szCs w:val="26"/>
          <w:highlight w:val="white"/>
        </w:rPr>
        <w:t>connect</w:t>
      </w:r>
      <w:r>
        <w:rPr>
          <w:rFonts w:ascii="Verdana" w:eastAsia="Verdana" w:hAnsi="Verdana" w:cs="Verdana"/>
          <w:b/>
          <w:bCs/>
          <w:color w:val="181717"/>
          <w:sz w:val="26"/>
          <w:szCs w:val="26"/>
          <w:highlight w:val="white"/>
        </w:rPr>
        <w:t xml:space="preserve"> which in turn uses http module. So, any middleware which is based on connect will also work with Express.js.</w:t>
      </w:r>
    </w:p>
    <w:p w:rsidR="00141CD9" w:rsidRDefault="003C0DB1">
      <w:pPr>
        <w:pStyle w:val="normal0"/>
        <w:shd w:val="clear" w:color="auto" w:fill="FFFFFF"/>
        <w:spacing w:before="360" w:after="360"/>
        <w:jc w:val="both"/>
        <w:rPr>
          <w:rFonts w:ascii="Verdana" w:eastAsia="Verdana" w:hAnsi="Verdana" w:cs="Verdana"/>
          <w:b/>
          <w:bCs/>
          <w:color w:val="181717"/>
          <w:sz w:val="26"/>
          <w:szCs w:val="26"/>
          <w:highlight w:val="white"/>
        </w:rPr>
      </w:pPr>
      <w:r>
        <w:rPr>
          <w:rFonts w:ascii="Verdana" w:eastAsia="Verdana" w:hAnsi="Verdana" w:cs="Verdana"/>
          <w:b/>
          <w:bCs/>
          <w:noProof/>
          <w:color w:val="181717"/>
          <w:sz w:val="26"/>
          <w:szCs w:val="26"/>
          <w:highlight w:val="white"/>
          <w:lang w:val="en-US"/>
        </w:rPr>
        <w:lastRenderedPageBreak/>
        <w:drawing>
          <wp:inline distT="114300" distB="114300" distL="114300" distR="114300">
            <wp:extent cx="3019425" cy="1962150"/>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5"/>
                    <a:srcRect/>
                    <a:stretch>
                      <a:fillRect/>
                    </a:stretch>
                  </pic:blipFill>
                  <pic:spPr>
                    <a:xfrm>
                      <a:off x="0" y="0"/>
                      <a:ext cx="3019425" cy="1962150"/>
                    </a:xfrm>
                    <a:prstGeom prst="rect">
                      <a:avLst/>
                    </a:prstGeom>
                    <a:ln/>
                  </pic:spPr>
                </pic:pic>
              </a:graphicData>
            </a:graphic>
          </wp:inline>
        </w:drawing>
      </w:r>
    </w:p>
    <w:p w:rsidR="00141CD9" w:rsidRDefault="003C0DB1">
      <w:pPr>
        <w:pStyle w:val="Heading2"/>
        <w:keepNext w:val="0"/>
        <w:keepLines w:val="0"/>
        <w:shd w:val="clear" w:color="auto" w:fill="FFFFFF"/>
        <w:spacing w:after="80" w:line="288" w:lineRule="auto"/>
        <w:jc w:val="both"/>
        <w:rPr>
          <w:rFonts w:ascii="Verdana" w:eastAsia="Verdana" w:hAnsi="Verdana" w:cs="Verdana"/>
          <w:color w:val="181717"/>
          <w:sz w:val="42"/>
          <w:szCs w:val="42"/>
          <w:highlight w:val="white"/>
        </w:rPr>
      </w:pPr>
      <w:bookmarkStart w:id="83" w:name="_apq60hpwaw8q" w:colFirst="0" w:colLast="0"/>
      <w:bookmarkEnd w:id="83"/>
      <w:r>
        <w:rPr>
          <w:rFonts w:ascii="Verdana" w:eastAsia="Verdana" w:hAnsi="Verdana" w:cs="Verdana"/>
          <w:color w:val="181717"/>
          <w:sz w:val="42"/>
          <w:szCs w:val="42"/>
          <w:highlight w:val="white"/>
        </w:rPr>
        <w:t>Advantages of Express.js</w:t>
      </w:r>
    </w:p>
    <w:p w:rsidR="00141CD9" w:rsidRDefault="003C0DB1">
      <w:pPr>
        <w:pStyle w:val="normal0"/>
        <w:numPr>
          <w:ilvl w:val="0"/>
          <w:numId w:val="13"/>
        </w:numPr>
        <w:shd w:val="clear" w:color="auto" w:fill="FFFFFF"/>
        <w:rPr>
          <w:b/>
          <w:bCs/>
          <w:highlight w:val="white"/>
        </w:rPr>
      </w:pPr>
      <w:r>
        <w:rPr>
          <w:rFonts w:ascii="Verdana" w:eastAsia="Verdana" w:hAnsi="Verdana" w:cs="Verdana"/>
          <w:b/>
          <w:bCs/>
          <w:color w:val="181717"/>
          <w:sz w:val="26"/>
          <w:szCs w:val="26"/>
          <w:highlight w:val="white"/>
        </w:rPr>
        <w:t>Makes Node.js web application development fast and easy.</w:t>
      </w:r>
    </w:p>
    <w:p w:rsidR="00141CD9" w:rsidRDefault="003C0DB1">
      <w:pPr>
        <w:pStyle w:val="normal0"/>
        <w:numPr>
          <w:ilvl w:val="0"/>
          <w:numId w:val="13"/>
        </w:numPr>
        <w:shd w:val="clear" w:color="auto" w:fill="FFFFFF"/>
        <w:rPr>
          <w:b/>
          <w:bCs/>
          <w:highlight w:val="white"/>
        </w:rPr>
      </w:pPr>
      <w:r>
        <w:rPr>
          <w:rFonts w:ascii="Verdana" w:eastAsia="Verdana" w:hAnsi="Verdana" w:cs="Verdana"/>
          <w:b/>
          <w:bCs/>
          <w:color w:val="181717"/>
          <w:sz w:val="26"/>
          <w:szCs w:val="26"/>
          <w:highlight w:val="white"/>
        </w:rPr>
        <w:t>Easy to configure and customize.</w:t>
      </w:r>
    </w:p>
    <w:p w:rsidR="00141CD9" w:rsidRDefault="003C0DB1">
      <w:pPr>
        <w:pStyle w:val="normal0"/>
        <w:numPr>
          <w:ilvl w:val="0"/>
          <w:numId w:val="13"/>
        </w:numPr>
        <w:shd w:val="clear" w:color="auto" w:fill="FFFFFF"/>
        <w:rPr>
          <w:b/>
          <w:bCs/>
          <w:highlight w:val="white"/>
        </w:rPr>
      </w:pPr>
      <w:r>
        <w:rPr>
          <w:rFonts w:ascii="Verdana" w:eastAsia="Verdana" w:hAnsi="Verdana" w:cs="Verdana"/>
          <w:b/>
          <w:bCs/>
          <w:color w:val="181717"/>
          <w:sz w:val="26"/>
          <w:szCs w:val="26"/>
          <w:highlight w:val="white"/>
        </w:rPr>
        <w:t>Allows you to define routes of your application based on HTTP methods and URLs.</w:t>
      </w:r>
    </w:p>
    <w:p w:rsidR="00141CD9" w:rsidRDefault="003C0DB1">
      <w:pPr>
        <w:pStyle w:val="normal0"/>
        <w:numPr>
          <w:ilvl w:val="0"/>
          <w:numId w:val="13"/>
        </w:numPr>
        <w:shd w:val="clear" w:color="auto" w:fill="FFFFFF"/>
        <w:rPr>
          <w:b/>
          <w:bCs/>
          <w:highlight w:val="white"/>
        </w:rPr>
      </w:pPr>
      <w:r>
        <w:rPr>
          <w:rFonts w:ascii="Verdana" w:eastAsia="Verdana" w:hAnsi="Verdana" w:cs="Verdana"/>
          <w:b/>
          <w:bCs/>
          <w:color w:val="181717"/>
          <w:sz w:val="26"/>
          <w:szCs w:val="26"/>
          <w:highlight w:val="white"/>
        </w:rPr>
        <w:t>Includes various middleware modules which you can use to perform additional tasks on request and response.</w:t>
      </w:r>
    </w:p>
    <w:p w:rsidR="00141CD9" w:rsidRDefault="003C0DB1">
      <w:pPr>
        <w:pStyle w:val="normal0"/>
        <w:numPr>
          <w:ilvl w:val="0"/>
          <w:numId w:val="13"/>
        </w:numPr>
        <w:shd w:val="clear" w:color="auto" w:fill="FFFFFF"/>
        <w:rPr>
          <w:b/>
          <w:bCs/>
          <w:highlight w:val="white"/>
        </w:rPr>
      </w:pPr>
      <w:r>
        <w:rPr>
          <w:rFonts w:ascii="Verdana" w:eastAsia="Verdana" w:hAnsi="Verdana" w:cs="Verdana"/>
          <w:b/>
          <w:bCs/>
          <w:color w:val="181717"/>
          <w:sz w:val="26"/>
          <w:szCs w:val="26"/>
          <w:highlight w:val="white"/>
        </w:rPr>
        <w:t>Easy to integrate with different template engines like Jade, Vash, EJS etc.</w:t>
      </w:r>
    </w:p>
    <w:p w:rsidR="00141CD9" w:rsidRDefault="003C0DB1">
      <w:pPr>
        <w:pStyle w:val="normal0"/>
        <w:numPr>
          <w:ilvl w:val="0"/>
          <w:numId w:val="13"/>
        </w:numPr>
        <w:shd w:val="clear" w:color="auto" w:fill="FFFFFF"/>
        <w:rPr>
          <w:b/>
          <w:bCs/>
          <w:highlight w:val="white"/>
        </w:rPr>
      </w:pPr>
      <w:r>
        <w:rPr>
          <w:rFonts w:ascii="Verdana" w:eastAsia="Verdana" w:hAnsi="Verdana" w:cs="Verdana"/>
          <w:b/>
          <w:bCs/>
          <w:color w:val="181717"/>
          <w:sz w:val="26"/>
          <w:szCs w:val="26"/>
          <w:highlight w:val="white"/>
        </w:rPr>
        <w:t>Allows you to define an error handling middleware.</w:t>
      </w:r>
    </w:p>
    <w:p w:rsidR="00141CD9" w:rsidRDefault="003C0DB1">
      <w:pPr>
        <w:pStyle w:val="normal0"/>
        <w:numPr>
          <w:ilvl w:val="0"/>
          <w:numId w:val="13"/>
        </w:numPr>
        <w:shd w:val="clear" w:color="auto" w:fill="FFFFFF"/>
        <w:rPr>
          <w:b/>
          <w:bCs/>
          <w:highlight w:val="white"/>
        </w:rPr>
      </w:pPr>
      <w:r>
        <w:rPr>
          <w:rFonts w:ascii="Verdana" w:eastAsia="Verdana" w:hAnsi="Verdana" w:cs="Verdana"/>
          <w:b/>
          <w:bCs/>
          <w:color w:val="181717"/>
          <w:sz w:val="26"/>
          <w:szCs w:val="26"/>
          <w:highlight w:val="white"/>
        </w:rPr>
        <w:t>Easy to serve static files and resources of your application.</w:t>
      </w:r>
    </w:p>
    <w:p w:rsidR="00141CD9" w:rsidRDefault="003C0DB1">
      <w:pPr>
        <w:pStyle w:val="normal0"/>
        <w:numPr>
          <w:ilvl w:val="0"/>
          <w:numId w:val="13"/>
        </w:numPr>
        <w:shd w:val="clear" w:color="auto" w:fill="FFFFFF"/>
        <w:rPr>
          <w:b/>
          <w:bCs/>
          <w:highlight w:val="white"/>
        </w:rPr>
      </w:pPr>
      <w:r>
        <w:rPr>
          <w:rFonts w:ascii="Verdana" w:eastAsia="Verdana" w:hAnsi="Verdana" w:cs="Verdana"/>
          <w:b/>
          <w:bCs/>
          <w:color w:val="181717"/>
          <w:sz w:val="26"/>
          <w:szCs w:val="26"/>
          <w:highlight w:val="white"/>
        </w:rPr>
        <w:t>Allows you to create REST API server.</w:t>
      </w:r>
    </w:p>
    <w:p w:rsidR="00141CD9" w:rsidRDefault="003C0DB1">
      <w:pPr>
        <w:pStyle w:val="normal0"/>
        <w:numPr>
          <w:ilvl w:val="0"/>
          <w:numId w:val="13"/>
        </w:numPr>
        <w:shd w:val="clear" w:color="auto" w:fill="FFFFFF"/>
        <w:spacing w:after="240"/>
        <w:rPr>
          <w:b/>
          <w:bCs/>
          <w:highlight w:val="white"/>
        </w:rPr>
      </w:pPr>
      <w:r>
        <w:rPr>
          <w:rFonts w:ascii="Verdana" w:eastAsia="Verdana" w:hAnsi="Verdana" w:cs="Verdana"/>
          <w:b/>
          <w:bCs/>
          <w:color w:val="181717"/>
          <w:sz w:val="26"/>
          <w:szCs w:val="26"/>
          <w:highlight w:val="white"/>
        </w:rPr>
        <w:t>Easy to connect with databases such as MongoDB, Redis, MySQL</w:t>
      </w:r>
    </w:p>
    <w:p w:rsidR="00141CD9" w:rsidRDefault="00141CD9">
      <w:pPr>
        <w:pStyle w:val="Heading2"/>
        <w:keepNext w:val="0"/>
        <w:keepLines w:val="0"/>
        <w:shd w:val="clear" w:color="auto" w:fill="FFFFFF"/>
        <w:spacing w:after="80" w:line="288" w:lineRule="auto"/>
        <w:jc w:val="both"/>
        <w:rPr>
          <w:rFonts w:ascii="Verdana" w:eastAsia="Verdana" w:hAnsi="Verdana" w:cs="Verdana"/>
          <w:color w:val="181717"/>
          <w:sz w:val="42"/>
          <w:szCs w:val="42"/>
          <w:highlight w:val="white"/>
        </w:rPr>
      </w:pPr>
      <w:bookmarkStart w:id="84" w:name="_vr73c0nyt997" w:colFirst="0" w:colLast="0"/>
      <w:bookmarkEnd w:id="84"/>
    </w:p>
    <w:p w:rsidR="00141CD9" w:rsidRDefault="00141CD9">
      <w:pPr>
        <w:pStyle w:val="Heading2"/>
        <w:keepNext w:val="0"/>
        <w:keepLines w:val="0"/>
        <w:shd w:val="clear" w:color="auto" w:fill="FFFFFF"/>
        <w:spacing w:after="80" w:line="288" w:lineRule="auto"/>
        <w:jc w:val="both"/>
        <w:rPr>
          <w:rFonts w:ascii="Verdana" w:eastAsia="Verdana" w:hAnsi="Verdana" w:cs="Verdana"/>
          <w:color w:val="181717"/>
          <w:sz w:val="42"/>
          <w:szCs w:val="42"/>
          <w:highlight w:val="white"/>
        </w:rPr>
      </w:pPr>
      <w:bookmarkStart w:id="85" w:name="_2hxlklffgpf3" w:colFirst="0" w:colLast="0"/>
      <w:bookmarkEnd w:id="85"/>
    </w:p>
    <w:p w:rsidR="00141CD9" w:rsidRDefault="003C0DB1">
      <w:pPr>
        <w:pStyle w:val="Heading2"/>
        <w:keepNext w:val="0"/>
        <w:keepLines w:val="0"/>
        <w:shd w:val="clear" w:color="auto" w:fill="FFFFFF"/>
        <w:spacing w:after="80" w:line="288" w:lineRule="auto"/>
        <w:jc w:val="both"/>
        <w:rPr>
          <w:rFonts w:ascii="Lato" w:eastAsia="Lato" w:hAnsi="Lato" w:cs="Lato"/>
          <w:sz w:val="40"/>
          <w:szCs w:val="40"/>
        </w:rPr>
      </w:pPr>
      <w:bookmarkStart w:id="86" w:name="_npsj7ld11k6r" w:colFirst="0" w:colLast="0"/>
      <w:bookmarkEnd w:id="86"/>
      <w:r>
        <w:rPr>
          <w:rFonts w:ascii="Verdana" w:eastAsia="Verdana" w:hAnsi="Verdana" w:cs="Verdana"/>
          <w:color w:val="181717"/>
          <w:sz w:val="42"/>
          <w:szCs w:val="42"/>
          <w:highlight w:val="white"/>
        </w:rPr>
        <w:t>Install Express.js</w:t>
      </w:r>
      <w:r>
        <w:rPr>
          <w:rFonts w:ascii="Lato" w:eastAsia="Lato" w:hAnsi="Lato" w:cs="Lato"/>
          <w:sz w:val="40"/>
          <w:szCs w:val="40"/>
        </w:rPr>
        <w:t xml:space="preserve"> - Environment</w:t>
      </w:r>
    </w:p>
    <w:p w:rsidR="00141CD9" w:rsidRDefault="00141CD9">
      <w:pPr>
        <w:pStyle w:val="Heading2"/>
        <w:keepNext w:val="0"/>
        <w:keepLines w:val="0"/>
        <w:shd w:val="clear" w:color="auto" w:fill="FFFFFF"/>
        <w:spacing w:after="80" w:line="288" w:lineRule="auto"/>
        <w:jc w:val="both"/>
        <w:rPr>
          <w:rFonts w:ascii="Verdana" w:eastAsia="Verdana" w:hAnsi="Verdana" w:cs="Verdana"/>
          <w:color w:val="181717"/>
          <w:sz w:val="42"/>
          <w:szCs w:val="42"/>
          <w:highlight w:val="white"/>
        </w:rPr>
      </w:pPr>
      <w:bookmarkStart w:id="87" w:name="_2j7ljntq99v7" w:colFirst="0" w:colLast="0"/>
      <w:bookmarkEnd w:id="87"/>
    </w:p>
    <w:p w:rsidR="00141CD9" w:rsidRDefault="00141CD9">
      <w:pPr>
        <w:pStyle w:val="normal0"/>
      </w:pPr>
    </w:p>
    <w:p w:rsidR="00141CD9" w:rsidRDefault="00141CD9">
      <w:pPr>
        <w:pStyle w:val="normal0"/>
      </w:pPr>
      <w:hyperlink r:id="rId56">
        <w:r w:rsidR="003C0DB1">
          <w:rPr>
            <w:color w:val="1155CC"/>
            <w:u w:val="single"/>
          </w:rPr>
          <w:t>https://expressjs.com/</w:t>
        </w:r>
      </w:hyperlink>
      <w:r w:rsidR="003C0DB1">
        <w:t xml:space="preserve"> </w:t>
      </w:r>
    </w:p>
    <w:p w:rsidR="00141CD9" w:rsidRDefault="003C0DB1">
      <w:pPr>
        <w:pStyle w:val="normal0"/>
        <w:shd w:val="clear" w:color="auto" w:fill="FFFFFF"/>
        <w:spacing w:before="360" w:after="360"/>
        <w:jc w:val="both"/>
        <w:rPr>
          <w:rFonts w:ascii="Verdana" w:eastAsia="Verdana" w:hAnsi="Verdana" w:cs="Verdana"/>
          <w:b/>
          <w:bCs/>
          <w:color w:val="181717"/>
          <w:sz w:val="26"/>
          <w:szCs w:val="26"/>
          <w:highlight w:val="white"/>
        </w:rPr>
      </w:pPr>
      <w:r>
        <w:rPr>
          <w:rFonts w:ascii="Verdana" w:eastAsia="Verdana" w:hAnsi="Verdana" w:cs="Verdana"/>
          <w:b/>
          <w:bCs/>
          <w:color w:val="181717"/>
          <w:sz w:val="26"/>
          <w:szCs w:val="26"/>
          <w:highlight w:val="white"/>
        </w:rPr>
        <w:t>You can install express.js using npm. The following command will install latest version of express.js globally on your machine so that every Node.js application on your machine can use it.</w:t>
      </w:r>
    </w:p>
    <w:p w:rsidR="00141CD9" w:rsidRDefault="003C0DB1">
      <w:pPr>
        <w:pStyle w:val="normal0"/>
        <w:shd w:val="clear" w:color="auto" w:fill="FFFFFF"/>
        <w:spacing w:before="360" w:after="360"/>
        <w:jc w:val="both"/>
        <w:rPr>
          <w:rFonts w:ascii="Courier New" w:eastAsia="Courier New" w:hAnsi="Courier New" w:cs="Courier New"/>
          <w:b/>
          <w:bCs/>
          <w:color w:val="FFFFFF"/>
          <w:sz w:val="24"/>
          <w:szCs w:val="24"/>
          <w:shd w:val="clear" w:color="auto" w:fill="5F5B5B"/>
        </w:rPr>
      </w:pPr>
      <w:r>
        <w:rPr>
          <w:rFonts w:ascii="Courier New" w:eastAsia="Courier New" w:hAnsi="Courier New" w:cs="Courier New"/>
          <w:b/>
          <w:bCs/>
          <w:color w:val="FFFFFF"/>
          <w:sz w:val="24"/>
          <w:szCs w:val="24"/>
          <w:shd w:val="clear" w:color="auto" w:fill="5F5B5B"/>
        </w:rPr>
        <w:t>npm install -g express</w:t>
      </w:r>
    </w:p>
    <w:p w:rsidR="00141CD9" w:rsidRDefault="003C0DB1">
      <w:pPr>
        <w:pStyle w:val="normal0"/>
        <w:shd w:val="clear" w:color="auto" w:fill="FFFFFF"/>
        <w:spacing w:before="360" w:after="360"/>
        <w:jc w:val="both"/>
        <w:rPr>
          <w:rFonts w:ascii="Verdana" w:eastAsia="Verdana" w:hAnsi="Verdana" w:cs="Verdana"/>
          <w:b/>
          <w:bCs/>
          <w:color w:val="181717"/>
          <w:sz w:val="26"/>
          <w:szCs w:val="26"/>
          <w:highlight w:val="white"/>
        </w:rPr>
      </w:pPr>
      <w:r>
        <w:rPr>
          <w:rFonts w:ascii="Verdana" w:eastAsia="Verdana" w:hAnsi="Verdana" w:cs="Verdana"/>
          <w:b/>
          <w:bCs/>
          <w:color w:val="181717"/>
          <w:sz w:val="26"/>
          <w:szCs w:val="26"/>
          <w:highlight w:val="white"/>
        </w:rPr>
        <w:t>The following command will install latest version of express.js local to your project folder.</w:t>
      </w:r>
    </w:p>
    <w:p w:rsidR="00141CD9" w:rsidRDefault="003C0DB1">
      <w:pPr>
        <w:pStyle w:val="normal0"/>
        <w:shd w:val="clear" w:color="auto" w:fill="FFFFFF"/>
        <w:spacing w:before="360" w:after="360"/>
        <w:jc w:val="both"/>
        <w:rPr>
          <w:rFonts w:ascii="Verdana" w:eastAsia="Verdana" w:hAnsi="Verdana" w:cs="Verdana"/>
          <w:b/>
          <w:bCs/>
          <w:color w:val="181717"/>
          <w:sz w:val="26"/>
          <w:szCs w:val="26"/>
          <w:highlight w:val="white"/>
        </w:rPr>
      </w:pPr>
      <w:r>
        <w:rPr>
          <w:rFonts w:ascii="Courier New" w:eastAsia="Courier New" w:hAnsi="Courier New" w:cs="Courier New"/>
          <w:b/>
          <w:bCs/>
          <w:color w:val="FFFFFF"/>
          <w:sz w:val="24"/>
          <w:szCs w:val="24"/>
          <w:shd w:val="clear" w:color="auto" w:fill="5F5B5B"/>
        </w:rPr>
        <w:t>C:\MyNodeJSApp&gt; npm install express --save</w:t>
      </w:r>
    </w:p>
    <w:p w:rsidR="00141CD9" w:rsidRDefault="003C0DB1">
      <w:pPr>
        <w:pStyle w:val="normal0"/>
        <w:shd w:val="clear" w:color="auto" w:fill="FFFFFF"/>
        <w:spacing w:before="360" w:after="360"/>
        <w:jc w:val="both"/>
        <w:rPr>
          <w:rFonts w:ascii="Verdana" w:eastAsia="Verdana" w:hAnsi="Verdana" w:cs="Verdana"/>
          <w:b/>
          <w:bCs/>
          <w:color w:val="181717"/>
          <w:sz w:val="26"/>
          <w:szCs w:val="26"/>
          <w:highlight w:val="white"/>
        </w:rPr>
      </w:pPr>
      <w:r>
        <w:rPr>
          <w:rFonts w:ascii="Verdana" w:eastAsia="Verdana" w:hAnsi="Verdana" w:cs="Verdana"/>
          <w:b/>
          <w:bCs/>
          <w:color w:val="181717"/>
          <w:sz w:val="26"/>
          <w:szCs w:val="26"/>
          <w:highlight w:val="white"/>
        </w:rPr>
        <w:t>As you know, --save will update the package.json file by specifying express.js dependency.</w:t>
      </w:r>
    </w:p>
    <w:p w:rsidR="00141CD9" w:rsidRDefault="00141CD9">
      <w:pPr>
        <w:pStyle w:val="normal0"/>
        <w:shd w:val="clear" w:color="auto" w:fill="FFFFFF"/>
        <w:spacing w:before="360" w:after="360"/>
        <w:jc w:val="both"/>
        <w:rPr>
          <w:rFonts w:ascii="Verdana" w:eastAsia="Verdana" w:hAnsi="Verdana" w:cs="Verdana"/>
          <w:b/>
          <w:bCs/>
          <w:color w:val="181717"/>
          <w:sz w:val="26"/>
          <w:szCs w:val="26"/>
          <w:highlight w:val="white"/>
        </w:rPr>
      </w:pPr>
    </w:p>
    <w:p w:rsidR="00141CD9" w:rsidRDefault="003C0DB1">
      <w:pPr>
        <w:pStyle w:val="normal0"/>
        <w:shd w:val="clear" w:color="auto" w:fill="FFFFFF"/>
        <w:spacing w:before="360" w:after="360"/>
        <w:jc w:val="both"/>
        <w:rPr>
          <w:rFonts w:ascii="Verdana" w:eastAsia="Verdana" w:hAnsi="Verdana" w:cs="Verdana"/>
          <w:b/>
          <w:bCs/>
          <w:color w:val="181717"/>
          <w:sz w:val="26"/>
          <w:szCs w:val="26"/>
          <w:highlight w:val="white"/>
        </w:rPr>
      </w:pPr>
      <w:r>
        <w:rPr>
          <w:rFonts w:ascii="Verdana" w:eastAsia="Verdana" w:hAnsi="Verdana" w:cs="Verdana"/>
          <w:b/>
          <w:bCs/>
          <w:color w:val="181717"/>
          <w:sz w:val="26"/>
          <w:szCs w:val="26"/>
          <w:highlight w:val="white"/>
        </w:rPr>
        <w:t>Example of express js</w:t>
      </w:r>
    </w:p>
    <w:p w:rsidR="00141CD9" w:rsidRDefault="003C0DB1">
      <w:pPr>
        <w:pStyle w:val="normal0"/>
      </w:pPr>
      <w:r>
        <w:t>const express = require('express');</w:t>
      </w:r>
    </w:p>
    <w:p w:rsidR="00141CD9" w:rsidRDefault="003C0DB1">
      <w:pPr>
        <w:pStyle w:val="normal0"/>
      </w:pPr>
      <w:r>
        <w:t>const app = express();</w:t>
      </w:r>
    </w:p>
    <w:p w:rsidR="00141CD9" w:rsidRDefault="00141CD9">
      <w:pPr>
        <w:pStyle w:val="normal0"/>
      </w:pPr>
    </w:p>
    <w:p w:rsidR="00141CD9" w:rsidRDefault="003C0DB1">
      <w:pPr>
        <w:pStyle w:val="normal0"/>
      </w:pPr>
      <w:r>
        <w:t>app.get("", (req, resp) =&gt; {</w:t>
      </w:r>
    </w:p>
    <w:p w:rsidR="00141CD9" w:rsidRDefault="003C0DB1">
      <w:pPr>
        <w:pStyle w:val="normal0"/>
      </w:pPr>
      <w:r>
        <w:t xml:space="preserve">    resp.send("Welcome Index Page");</w:t>
      </w:r>
    </w:p>
    <w:p w:rsidR="00141CD9" w:rsidRDefault="003C0DB1">
      <w:pPr>
        <w:pStyle w:val="normal0"/>
      </w:pPr>
      <w:r>
        <w:t>});</w:t>
      </w:r>
    </w:p>
    <w:p w:rsidR="00141CD9" w:rsidRDefault="00141CD9">
      <w:pPr>
        <w:pStyle w:val="normal0"/>
      </w:pPr>
    </w:p>
    <w:p w:rsidR="00141CD9" w:rsidRDefault="003C0DB1">
      <w:pPr>
        <w:pStyle w:val="normal0"/>
      </w:pPr>
      <w:r>
        <w:t>app.get("/about", (req, resp) =&gt; {</w:t>
      </w:r>
    </w:p>
    <w:p w:rsidR="00141CD9" w:rsidRDefault="003C0DB1">
      <w:pPr>
        <w:pStyle w:val="normal0"/>
      </w:pPr>
      <w:r>
        <w:t xml:space="preserve">    resp.send("Welcome, This is a About Page");</w:t>
      </w:r>
    </w:p>
    <w:p w:rsidR="00141CD9" w:rsidRDefault="003C0DB1">
      <w:pPr>
        <w:pStyle w:val="normal0"/>
      </w:pPr>
      <w:r>
        <w:t>});</w:t>
      </w:r>
    </w:p>
    <w:p w:rsidR="00141CD9" w:rsidRDefault="00141CD9">
      <w:pPr>
        <w:pStyle w:val="normal0"/>
      </w:pPr>
    </w:p>
    <w:p w:rsidR="00141CD9" w:rsidRDefault="003C0DB1">
      <w:pPr>
        <w:pStyle w:val="normal0"/>
      </w:pPr>
      <w:r>
        <w:t>app.get("/help", (req, resp) =&gt; {</w:t>
      </w:r>
    </w:p>
    <w:p w:rsidR="00141CD9" w:rsidRDefault="003C0DB1">
      <w:pPr>
        <w:pStyle w:val="normal0"/>
      </w:pPr>
      <w:r>
        <w:t xml:space="preserve">    resp.send("Welcome, This is a Help Page");</w:t>
      </w:r>
    </w:p>
    <w:p w:rsidR="00141CD9" w:rsidRDefault="003C0DB1">
      <w:pPr>
        <w:pStyle w:val="normal0"/>
      </w:pPr>
      <w:r>
        <w:t>});</w:t>
      </w:r>
    </w:p>
    <w:p w:rsidR="00141CD9" w:rsidRDefault="00141CD9">
      <w:pPr>
        <w:pStyle w:val="normal0"/>
      </w:pPr>
    </w:p>
    <w:p w:rsidR="00141CD9" w:rsidRDefault="00141CD9">
      <w:pPr>
        <w:pStyle w:val="normal0"/>
      </w:pPr>
    </w:p>
    <w:p w:rsidR="00141CD9" w:rsidRDefault="003C0DB1">
      <w:pPr>
        <w:pStyle w:val="normal0"/>
      </w:pPr>
      <w:r>
        <w:t>app.listen(5000);</w:t>
      </w:r>
    </w:p>
    <w:p w:rsidR="00141CD9" w:rsidRDefault="00141CD9">
      <w:pPr>
        <w:pStyle w:val="normal0"/>
      </w:pPr>
    </w:p>
    <w:p w:rsidR="00141CD9" w:rsidRDefault="00141CD9">
      <w:pPr>
        <w:pStyle w:val="Heading1"/>
        <w:keepNext w:val="0"/>
        <w:keepLines w:val="0"/>
        <w:shd w:val="clear" w:color="auto" w:fill="FFFFFF"/>
        <w:spacing w:before="0" w:after="0"/>
        <w:jc w:val="both"/>
        <w:rPr>
          <w:rFonts w:ascii="Roboto" w:eastAsia="Roboto" w:hAnsi="Roboto" w:cs="Roboto"/>
          <w:b/>
          <w:bCs/>
          <w:color w:val="0F0F0F"/>
          <w:sz w:val="46"/>
          <w:szCs w:val="46"/>
          <w:highlight w:val="white"/>
        </w:rPr>
      </w:pPr>
      <w:bookmarkStart w:id="88" w:name="_lb9q08mtfbq1" w:colFirst="0" w:colLast="0"/>
      <w:bookmarkEnd w:id="88"/>
    </w:p>
    <w:p w:rsidR="00141CD9" w:rsidRDefault="003C0DB1">
      <w:pPr>
        <w:pStyle w:val="normal0"/>
        <w:rPr>
          <w:rFonts w:ascii="Verdana" w:eastAsia="Verdana" w:hAnsi="Verdana" w:cs="Verdana"/>
          <w:b/>
          <w:bCs/>
          <w:sz w:val="38"/>
          <w:szCs w:val="38"/>
        </w:rPr>
      </w:pPr>
      <w:r>
        <w:rPr>
          <w:rFonts w:ascii="Verdana" w:eastAsia="Verdana" w:hAnsi="Verdana" w:cs="Verdana"/>
          <w:b/>
          <w:bCs/>
          <w:sz w:val="38"/>
          <w:szCs w:val="38"/>
        </w:rPr>
        <w:t>Routing</w:t>
      </w:r>
    </w:p>
    <w:p w:rsidR="00141CD9" w:rsidRDefault="003C0DB1">
      <w:pPr>
        <w:pStyle w:val="normal0"/>
        <w:rPr>
          <w:rFonts w:ascii="Verdana" w:eastAsia="Verdana" w:hAnsi="Verdana" w:cs="Verdana"/>
          <w:b/>
          <w:bCs/>
          <w:sz w:val="18"/>
          <w:szCs w:val="18"/>
        </w:rPr>
      </w:pPr>
      <w:r>
        <w:rPr>
          <w:rFonts w:ascii="Verdana" w:eastAsia="Verdana" w:hAnsi="Verdana" w:cs="Verdana"/>
          <w:sz w:val="18"/>
          <w:szCs w:val="18"/>
          <w:highlight w:val="white"/>
        </w:rPr>
        <w:t>Web frameworks provide resources such as HTML pages, scripts, images, etc. at different routes.</w:t>
      </w:r>
    </w:p>
    <w:p w:rsidR="00141CD9" w:rsidRDefault="003C0DB1">
      <w:pPr>
        <w:pStyle w:val="Heading2"/>
        <w:rPr>
          <w:rFonts w:ascii="Lato" w:eastAsia="Lato" w:hAnsi="Lato" w:cs="Lato"/>
        </w:rPr>
      </w:pPr>
      <w:r>
        <w:rPr>
          <w:rFonts w:ascii="Lato" w:eastAsia="Lato" w:hAnsi="Lato" w:cs="Lato"/>
          <w:b/>
          <w:bCs/>
        </w:rPr>
        <w:t>app.method(path, handler)</w:t>
      </w:r>
    </w:p>
    <w:p w:rsidR="00141CD9" w:rsidRDefault="003C0DB1">
      <w:pPr>
        <w:pStyle w:val="normal0"/>
        <w:spacing w:line="240" w:lineRule="auto"/>
        <w:rPr>
          <w:rFonts w:ascii="Verdana" w:eastAsia="Verdana" w:hAnsi="Verdana" w:cs="Verdana"/>
          <w:sz w:val="23"/>
          <w:szCs w:val="23"/>
        </w:rPr>
      </w:pPr>
      <w:r>
        <w:rPr>
          <w:rFonts w:ascii="Verdana" w:eastAsia="Verdana" w:hAnsi="Verdana" w:cs="Verdana"/>
          <w:sz w:val="23"/>
          <w:szCs w:val="23"/>
        </w:rPr>
        <w:t>This METHOD can be applied to any one of the HTTP verbs – get, set, put, delete. An alternate method also exists, which executes independent of the request type.</w:t>
      </w:r>
    </w:p>
    <w:p w:rsidR="00141CD9" w:rsidRDefault="00141CD9">
      <w:pPr>
        <w:pStyle w:val="normal0"/>
        <w:rPr>
          <w:rFonts w:ascii="Verdana" w:eastAsia="Verdana" w:hAnsi="Verdana" w:cs="Verdana"/>
          <w:b/>
          <w:bCs/>
          <w:sz w:val="38"/>
          <w:szCs w:val="38"/>
        </w:rPr>
      </w:pPr>
    </w:p>
    <w:p w:rsidR="00141CD9" w:rsidRDefault="003C0DB1">
      <w:pPr>
        <w:pStyle w:val="normal0"/>
        <w:rPr>
          <w:rFonts w:ascii="Verdana" w:eastAsia="Verdana" w:hAnsi="Verdana" w:cs="Verdana"/>
          <w:b/>
          <w:bCs/>
          <w:sz w:val="18"/>
          <w:szCs w:val="18"/>
        </w:rPr>
      </w:pPr>
      <w:r>
        <w:rPr>
          <w:rFonts w:ascii="Verdana" w:eastAsia="Verdana" w:hAnsi="Verdana" w:cs="Verdana"/>
          <w:b/>
          <w:bCs/>
          <w:sz w:val="18"/>
          <w:szCs w:val="18"/>
        </w:rPr>
        <w:t>app.get('/',(req,res)=&gt;{</w:t>
      </w:r>
    </w:p>
    <w:p w:rsidR="00141CD9" w:rsidRDefault="003C0DB1">
      <w:pPr>
        <w:pStyle w:val="normal0"/>
        <w:rPr>
          <w:rFonts w:ascii="Verdana" w:eastAsia="Verdana" w:hAnsi="Verdana" w:cs="Verdana"/>
          <w:b/>
          <w:bCs/>
          <w:sz w:val="18"/>
          <w:szCs w:val="18"/>
        </w:rPr>
      </w:pPr>
      <w:r>
        <w:rPr>
          <w:rFonts w:ascii="Verdana" w:eastAsia="Verdana" w:hAnsi="Verdana" w:cs="Verdana"/>
          <w:b/>
          <w:bCs/>
          <w:sz w:val="18"/>
          <w:szCs w:val="18"/>
        </w:rPr>
        <w:tab/>
      </w:r>
    </w:p>
    <w:p w:rsidR="00141CD9" w:rsidRDefault="003C0DB1">
      <w:pPr>
        <w:pStyle w:val="normal0"/>
        <w:rPr>
          <w:rFonts w:ascii="Verdana" w:eastAsia="Verdana" w:hAnsi="Verdana" w:cs="Verdana"/>
          <w:b/>
          <w:bCs/>
          <w:sz w:val="18"/>
          <w:szCs w:val="18"/>
        </w:rPr>
      </w:pPr>
      <w:r>
        <w:rPr>
          <w:rFonts w:ascii="Verdana" w:eastAsia="Verdana" w:hAnsi="Verdana" w:cs="Verdana"/>
          <w:b/>
          <w:bCs/>
          <w:sz w:val="18"/>
          <w:szCs w:val="18"/>
        </w:rPr>
        <w:tab/>
        <w:t>res.send('&lt;h1&gt;Hello word&lt;/h1&gt;');</w:t>
      </w:r>
    </w:p>
    <w:p w:rsidR="00141CD9" w:rsidRDefault="003C0DB1">
      <w:pPr>
        <w:pStyle w:val="normal0"/>
        <w:rPr>
          <w:rFonts w:ascii="Verdana" w:eastAsia="Verdana" w:hAnsi="Verdana" w:cs="Verdana"/>
          <w:b/>
          <w:bCs/>
          <w:sz w:val="18"/>
          <w:szCs w:val="18"/>
        </w:rPr>
      </w:pPr>
      <w:r>
        <w:rPr>
          <w:rFonts w:ascii="Verdana" w:eastAsia="Verdana" w:hAnsi="Verdana" w:cs="Verdana"/>
          <w:b/>
          <w:bCs/>
          <w:sz w:val="18"/>
          <w:szCs w:val="18"/>
        </w:rPr>
        <w:t>})</w:t>
      </w:r>
    </w:p>
    <w:p w:rsidR="00141CD9" w:rsidRDefault="00141CD9">
      <w:pPr>
        <w:pStyle w:val="normal0"/>
        <w:rPr>
          <w:rFonts w:ascii="Verdana" w:eastAsia="Verdana" w:hAnsi="Verdana" w:cs="Verdana"/>
          <w:b/>
          <w:bCs/>
          <w:sz w:val="18"/>
          <w:szCs w:val="18"/>
        </w:rPr>
      </w:pPr>
    </w:p>
    <w:p w:rsidR="00141CD9" w:rsidRDefault="003C0DB1">
      <w:pPr>
        <w:pStyle w:val="normal0"/>
        <w:rPr>
          <w:rFonts w:ascii="Verdana" w:eastAsia="Verdana" w:hAnsi="Verdana" w:cs="Verdana"/>
          <w:b/>
          <w:bCs/>
          <w:sz w:val="18"/>
          <w:szCs w:val="18"/>
        </w:rPr>
      </w:pPr>
      <w:r>
        <w:rPr>
          <w:rFonts w:ascii="Verdana" w:eastAsia="Verdana" w:hAnsi="Verdana" w:cs="Verdana"/>
          <w:b/>
          <w:bCs/>
          <w:sz w:val="18"/>
          <w:szCs w:val="18"/>
        </w:rPr>
        <w:t>app.get('/about',(req,res)=&gt;{</w:t>
      </w:r>
    </w:p>
    <w:p w:rsidR="00141CD9" w:rsidRDefault="003C0DB1">
      <w:pPr>
        <w:pStyle w:val="normal0"/>
        <w:rPr>
          <w:rFonts w:ascii="Verdana" w:eastAsia="Verdana" w:hAnsi="Verdana" w:cs="Verdana"/>
          <w:b/>
          <w:bCs/>
          <w:sz w:val="18"/>
          <w:szCs w:val="18"/>
        </w:rPr>
      </w:pPr>
      <w:r>
        <w:rPr>
          <w:rFonts w:ascii="Verdana" w:eastAsia="Verdana" w:hAnsi="Verdana" w:cs="Verdana"/>
          <w:b/>
          <w:bCs/>
          <w:sz w:val="18"/>
          <w:szCs w:val="18"/>
        </w:rPr>
        <w:tab/>
      </w:r>
    </w:p>
    <w:p w:rsidR="00141CD9" w:rsidRDefault="003C0DB1">
      <w:pPr>
        <w:pStyle w:val="normal0"/>
        <w:rPr>
          <w:rFonts w:ascii="Verdana" w:eastAsia="Verdana" w:hAnsi="Verdana" w:cs="Verdana"/>
          <w:b/>
          <w:bCs/>
          <w:sz w:val="18"/>
          <w:szCs w:val="18"/>
        </w:rPr>
      </w:pPr>
      <w:r>
        <w:rPr>
          <w:rFonts w:ascii="Verdana" w:eastAsia="Verdana" w:hAnsi="Verdana" w:cs="Verdana"/>
          <w:b/>
          <w:bCs/>
          <w:sz w:val="18"/>
          <w:szCs w:val="18"/>
        </w:rPr>
        <w:tab/>
        <w:t>res.send('&lt;h1&gt;Hello about&lt;/h1&gt;');</w:t>
      </w:r>
    </w:p>
    <w:p w:rsidR="00141CD9" w:rsidRDefault="003C0DB1">
      <w:pPr>
        <w:pStyle w:val="normal0"/>
        <w:rPr>
          <w:rFonts w:ascii="Verdana" w:eastAsia="Verdana" w:hAnsi="Verdana" w:cs="Verdana"/>
          <w:b/>
          <w:bCs/>
          <w:sz w:val="18"/>
          <w:szCs w:val="18"/>
        </w:rPr>
      </w:pPr>
      <w:r>
        <w:rPr>
          <w:rFonts w:ascii="Verdana" w:eastAsia="Verdana" w:hAnsi="Verdana" w:cs="Verdana"/>
          <w:b/>
          <w:bCs/>
          <w:sz w:val="18"/>
          <w:szCs w:val="18"/>
        </w:rPr>
        <w:t>})</w:t>
      </w:r>
    </w:p>
    <w:p w:rsidR="00141CD9" w:rsidRDefault="00141CD9">
      <w:pPr>
        <w:pStyle w:val="normal0"/>
        <w:rPr>
          <w:rFonts w:ascii="Verdana" w:eastAsia="Verdana" w:hAnsi="Verdana" w:cs="Verdana"/>
          <w:b/>
          <w:bCs/>
          <w:sz w:val="18"/>
          <w:szCs w:val="18"/>
        </w:rPr>
      </w:pPr>
    </w:p>
    <w:p w:rsidR="00141CD9" w:rsidRDefault="003C0DB1">
      <w:pPr>
        <w:pStyle w:val="normal0"/>
        <w:rPr>
          <w:rFonts w:ascii="Verdana" w:eastAsia="Verdana" w:hAnsi="Verdana" w:cs="Verdana"/>
          <w:b/>
          <w:bCs/>
          <w:sz w:val="18"/>
          <w:szCs w:val="18"/>
        </w:rPr>
      </w:pPr>
      <w:r>
        <w:rPr>
          <w:rFonts w:ascii="Verdana" w:eastAsia="Verdana" w:hAnsi="Verdana" w:cs="Verdana"/>
          <w:b/>
          <w:bCs/>
          <w:sz w:val="18"/>
          <w:szCs w:val="18"/>
        </w:rPr>
        <w:t>app.get('/contact',(req,res)=&gt;{</w:t>
      </w:r>
    </w:p>
    <w:p w:rsidR="00141CD9" w:rsidRDefault="003C0DB1">
      <w:pPr>
        <w:pStyle w:val="normal0"/>
        <w:rPr>
          <w:rFonts w:ascii="Verdana" w:eastAsia="Verdana" w:hAnsi="Verdana" w:cs="Verdana"/>
          <w:b/>
          <w:bCs/>
          <w:sz w:val="18"/>
          <w:szCs w:val="18"/>
        </w:rPr>
      </w:pPr>
      <w:r>
        <w:rPr>
          <w:rFonts w:ascii="Verdana" w:eastAsia="Verdana" w:hAnsi="Verdana" w:cs="Verdana"/>
          <w:b/>
          <w:bCs/>
          <w:sz w:val="18"/>
          <w:szCs w:val="18"/>
        </w:rPr>
        <w:tab/>
      </w:r>
    </w:p>
    <w:p w:rsidR="00141CD9" w:rsidRDefault="003C0DB1">
      <w:pPr>
        <w:pStyle w:val="normal0"/>
        <w:rPr>
          <w:rFonts w:ascii="Verdana" w:eastAsia="Verdana" w:hAnsi="Verdana" w:cs="Verdana"/>
          <w:b/>
          <w:bCs/>
          <w:sz w:val="18"/>
          <w:szCs w:val="18"/>
        </w:rPr>
      </w:pPr>
      <w:r>
        <w:rPr>
          <w:rFonts w:ascii="Verdana" w:eastAsia="Verdana" w:hAnsi="Verdana" w:cs="Verdana"/>
          <w:b/>
          <w:bCs/>
          <w:sz w:val="18"/>
          <w:szCs w:val="18"/>
        </w:rPr>
        <w:tab/>
        <w:t>res.send('&lt;h1&gt;Hello contact&lt;/h1&gt;');</w:t>
      </w:r>
    </w:p>
    <w:p w:rsidR="00141CD9" w:rsidRDefault="003C0DB1">
      <w:pPr>
        <w:pStyle w:val="normal0"/>
        <w:rPr>
          <w:rFonts w:ascii="Verdana" w:eastAsia="Verdana" w:hAnsi="Verdana" w:cs="Verdana"/>
          <w:b/>
          <w:bCs/>
          <w:sz w:val="18"/>
          <w:szCs w:val="18"/>
        </w:rPr>
      </w:pPr>
      <w:r>
        <w:rPr>
          <w:rFonts w:ascii="Verdana" w:eastAsia="Verdana" w:hAnsi="Verdana" w:cs="Verdana"/>
          <w:b/>
          <w:bCs/>
          <w:sz w:val="18"/>
          <w:szCs w:val="18"/>
        </w:rPr>
        <w:t>})</w:t>
      </w:r>
    </w:p>
    <w:p w:rsidR="00141CD9" w:rsidRDefault="00141CD9">
      <w:pPr>
        <w:pStyle w:val="normal0"/>
        <w:rPr>
          <w:rFonts w:ascii="Verdana" w:eastAsia="Verdana" w:hAnsi="Verdana" w:cs="Verdana"/>
          <w:b/>
          <w:bCs/>
          <w:sz w:val="18"/>
          <w:szCs w:val="18"/>
        </w:rPr>
      </w:pPr>
    </w:p>
    <w:p w:rsidR="00141CD9" w:rsidRDefault="003C0DB1">
      <w:pPr>
        <w:pStyle w:val="normal0"/>
        <w:rPr>
          <w:rFonts w:ascii="Verdana" w:eastAsia="Verdana" w:hAnsi="Verdana" w:cs="Verdana"/>
          <w:b/>
          <w:bCs/>
          <w:sz w:val="18"/>
          <w:szCs w:val="18"/>
        </w:rPr>
      </w:pPr>
      <w:r>
        <w:rPr>
          <w:rFonts w:ascii="Verdana" w:eastAsia="Verdana" w:hAnsi="Verdana" w:cs="Verdana"/>
          <w:b/>
          <w:bCs/>
          <w:sz w:val="18"/>
          <w:szCs w:val="18"/>
        </w:rPr>
        <w:t>app.get('/blog',(req,res)=&gt;{</w:t>
      </w:r>
    </w:p>
    <w:p w:rsidR="00141CD9" w:rsidRDefault="003C0DB1">
      <w:pPr>
        <w:pStyle w:val="normal0"/>
        <w:rPr>
          <w:rFonts w:ascii="Verdana" w:eastAsia="Verdana" w:hAnsi="Verdana" w:cs="Verdana"/>
          <w:b/>
          <w:bCs/>
          <w:sz w:val="18"/>
          <w:szCs w:val="18"/>
        </w:rPr>
      </w:pPr>
      <w:r>
        <w:rPr>
          <w:rFonts w:ascii="Verdana" w:eastAsia="Verdana" w:hAnsi="Verdana" w:cs="Verdana"/>
          <w:b/>
          <w:bCs/>
          <w:sz w:val="18"/>
          <w:szCs w:val="18"/>
        </w:rPr>
        <w:tab/>
      </w:r>
    </w:p>
    <w:p w:rsidR="00141CD9" w:rsidRDefault="003C0DB1">
      <w:pPr>
        <w:pStyle w:val="normal0"/>
        <w:rPr>
          <w:rFonts w:ascii="Verdana" w:eastAsia="Verdana" w:hAnsi="Verdana" w:cs="Verdana"/>
          <w:b/>
          <w:bCs/>
          <w:sz w:val="18"/>
          <w:szCs w:val="18"/>
        </w:rPr>
      </w:pPr>
      <w:r>
        <w:rPr>
          <w:rFonts w:ascii="Verdana" w:eastAsia="Verdana" w:hAnsi="Verdana" w:cs="Verdana"/>
          <w:b/>
          <w:bCs/>
          <w:sz w:val="18"/>
          <w:szCs w:val="18"/>
        </w:rPr>
        <w:tab/>
        <w:t>res.send('&lt;h1&gt;Hello blog&lt;/h1&gt;');</w:t>
      </w:r>
    </w:p>
    <w:p w:rsidR="00141CD9" w:rsidRDefault="003C0DB1">
      <w:pPr>
        <w:pStyle w:val="normal0"/>
        <w:rPr>
          <w:rFonts w:ascii="Verdana" w:eastAsia="Verdana" w:hAnsi="Verdana" w:cs="Verdana"/>
          <w:b/>
          <w:bCs/>
          <w:sz w:val="18"/>
          <w:szCs w:val="18"/>
        </w:rPr>
      </w:pPr>
      <w:r>
        <w:rPr>
          <w:rFonts w:ascii="Verdana" w:eastAsia="Verdana" w:hAnsi="Verdana" w:cs="Verdana"/>
          <w:b/>
          <w:bCs/>
          <w:sz w:val="18"/>
          <w:szCs w:val="18"/>
        </w:rPr>
        <w:t>})</w:t>
      </w:r>
    </w:p>
    <w:p w:rsidR="00141CD9" w:rsidRDefault="00141CD9">
      <w:pPr>
        <w:pStyle w:val="normal0"/>
        <w:rPr>
          <w:rFonts w:ascii="Verdana" w:eastAsia="Verdana" w:hAnsi="Verdana" w:cs="Verdana"/>
          <w:b/>
          <w:bCs/>
          <w:sz w:val="18"/>
          <w:szCs w:val="18"/>
        </w:rPr>
      </w:pPr>
    </w:p>
    <w:p w:rsidR="00141CD9" w:rsidRDefault="003C0DB1">
      <w:pPr>
        <w:pStyle w:val="normal0"/>
        <w:rPr>
          <w:rFonts w:ascii="Verdana" w:eastAsia="Verdana" w:hAnsi="Verdana" w:cs="Verdana"/>
          <w:b/>
          <w:bCs/>
          <w:sz w:val="18"/>
          <w:szCs w:val="18"/>
        </w:rPr>
      </w:pPr>
      <w:r>
        <w:rPr>
          <w:rFonts w:ascii="Verdana" w:eastAsia="Verdana" w:hAnsi="Verdana" w:cs="Verdana"/>
          <w:b/>
          <w:bCs/>
          <w:sz w:val="18"/>
          <w:szCs w:val="18"/>
        </w:rPr>
        <w:t>app.listen(3000);</w:t>
      </w:r>
    </w:p>
    <w:p w:rsidR="00141CD9" w:rsidRDefault="00141CD9">
      <w:pPr>
        <w:pStyle w:val="Heading1"/>
        <w:keepNext w:val="0"/>
        <w:keepLines w:val="0"/>
        <w:shd w:val="clear" w:color="auto" w:fill="FFFFFF"/>
        <w:spacing w:before="0" w:after="0"/>
        <w:jc w:val="both"/>
        <w:rPr>
          <w:rFonts w:ascii="Roboto" w:eastAsia="Roboto" w:hAnsi="Roboto" w:cs="Roboto"/>
          <w:b/>
          <w:bCs/>
          <w:color w:val="0F0F0F"/>
          <w:sz w:val="46"/>
          <w:szCs w:val="46"/>
          <w:highlight w:val="white"/>
        </w:rPr>
      </w:pPr>
      <w:bookmarkStart w:id="89" w:name="_6hl2kceqry8i" w:colFirst="0" w:colLast="0"/>
      <w:bookmarkEnd w:id="89"/>
    </w:p>
    <w:p w:rsidR="00141CD9" w:rsidRDefault="00141CD9">
      <w:pPr>
        <w:pStyle w:val="Heading1"/>
        <w:keepNext w:val="0"/>
        <w:keepLines w:val="0"/>
        <w:shd w:val="clear" w:color="auto" w:fill="FFFFFF"/>
        <w:spacing w:before="0" w:after="0"/>
        <w:jc w:val="both"/>
        <w:rPr>
          <w:rFonts w:ascii="Roboto" w:eastAsia="Roboto" w:hAnsi="Roboto" w:cs="Roboto"/>
          <w:b/>
          <w:bCs/>
          <w:color w:val="0F0F0F"/>
          <w:sz w:val="46"/>
          <w:szCs w:val="46"/>
          <w:highlight w:val="white"/>
        </w:rPr>
      </w:pPr>
      <w:bookmarkStart w:id="90" w:name="_r8dv5vilsj99" w:colFirst="0" w:colLast="0"/>
      <w:bookmarkEnd w:id="90"/>
    </w:p>
    <w:p w:rsidR="00141CD9" w:rsidRDefault="003C0DB1">
      <w:pPr>
        <w:pStyle w:val="Heading1"/>
        <w:keepNext w:val="0"/>
        <w:keepLines w:val="0"/>
        <w:shd w:val="clear" w:color="auto" w:fill="FFFFFF"/>
        <w:spacing w:before="0" w:after="0"/>
        <w:jc w:val="both"/>
        <w:rPr>
          <w:rFonts w:ascii="Roboto" w:eastAsia="Roboto" w:hAnsi="Roboto" w:cs="Roboto"/>
          <w:b/>
          <w:bCs/>
          <w:color w:val="0F0F0F"/>
          <w:sz w:val="46"/>
          <w:szCs w:val="46"/>
          <w:highlight w:val="white"/>
        </w:rPr>
      </w:pPr>
      <w:bookmarkStart w:id="91" w:name="_m1fw40k15dok" w:colFirst="0" w:colLast="0"/>
      <w:bookmarkEnd w:id="91"/>
      <w:r>
        <w:rPr>
          <w:rFonts w:ascii="Roboto" w:eastAsia="Roboto" w:hAnsi="Roboto" w:cs="Roboto"/>
          <w:b/>
          <w:bCs/>
          <w:color w:val="0F0F0F"/>
          <w:sz w:val="46"/>
          <w:szCs w:val="46"/>
          <w:highlight w:val="white"/>
        </w:rPr>
        <w:t>Routing Params - Request and Response</w:t>
      </w:r>
    </w:p>
    <w:p w:rsidR="00141CD9" w:rsidRDefault="003C0DB1">
      <w:pPr>
        <w:pStyle w:val="normal0"/>
        <w:shd w:val="clear" w:color="auto" w:fill="FFFFFF"/>
        <w:spacing w:before="360" w:after="360"/>
        <w:jc w:val="both"/>
        <w:rPr>
          <w:rFonts w:ascii="Verdana" w:eastAsia="Verdana" w:hAnsi="Verdana" w:cs="Verdana"/>
          <w:b/>
          <w:bCs/>
          <w:color w:val="181717"/>
          <w:sz w:val="26"/>
          <w:szCs w:val="26"/>
          <w:highlight w:val="white"/>
        </w:rPr>
      </w:pPr>
      <w:r>
        <w:rPr>
          <w:rFonts w:ascii="Verdana" w:eastAsia="Verdana" w:hAnsi="Verdana" w:cs="Verdana"/>
          <w:b/>
          <w:bCs/>
          <w:noProof/>
          <w:color w:val="181717"/>
          <w:sz w:val="26"/>
          <w:szCs w:val="26"/>
          <w:highlight w:val="white"/>
          <w:lang w:val="en-US"/>
        </w:rPr>
        <w:lastRenderedPageBreak/>
        <w:drawing>
          <wp:inline distT="114300" distB="114300" distL="114300" distR="114300">
            <wp:extent cx="5848350" cy="2790825"/>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7"/>
                    <a:srcRect/>
                    <a:stretch>
                      <a:fillRect/>
                    </a:stretch>
                  </pic:blipFill>
                  <pic:spPr>
                    <a:xfrm>
                      <a:off x="0" y="0"/>
                      <a:ext cx="5848350" cy="2790825"/>
                    </a:xfrm>
                    <a:prstGeom prst="rect">
                      <a:avLst/>
                    </a:prstGeom>
                    <a:ln/>
                  </pic:spPr>
                </pic:pic>
              </a:graphicData>
            </a:graphic>
          </wp:inline>
        </w:drawing>
      </w:r>
    </w:p>
    <w:p w:rsidR="00141CD9" w:rsidRDefault="00141CD9">
      <w:pPr>
        <w:pStyle w:val="normal0"/>
        <w:shd w:val="clear" w:color="auto" w:fill="FFFFFF"/>
        <w:spacing w:before="360" w:after="360"/>
        <w:jc w:val="both"/>
        <w:rPr>
          <w:rFonts w:ascii="Verdana" w:eastAsia="Verdana" w:hAnsi="Verdana" w:cs="Verdana"/>
          <w:b/>
          <w:bCs/>
          <w:color w:val="181717"/>
          <w:sz w:val="26"/>
          <w:szCs w:val="26"/>
          <w:highlight w:val="white"/>
        </w:rPr>
      </w:pPr>
    </w:p>
    <w:p w:rsidR="00141CD9" w:rsidRDefault="003C0DB1">
      <w:pPr>
        <w:pStyle w:val="normal0"/>
        <w:numPr>
          <w:ilvl w:val="0"/>
          <w:numId w:val="20"/>
        </w:numPr>
      </w:pPr>
      <w:r>
        <w:t xml:space="preserve">In above code we just get </w:t>
      </w:r>
      <w:r>
        <w:rPr>
          <w:b/>
          <w:bCs/>
        </w:rPr>
        <w:t xml:space="preserve">resp </w:t>
      </w:r>
      <w:r>
        <w:t>not send any request so just only take blank req</w:t>
      </w:r>
    </w:p>
    <w:p w:rsidR="00141CD9" w:rsidRDefault="003C0DB1">
      <w:pPr>
        <w:pStyle w:val="normal0"/>
        <w:numPr>
          <w:ilvl w:val="0"/>
          <w:numId w:val="20"/>
        </w:numPr>
      </w:pPr>
      <w:r>
        <w:t xml:space="preserve">Now Want to send Request from url then use </w:t>
      </w:r>
      <w:r>
        <w:rPr>
          <w:b/>
          <w:bCs/>
        </w:rPr>
        <w:t>req</w:t>
      </w:r>
    </w:p>
    <w:p w:rsidR="00141CD9" w:rsidRDefault="00141CD9">
      <w:pPr>
        <w:pStyle w:val="normal0"/>
      </w:pPr>
    </w:p>
    <w:p w:rsidR="00141CD9" w:rsidRDefault="003C0DB1">
      <w:pPr>
        <w:pStyle w:val="normal0"/>
      </w:pPr>
      <w:r>
        <w:t xml:space="preserve">Index.js </w:t>
      </w:r>
    </w:p>
    <w:p w:rsidR="00141CD9" w:rsidRDefault="00141CD9">
      <w:pPr>
        <w:pStyle w:val="normal0"/>
      </w:pPr>
    </w:p>
    <w:p w:rsidR="00141CD9" w:rsidRDefault="003C0DB1">
      <w:pPr>
        <w:pStyle w:val="normal0"/>
      </w:pPr>
      <w:r>
        <w:t>app.get("/", (req, resp) =&gt; {</w:t>
      </w:r>
    </w:p>
    <w:p w:rsidR="00141CD9" w:rsidRDefault="00141CD9">
      <w:pPr>
        <w:pStyle w:val="normal0"/>
      </w:pPr>
    </w:p>
    <w:p w:rsidR="00141CD9" w:rsidRDefault="003C0DB1">
      <w:pPr>
        <w:pStyle w:val="normal0"/>
      </w:pPr>
      <w:r>
        <w:t xml:space="preserve"> //   console.log(“Data sent by Browser”, req.query) // get object</w:t>
      </w:r>
    </w:p>
    <w:p w:rsidR="00141CD9" w:rsidRDefault="003C0DB1">
      <w:pPr>
        <w:pStyle w:val="normal0"/>
      </w:pPr>
      <w:r>
        <w:t>//   console.log(“Data sent by Browser”, req.query.name) // get name</w:t>
      </w:r>
    </w:p>
    <w:p w:rsidR="00141CD9" w:rsidRDefault="003C0DB1">
      <w:pPr>
        <w:pStyle w:val="normal0"/>
      </w:pPr>
      <w:r>
        <w:t xml:space="preserve">    resp.send("Welcome Index Page : " + req.query.name); </w:t>
      </w:r>
    </w:p>
    <w:p w:rsidR="00141CD9" w:rsidRDefault="00141CD9">
      <w:pPr>
        <w:pStyle w:val="normal0"/>
      </w:pPr>
    </w:p>
    <w:p w:rsidR="00141CD9" w:rsidRDefault="003C0DB1">
      <w:pPr>
        <w:pStyle w:val="normal0"/>
      </w:pPr>
      <w:r>
        <w:t>});</w:t>
      </w:r>
    </w:p>
    <w:p w:rsidR="00141CD9" w:rsidRDefault="00141CD9">
      <w:pPr>
        <w:pStyle w:val="normal0"/>
      </w:pPr>
    </w:p>
    <w:p w:rsidR="00141CD9" w:rsidRDefault="003C0DB1">
      <w:pPr>
        <w:pStyle w:val="normal0"/>
        <w:rPr>
          <w:b/>
          <w:bCs/>
        </w:rPr>
      </w:pPr>
      <w:r>
        <w:t xml:space="preserve">Google : </w:t>
      </w:r>
      <w:r>
        <w:rPr>
          <w:b/>
          <w:bCs/>
        </w:rPr>
        <w:t xml:space="preserve">localhost:5000/name=’Raj Nagar’ </w:t>
      </w:r>
    </w:p>
    <w:p w:rsidR="00141CD9" w:rsidRDefault="00141CD9">
      <w:pPr>
        <w:pStyle w:val="normal0"/>
      </w:pPr>
    </w:p>
    <w:p w:rsidR="00141CD9" w:rsidRDefault="003C0DB1">
      <w:pPr>
        <w:pStyle w:val="normal0"/>
      </w:pPr>
      <w:r>
        <w:t xml:space="preserve">Output :  </w:t>
      </w:r>
    </w:p>
    <w:p w:rsidR="00141CD9" w:rsidRDefault="00141CD9">
      <w:pPr>
        <w:pStyle w:val="normal0"/>
      </w:pPr>
    </w:p>
    <w:p w:rsidR="00141CD9" w:rsidRDefault="003C0DB1">
      <w:pPr>
        <w:pStyle w:val="normal0"/>
        <w:rPr>
          <w:b/>
          <w:bCs/>
        </w:rPr>
      </w:pPr>
      <w:r>
        <w:rPr>
          <w:b/>
          <w:bCs/>
        </w:rPr>
        <w:t>Data sent by Browser {name:Raj nagar}</w:t>
      </w:r>
    </w:p>
    <w:p w:rsidR="00141CD9" w:rsidRDefault="003C0DB1">
      <w:pPr>
        <w:pStyle w:val="normal0"/>
        <w:rPr>
          <w:b/>
          <w:bCs/>
        </w:rPr>
      </w:pPr>
      <w:r>
        <w:rPr>
          <w:b/>
          <w:bCs/>
        </w:rPr>
        <w:t>Data sent by Browser Raj Nagar</w:t>
      </w:r>
    </w:p>
    <w:p w:rsidR="00141CD9" w:rsidRDefault="00141CD9">
      <w:pPr>
        <w:pStyle w:val="normal0"/>
      </w:pPr>
    </w:p>
    <w:p w:rsidR="00141CD9" w:rsidRDefault="003C0DB1">
      <w:pPr>
        <w:pStyle w:val="normal0"/>
      </w:pPr>
      <w:r>
        <w:t>OnScreen : Welcome Index Page : Raj Nagar</w:t>
      </w:r>
    </w:p>
    <w:p w:rsidR="00141CD9" w:rsidRDefault="00141CD9">
      <w:pPr>
        <w:pStyle w:val="normal0"/>
        <w:shd w:val="clear" w:color="auto" w:fill="FFFFFF"/>
        <w:spacing w:before="360" w:after="360"/>
        <w:jc w:val="both"/>
        <w:rPr>
          <w:rFonts w:ascii="Verdana" w:eastAsia="Verdana" w:hAnsi="Verdana" w:cs="Verdana"/>
          <w:b/>
          <w:bCs/>
          <w:color w:val="181717"/>
          <w:sz w:val="26"/>
          <w:szCs w:val="26"/>
          <w:highlight w:val="white"/>
        </w:rPr>
      </w:pPr>
    </w:p>
    <w:p w:rsidR="00141CD9" w:rsidRDefault="00141CD9">
      <w:pPr>
        <w:pStyle w:val="normal0"/>
        <w:shd w:val="clear" w:color="auto" w:fill="FFFFFF"/>
        <w:spacing w:before="360" w:after="360"/>
        <w:jc w:val="both"/>
        <w:rPr>
          <w:rFonts w:ascii="Verdana" w:eastAsia="Verdana" w:hAnsi="Verdana" w:cs="Verdana"/>
          <w:b/>
          <w:bCs/>
          <w:color w:val="181717"/>
          <w:sz w:val="26"/>
          <w:szCs w:val="26"/>
          <w:highlight w:val="white"/>
        </w:rPr>
      </w:pPr>
    </w:p>
    <w:p w:rsidR="00141CD9" w:rsidRDefault="00141CD9">
      <w:pPr>
        <w:pStyle w:val="normal0"/>
        <w:rPr>
          <w:rFonts w:ascii="Verdana" w:eastAsia="Verdana" w:hAnsi="Verdana" w:cs="Verdana"/>
          <w:b/>
          <w:bCs/>
          <w:color w:val="181717"/>
          <w:sz w:val="26"/>
          <w:szCs w:val="26"/>
          <w:highlight w:val="white"/>
        </w:rPr>
      </w:pPr>
    </w:p>
    <w:p w:rsidR="00141CD9" w:rsidRDefault="003C0DB1">
      <w:pPr>
        <w:pStyle w:val="normal0"/>
        <w:rPr>
          <w:rFonts w:ascii="Verdana" w:eastAsia="Verdana" w:hAnsi="Verdana" w:cs="Verdana"/>
          <w:b/>
          <w:bCs/>
          <w:sz w:val="32"/>
          <w:szCs w:val="32"/>
        </w:rPr>
      </w:pPr>
      <w:r>
        <w:rPr>
          <w:rFonts w:ascii="Verdana" w:eastAsia="Verdana" w:hAnsi="Verdana" w:cs="Verdana"/>
          <w:b/>
          <w:bCs/>
          <w:sz w:val="32"/>
          <w:szCs w:val="32"/>
        </w:rPr>
        <w:t>Send JSON Data &amp; make API</w:t>
      </w:r>
    </w:p>
    <w:p w:rsidR="00141CD9" w:rsidRDefault="00141CD9">
      <w:pPr>
        <w:pStyle w:val="normal0"/>
        <w:rPr>
          <w:rFonts w:ascii="Verdana" w:eastAsia="Verdana" w:hAnsi="Verdana" w:cs="Verdana"/>
          <w:b/>
          <w:bCs/>
          <w:sz w:val="18"/>
          <w:szCs w:val="18"/>
        </w:rPr>
      </w:pPr>
    </w:p>
    <w:p w:rsidR="00141CD9" w:rsidRDefault="003C0DB1">
      <w:pPr>
        <w:pStyle w:val="normal0"/>
        <w:rPr>
          <w:rFonts w:ascii="Verdana" w:eastAsia="Verdana" w:hAnsi="Verdana" w:cs="Verdana"/>
          <w:sz w:val="18"/>
          <w:szCs w:val="18"/>
        </w:rPr>
      </w:pPr>
      <w:r>
        <w:rPr>
          <w:rFonts w:ascii="Verdana" w:eastAsia="Verdana" w:hAnsi="Verdana" w:cs="Verdana"/>
          <w:sz w:val="18"/>
          <w:szCs w:val="18"/>
        </w:rPr>
        <w:t>app.get("/api", (req, resp) =&gt; {</w:t>
      </w:r>
    </w:p>
    <w:p w:rsidR="00141CD9" w:rsidRDefault="003C0DB1">
      <w:pPr>
        <w:pStyle w:val="normal0"/>
        <w:rPr>
          <w:rFonts w:ascii="Verdana" w:eastAsia="Verdana" w:hAnsi="Verdana" w:cs="Verdana"/>
          <w:sz w:val="18"/>
          <w:szCs w:val="18"/>
        </w:rPr>
      </w:pPr>
      <w:r>
        <w:rPr>
          <w:rFonts w:ascii="Verdana" w:eastAsia="Verdana" w:hAnsi="Verdana" w:cs="Verdana"/>
          <w:sz w:val="18"/>
          <w:szCs w:val="18"/>
        </w:rPr>
        <w:t>resp.send([{</w:t>
      </w:r>
    </w:p>
    <w:p w:rsidR="00141CD9" w:rsidRDefault="003C0DB1">
      <w:pPr>
        <w:pStyle w:val="normal0"/>
        <w:rPr>
          <w:rFonts w:ascii="Verdana" w:eastAsia="Verdana" w:hAnsi="Verdana" w:cs="Verdana"/>
          <w:sz w:val="18"/>
          <w:szCs w:val="18"/>
        </w:rPr>
      </w:pP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t>name:'Peter',</w:t>
      </w:r>
    </w:p>
    <w:p w:rsidR="00141CD9" w:rsidRDefault="003C0DB1">
      <w:pPr>
        <w:pStyle w:val="normal0"/>
        <w:rPr>
          <w:rFonts w:ascii="Verdana" w:eastAsia="Verdana" w:hAnsi="Verdana" w:cs="Verdana"/>
          <w:sz w:val="18"/>
          <w:szCs w:val="18"/>
        </w:rPr>
      </w:pP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t>email:'peter@test.com'</w:t>
      </w:r>
    </w:p>
    <w:p w:rsidR="00141CD9" w:rsidRDefault="003C0DB1">
      <w:pPr>
        <w:pStyle w:val="normal0"/>
        <w:rPr>
          <w:rFonts w:ascii="Verdana" w:eastAsia="Verdana" w:hAnsi="Verdana" w:cs="Verdana"/>
          <w:sz w:val="18"/>
          <w:szCs w:val="18"/>
        </w:rPr>
      </w:pP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t>},</w:t>
      </w:r>
    </w:p>
    <w:p w:rsidR="00141CD9" w:rsidRDefault="003C0DB1">
      <w:pPr>
        <w:pStyle w:val="normal0"/>
        <w:rPr>
          <w:rFonts w:ascii="Verdana" w:eastAsia="Verdana" w:hAnsi="Verdana" w:cs="Verdana"/>
          <w:sz w:val="18"/>
          <w:szCs w:val="18"/>
        </w:rPr>
      </w:pP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t>{</w:t>
      </w:r>
    </w:p>
    <w:p w:rsidR="00141CD9" w:rsidRDefault="003C0DB1">
      <w:pPr>
        <w:pStyle w:val="normal0"/>
        <w:rPr>
          <w:rFonts w:ascii="Verdana" w:eastAsia="Verdana" w:hAnsi="Verdana" w:cs="Verdana"/>
          <w:sz w:val="18"/>
          <w:szCs w:val="18"/>
        </w:rPr>
      </w:pP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t>name:'Bruce',</w:t>
      </w:r>
    </w:p>
    <w:p w:rsidR="00141CD9" w:rsidRDefault="003C0DB1">
      <w:pPr>
        <w:pStyle w:val="normal0"/>
        <w:rPr>
          <w:rFonts w:ascii="Verdana" w:eastAsia="Verdana" w:hAnsi="Verdana" w:cs="Verdana"/>
          <w:sz w:val="18"/>
          <w:szCs w:val="18"/>
        </w:rPr>
      </w:pP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t>email:'bruce@test.com'</w:t>
      </w:r>
    </w:p>
    <w:p w:rsidR="00141CD9" w:rsidRDefault="003C0DB1">
      <w:pPr>
        <w:pStyle w:val="normal0"/>
        <w:rPr>
          <w:rFonts w:ascii="Verdana" w:eastAsia="Verdana" w:hAnsi="Verdana" w:cs="Verdana"/>
          <w:sz w:val="18"/>
          <w:szCs w:val="18"/>
        </w:rPr>
      </w:pP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t>}</w:t>
      </w:r>
    </w:p>
    <w:p w:rsidR="00141CD9" w:rsidRDefault="003C0DB1">
      <w:pPr>
        <w:pStyle w:val="normal0"/>
        <w:rPr>
          <w:rFonts w:ascii="Verdana" w:eastAsia="Verdana" w:hAnsi="Verdana" w:cs="Verdana"/>
          <w:sz w:val="18"/>
          <w:szCs w:val="18"/>
        </w:rPr>
      </w:pPr>
      <w:r>
        <w:rPr>
          <w:rFonts w:ascii="Verdana" w:eastAsia="Verdana" w:hAnsi="Verdana" w:cs="Verdana"/>
          <w:sz w:val="18"/>
          <w:szCs w:val="18"/>
        </w:rPr>
        <w:tab/>
      </w:r>
      <w:r>
        <w:rPr>
          <w:rFonts w:ascii="Verdana" w:eastAsia="Verdana" w:hAnsi="Verdana" w:cs="Verdana"/>
          <w:sz w:val="18"/>
          <w:szCs w:val="18"/>
        </w:rPr>
        <w:tab/>
        <w:t>]);</w:t>
      </w:r>
    </w:p>
    <w:p w:rsidR="00141CD9" w:rsidRDefault="003C0DB1">
      <w:pPr>
        <w:pStyle w:val="normal0"/>
        <w:rPr>
          <w:rFonts w:ascii="Verdana" w:eastAsia="Verdana" w:hAnsi="Verdana" w:cs="Verdana"/>
          <w:sz w:val="18"/>
          <w:szCs w:val="18"/>
        </w:rPr>
      </w:pPr>
      <w:r>
        <w:rPr>
          <w:rFonts w:ascii="Verdana" w:eastAsia="Verdana" w:hAnsi="Verdana" w:cs="Verdana"/>
          <w:sz w:val="18"/>
          <w:szCs w:val="18"/>
        </w:rPr>
        <w:t>});</w:t>
      </w:r>
    </w:p>
    <w:p w:rsidR="00141CD9" w:rsidRDefault="00141CD9">
      <w:pPr>
        <w:pStyle w:val="normal0"/>
        <w:rPr>
          <w:rFonts w:ascii="Verdana" w:eastAsia="Verdana" w:hAnsi="Verdana" w:cs="Verdana"/>
          <w:sz w:val="18"/>
          <w:szCs w:val="18"/>
        </w:rPr>
      </w:pPr>
    </w:p>
    <w:p w:rsidR="00141CD9" w:rsidRDefault="00141CD9">
      <w:pPr>
        <w:pStyle w:val="normal0"/>
        <w:rPr>
          <w:rFonts w:ascii="Verdana" w:eastAsia="Verdana" w:hAnsi="Verdana" w:cs="Verdana"/>
          <w:sz w:val="18"/>
          <w:szCs w:val="18"/>
        </w:rPr>
      </w:pPr>
    </w:p>
    <w:p w:rsidR="00141CD9" w:rsidRDefault="003C0DB1">
      <w:pPr>
        <w:pStyle w:val="normal0"/>
        <w:rPr>
          <w:rFonts w:ascii="Verdana" w:eastAsia="Verdana" w:hAnsi="Verdana" w:cs="Verdana"/>
          <w:sz w:val="18"/>
          <w:szCs w:val="18"/>
        </w:rPr>
      </w:pPr>
      <w:r>
        <w:rPr>
          <w:rFonts w:ascii="Verdana" w:eastAsia="Verdana" w:hAnsi="Verdana" w:cs="Verdana"/>
          <w:sz w:val="18"/>
          <w:szCs w:val="18"/>
        </w:rPr>
        <w:t>var obj=[</w:t>
      </w:r>
    </w:p>
    <w:p w:rsidR="00141CD9" w:rsidRDefault="003C0DB1">
      <w:pPr>
        <w:pStyle w:val="normal0"/>
        <w:rPr>
          <w:rFonts w:ascii="Verdana" w:eastAsia="Verdana" w:hAnsi="Verdana" w:cs="Verdana"/>
          <w:sz w:val="18"/>
          <w:szCs w:val="18"/>
        </w:rPr>
      </w:pP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t>{firstName:"John", lastName:"Doe", age:50, eyeColor:"blue"},</w:t>
      </w:r>
    </w:p>
    <w:p w:rsidR="00141CD9" w:rsidRDefault="003C0DB1">
      <w:pPr>
        <w:pStyle w:val="normal0"/>
        <w:rPr>
          <w:rFonts w:ascii="Verdana" w:eastAsia="Verdana" w:hAnsi="Verdana" w:cs="Verdana"/>
          <w:sz w:val="18"/>
          <w:szCs w:val="18"/>
        </w:rPr>
      </w:pP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t>{firstName:"John1", lastName:"Doe1", age:50, eyeColor:"blue1"},</w:t>
      </w:r>
    </w:p>
    <w:p w:rsidR="00141CD9" w:rsidRDefault="003C0DB1">
      <w:pPr>
        <w:pStyle w:val="normal0"/>
        <w:rPr>
          <w:rFonts w:ascii="Verdana" w:eastAsia="Verdana" w:hAnsi="Verdana" w:cs="Verdana"/>
          <w:sz w:val="18"/>
          <w:szCs w:val="18"/>
        </w:rPr>
      </w:pP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t>{firstName:"John2", lastName:"Doe2", age:50, eyeColor:"blue2"}</w:t>
      </w:r>
    </w:p>
    <w:p w:rsidR="00141CD9" w:rsidRDefault="003C0DB1">
      <w:pPr>
        <w:pStyle w:val="normal0"/>
        <w:rPr>
          <w:rFonts w:ascii="Verdana" w:eastAsia="Verdana" w:hAnsi="Verdana" w:cs="Verdana"/>
          <w:sz w:val="18"/>
          <w:szCs w:val="18"/>
        </w:rPr>
      </w:pPr>
      <w:r>
        <w:rPr>
          <w:rFonts w:ascii="Verdana" w:eastAsia="Verdana" w:hAnsi="Verdana" w:cs="Verdana"/>
          <w:sz w:val="18"/>
          <w:szCs w:val="18"/>
        </w:rPr>
        <w:tab/>
      </w:r>
      <w:r>
        <w:rPr>
          <w:rFonts w:ascii="Verdana" w:eastAsia="Verdana" w:hAnsi="Verdana" w:cs="Verdana"/>
          <w:sz w:val="18"/>
          <w:szCs w:val="18"/>
        </w:rPr>
        <w:tab/>
        <w:t>];</w:t>
      </w:r>
    </w:p>
    <w:p w:rsidR="00141CD9" w:rsidRDefault="00141CD9">
      <w:pPr>
        <w:pStyle w:val="normal0"/>
        <w:rPr>
          <w:rFonts w:ascii="Verdana" w:eastAsia="Verdana" w:hAnsi="Verdana" w:cs="Verdana"/>
          <w:sz w:val="18"/>
          <w:szCs w:val="18"/>
        </w:rPr>
      </w:pPr>
    </w:p>
    <w:p w:rsidR="00141CD9" w:rsidRDefault="003C0DB1">
      <w:pPr>
        <w:pStyle w:val="normal0"/>
        <w:rPr>
          <w:rFonts w:ascii="Verdana" w:eastAsia="Verdana" w:hAnsi="Verdana" w:cs="Verdana"/>
          <w:sz w:val="18"/>
          <w:szCs w:val="18"/>
        </w:rPr>
      </w:pPr>
      <w:r>
        <w:rPr>
          <w:rFonts w:ascii="Verdana" w:eastAsia="Verdana" w:hAnsi="Verdana" w:cs="Verdana"/>
          <w:sz w:val="18"/>
          <w:szCs w:val="18"/>
        </w:rPr>
        <w:t>app.get("/api1", (req, resp) =&gt; {</w:t>
      </w:r>
    </w:p>
    <w:p w:rsidR="00141CD9" w:rsidRDefault="003C0DB1">
      <w:pPr>
        <w:pStyle w:val="normal0"/>
        <w:rPr>
          <w:rFonts w:ascii="Verdana" w:eastAsia="Verdana" w:hAnsi="Verdana" w:cs="Verdana"/>
          <w:sz w:val="18"/>
          <w:szCs w:val="18"/>
        </w:rPr>
      </w:pPr>
      <w:r>
        <w:rPr>
          <w:rFonts w:ascii="Verdana" w:eastAsia="Verdana" w:hAnsi="Verdana" w:cs="Verdana"/>
          <w:sz w:val="18"/>
          <w:szCs w:val="18"/>
        </w:rPr>
        <w:t>resp.send(obj);</w:t>
      </w:r>
    </w:p>
    <w:p w:rsidR="00141CD9" w:rsidRDefault="003C0DB1">
      <w:pPr>
        <w:pStyle w:val="normal0"/>
        <w:rPr>
          <w:rFonts w:ascii="Verdana" w:eastAsia="Verdana" w:hAnsi="Verdana" w:cs="Verdana"/>
          <w:sz w:val="18"/>
          <w:szCs w:val="18"/>
        </w:rPr>
      </w:pPr>
      <w:r>
        <w:rPr>
          <w:rFonts w:ascii="Verdana" w:eastAsia="Verdana" w:hAnsi="Verdana" w:cs="Verdana"/>
          <w:sz w:val="18"/>
          <w:szCs w:val="18"/>
        </w:rPr>
        <w:t>});</w:t>
      </w:r>
    </w:p>
    <w:p w:rsidR="00141CD9" w:rsidRDefault="00141CD9">
      <w:pPr>
        <w:pStyle w:val="normal0"/>
        <w:rPr>
          <w:rFonts w:ascii="Verdana" w:eastAsia="Verdana" w:hAnsi="Verdana" w:cs="Verdana"/>
          <w:sz w:val="18"/>
          <w:szCs w:val="18"/>
        </w:rPr>
      </w:pPr>
    </w:p>
    <w:p w:rsidR="00141CD9" w:rsidRDefault="00141CD9">
      <w:pPr>
        <w:pStyle w:val="normal0"/>
        <w:rPr>
          <w:rFonts w:ascii="Verdana" w:eastAsia="Verdana" w:hAnsi="Verdana" w:cs="Verdana"/>
          <w:sz w:val="18"/>
          <w:szCs w:val="18"/>
        </w:rPr>
      </w:pPr>
    </w:p>
    <w:p w:rsidR="00141CD9" w:rsidRDefault="003C0DB1">
      <w:pPr>
        <w:pStyle w:val="normal0"/>
        <w:shd w:val="clear" w:color="auto" w:fill="FFFFFF"/>
        <w:spacing w:before="360" w:after="360"/>
        <w:jc w:val="center"/>
        <w:rPr>
          <w:rFonts w:ascii="Verdana" w:eastAsia="Verdana" w:hAnsi="Verdana" w:cs="Verdana"/>
          <w:b/>
          <w:bCs/>
          <w:color w:val="181717"/>
          <w:sz w:val="30"/>
          <w:szCs w:val="30"/>
          <w:highlight w:val="white"/>
          <w:u w:val="single"/>
        </w:rPr>
      </w:pPr>
      <w:r>
        <w:rPr>
          <w:rFonts w:ascii="Verdana" w:eastAsia="Verdana" w:hAnsi="Verdana" w:cs="Verdana"/>
          <w:b/>
          <w:bCs/>
          <w:color w:val="181717"/>
          <w:sz w:val="30"/>
          <w:szCs w:val="30"/>
          <w:highlight w:val="white"/>
          <w:u w:val="single"/>
        </w:rPr>
        <w:t xml:space="preserve">Routing Static PAGE : </w:t>
      </w:r>
    </w:p>
    <w:p w:rsidR="00141CD9" w:rsidRDefault="003C0DB1">
      <w:pPr>
        <w:pStyle w:val="normal0"/>
        <w:shd w:val="clear" w:color="auto" w:fill="FFFFFF"/>
        <w:spacing w:before="360" w:after="360"/>
        <w:jc w:val="both"/>
        <w:rPr>
          <w:rFonts w:ascii="Courier New" w:eastAsia="Courier New" w:hAnsi="Courier New" w:cs="Courier New"/>
          <w:b/>
          <w:bCs/>
          <w:sz w:val="42"/>
          <w:szCs w:val="42"/>
          <w:highlight w:val="white"/>
        </w:rPr>
      </w:pPr>
      <w:r>
        <w:rPr>
          <w:rFonts w:ascii="Verdana" w:eastAsia="Verdana" w:hAnsi="Verdana" w:cs="Verdana"/>
          <w:b/>
          <w:bCs/>
          <w:color w:val="181717"/>
          <w:sz w:val="30"/>
          <w:szCs w:val="30"/>
          <w:highlight w:val="white"/>
        </w:rPr>
        <w:t>Make Folder for HTML file and access it</w:t>
      </w:r>
    </w:p>
    <w:p w:rsidR="00141CD9" w:rsidRDefault="003C0DB1">
      <w:pPr>
        <w:pStyle w:val="normal0"/>
      </w:pPr>
      <w:r>
        <w:t xml:space="preserve">Index.js </w:t>
      </w:r>
    </w:p>
    <w:p w:rsidR="00141CD9" w:rsidRDefault="00141CD9">
      <w:pPr>
        <w:pStyle w:val="normal0"/>
      </w:pPr>
    </w:p>
    <w:p w:rsidR="00141CD9" w:rsidRDefault="003C0DB1">
      <w:pPr>
        <w:pStyle w:val="normal0"/>
      </w:pPr>
      <w:r>
        <w:t>const express = require('express');</w:t>
      </w:r>
    </w:p>
    <w:p w:rsidR="00141CD9" w:rsidRDefault="003C0DB1">
      <w:pPr>
        <w:pStyle w:val="normal0"/>
      </w:pPr>
      <w:r>
        <w:t xml:space="preserve">const path = require('path');  // path for make path </w:t>
      </w:r>
    </w:p>
    <w:p w:rsidR="00141CD9" w:rsidRDefault="00141CD9">
      <w:pPr>
        <w:pStyle w:val="normal0"/>
      </w:pPr>
    </w:p>
    <w:p w:rsidR="00141CD9" w:rsidRDefault="003C0DB1">
      <w:pPr>
        <w:pStyle w:val="normal0"/>
      </w:pPr>
      <w:r>
        <w:t>const app = express();</w:t>
      </w:r>
    </w:p>
    <w:p w:rsidR="00141CD9" w:rsidRDefault="003C0DB1">
      <w:pPr>
        <w:pStyle w:val="normal0"/>
        <w:rPr>
          <w:b/>
          <w:bCs/>
        </w:rPr>
      </w:pPr>
      <w:r>
        <w:t>const publicPath=</w:t>
      </w:r>
      <w:r>
        <w:rPr>
          <w:b/>
          <w:bCs/>
        </w:rPr>
        <w:t xml:space="preserve">path.join(__dirname,'public') </w:t>
      </w:r>
    </w:p>
    <w:p w:rsidR="00141CD9" w:rsidRDefault="00141CD9">
      <w:pPr>
        <w:pStyle w:val="normal0"/>
      </w:pPr>
    </w:p>
    <w:p w:rsidR="00141CD9" w:rsidRDefault="003C0DB1">
      <w:pPr>
        <w:pStyle w:val="normal0"/>
        <w:ind w:firstLine="720"/>
      </w:pPr>
      <w:r>
        <w:t>// app.use access any Static page from public</w:t>
      </w:r>
    </w:p>
    <w:p w:rsidR="00141CD9" w:rsidRDefault="003C0DB1">
      <w:pPr>
        <w:pStyle w:val="normal0"/>
      </w:pPr>
      <w:r>
        <w:rPr>
          <w:b/>
          <w:bCs/>
        </w:rPr>
        <w:t>app.use(express.static(publicPath));</w:t>
      </w:r>
    </w:p>
    <w:p w:rsidR="00141CD9" w:rsidRDefault="003C0DB1">
      <w:pPr>
        <w:pStyle w:val="normal0"/>
        <w:rPr>
          <w:rFonts w:ascii="Courier New" w:eastAsia="Courier New" w:hAnsi="Courier New" w:cs="Courier New"/>
          <w:sz w:val="24"/>
          <w:szCs w:val="24"/>
          <w:highlight w:val="white"/>
        </w:rPr>
      </w:pPr>
      <w:r>
        <w:t>app.listen(5000);</w:t>
      </w:r>
    </w:p>
    <w:p w:rsidR="00141CD9" w:rsidRDefault="003C0DB1">
      <w:pPr>
        <w:pStyle w:val="normal0"/>
        <w:shd w:val="clear" w:color="auto" w:fill="FFFFFF"/>
        <w:spacing w:before="360" w:after="36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lastRenderedPageBreak/>
        <w:t>Make Public folder in root and also add html pages</w:t>
      </w:r>
    </w:p>
    <w:p w:rsidR="00141CD9" w:rsidRDefault="003C0DB1">
      <w:pPr>
        <w:pStyle w:val="normal0"/>
        <w:shd w:val="clear" w:color="auto" w:fill="FFFFFF"/>
        <w:spacing w:before="360" w:after="36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Index.html</w:t>
      </w:r>
    </w:p>
    <w:p w:rsidR="00141CD9" w:rsidRDefault="003C0DB1">
      <w:pPr>
        <w:pStyle w:val="normal0"/>
        <w:shd w:val="clear" w:color="auto" w:fill="FFFFFF"/>
        <w:spacing w:before="360" w:after="36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About.html </w:t>
      </w:r>
    </w:p>
    <w:p w:rsidR="00141CD9" w:rsidRDefault="00141CD9">
      <w:pPr>
        <w:pStyle w:val="normal0"/>
        <w:shd w:val="clear" w:color="auto" w:fill="FFFFFF"/>
        <w:spacing w:before="360" w:after="360"/>
        <w:jc w:val="both"/>
        <w:rPr>
          <w:rFonts w:ascii="Courier New" w:eastAsia="Courier New" w:hAnsi="Courier New" w:cs="Courier New"/>
          <w:sz w:val="24"/>
          <w:szCs w:val="24"/>
          <w:highlight w:val="white"/>
        </w:rPr>
      </w:pPr>
    </w:p>
    <w:p w:rsidR="00141CD9" w:rsidRDefault="003C0DB1">
      <w:pPr>
        <w:pStyle w:val="normal0"/>
        <w:shd w:val="clear" w:color="auto" w:fill="FFFFFF"/>
        <w:spacing w:before="360" w:after="36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Run : localhost:5000      //autocall index.html</w:t>
      </w:r>
    </w:p>
    <w:p w:rsidR="00141CD9" w:rsidRDefault="003C0DB1">
      <w:pPr>
        <w:pStyle w:val="normal0"/>
        <w:shd w:val="clear" w:color="auto" w:fill="FFFFFF"/>
        <w:spacing w:before="360" w:after="36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Run : localhost:5000/about.html    about.html page run</w:t>
      </w:r>
    </w:p>
    <w:p w:rsidR="00141CD9" w:rsidRDefault="00141CD9">
      <w:pPr>
        <w:pStyle w:val="normal0"/>
        <w:rPr>
          <w:rFonts w:ascii="Verdana" w:eastAsia="Verdana" w:hAnsi="Verdana" w:cs="Verdana"/>
          <w:sz w:val="18"/>
          <w:szCs w:val="18"/>
        </w:rPr>
      </w:pPr>
    </w:p>
    <w:p w:rsidR="00141CD9" w:rsidRDefault="00141CD9">
      <w:pPr>
        <w:pStyle w:val="normal0"/>
        <w:rPr>
          <w:rFonts w:ascii="Verdana" w:eastAsia="Verdana" w:hAnsi="Verdana" w:cs="Verdana"/>
          <w:sz w:val="18"/>
          <w:szCs w:val="18"/>
        </w:rPr>
      </w:pPr>
    </w:p>
    <w:p w:rsidR="00141CD9" w:rsidRDefault="003C0DB1">
      <w:pPr>
        <w:pStyle w:val="normal0"/>
        <w:rPr>
          <w:rFonts w:ascii="Verdana" w:eastAsia="Verdana" w:hAnsi="Verdana" w:cs="Verdana"/>
          <w:b/>
          <w:bCs/>
          <w:color w:val="181717"/>
          <w:sz w:val="30"/>
          <w:szCs w:val="30"/>
          <w:highlight w:val="white"/>
        </w:rPr>
      </w:pPr>
      <w:r>
        <w:rPr>
          <w:rFonts w:ascii="Verdana" w:eastAsia="Verdana" w:hAnsi="Verdana" w:cs="Verdana"/>
          <w:b/>
          <w:bCs/>
          <w:color w:val="181717"/>
          <w:sz w:val="30"/>
          <w:szCs w:val="30"/>
          <w:highlight w:val="white"/>
        </w:rPr>
        <w:t>Roting : Remove extension from URL :</w:t>
      </w:r>
    </w:p>
    <w:p w:rsidR="00141CD9" w:rsidRDefault="00141CD9">
      <w:pPr>
        <w:pStyle w:val="normal0"/>
        <w:rPr>
          <w:rFonts w:ascii="Verdana" w:eastAsia="Verdana" w:hAnsi="Verdana" w:cs="Verdana"/>
          <w:b/>
          <w:bCs/>
          <w:color w:val="181717"/>
          <w:sz w:val="30"/>
          <w:szCs w:val="30"/>
          <w:highlight w:val="white"/>
        </w:rPr>
      </w:pPr>
    </w:p>
    <w:p w:rsidR="00141CD9" w:rsidRDefault="003C0DB1">
      <w:pPr>
        <w:pStyle w:val="normal0"/>
        <w:rPr>
          <w:rFonts w:ascii="Verdana" w:eastAsia="Verdana" w:hAnsi="Verdana" w:cs="Verdana"/>
          <w:b/>
          <w:bCs/>
          <w:sz w:val="24"/>
          <w:szCs w:val="24"/>
        </w:rPr>
      </w:pPr>
      <w:r>
        <w:rPr>
          <w:rFonts w:ascii="Verdana" w:eastAsia="Verdana" w:hAnsi="Verdana" w:cs="Verdana"/>
          <w:b/>
          <w:bCs/>
          <w:sz w:val="24"/>
          <w:szCs w:val="24"/>
        </w:rPr>
        <w:t xml:space="preserve">Make HTML Pages &amp; Routing </w:t>
      </w:r>
    </w:p>
    <w:p w:rsidR="00141CD9" w:rsidRDefault="00141CD9">
      <w:pPr>
        <w:pStyle w:val="normal0"/>
        <w:rPr>
          <w:rFonts w:ascii="Verdana" w:eastAsia="Verdana" w:hAnsi="Verdana" w:cs="Verdana"/>
          <w:b/>
          <w:bCs/>
          <w:sz w:val="24"/>
          <w:szCs w:val="24"/>
        </w:rPr>
      </w:pPr>
    </w:p>
    <w:p w:rsidR="00141CD9" w:rsidRDefault="00141CD9">
      <w:pPr>
        <w:pStyle w:val="normal0"/>
        <w:rPr>
          <w:rFonts w:ascii="Verdana" w:eastAsia="Verdana" w:hAnsi="Verdana" w:cs="Verdana"/>
          <w:b/>
          <w:bCs/>
          <w:sz w:val="30"/>
          <w:szCs w:val="30"/>
        </w:rPr>
      </w:pPr>
    </w:p>
    <w:p w:rsidR="00141CD9" w:rsidRDefault="003C0DB1">
      <w:pPr>
        <w:pStyle w:val="normal0"/>
        <w:rPr>
          <w:rFonts w:ascii="Verdana" w:eastAsia="Verdana" w:hAnsi="Verdana" w:cs="Verdana"/>
          <w:sz w:val="18"/>
          <w:szCs w:val="18"/>
        </w:rPr>
      </w:pPr>
      <w:r>
        <w:rPr>
          <w:rFonts w:ascii="Verdana" w:eastAsia="Verdana" w:hAnsi="Verdana" w:cs="Verdana"/>
          <w:sz w:val="18"/>
          <w:szCs w:val="18"/>
        </w:rPr>
        <w:t>const path = require('path');</w:t>
      </w:r>
    </w:p>
    <w:p w:rsidR="00141CD9" w:rsidRDefault="003C0DB1">
      <w:pPr>
        <w:pStyle w:val="normal0"/>
        <w:rPr>
          <w:rFonts w:ascii="Verdana" w:eastAsia="Verdana" w:hAnsi="Verdana" w:cs="Verdana"/>
          <w:sz w:val="18"/>
          <w:szCs w:val="18"/>
        </w:rPr>
      </w:pPr>
      <w:r>
        <w:rPr>
          <w:rFonts w:ascii="Verdana" w:eastAsia="Verdana" w:hAnsi="Verdana" w:cs="Verdana"/>
          <w:sz w:val="18"/>
          <w:szCs w:val="18"/>
        </w:rPr>
        <w:t>var publicpath=path.join(__dirname,'public')</w:t>
      </w:r>
    </w:p>
    <w:p w:rsidR="00141CD9" w:rsidRDefault="00141CD9">
      <w:pPr>
        <w:pStyle w:val="normal0"/>
        <w:rPr>
          <w:rFonts w:ascii="Verdana" w:eastAsia="Verdana" w:hAnsi="Verdana" w:cs="Verdana"/>
          <w:sz w:val="18"/>
          <w:szCs w:val="18"/>
        </w:rPr>
      </w:pPr>
    </w:p>
    <w:p w:rsidR="00141CD9" w:rsidRDefault="003C0DB1">
      <w:pPr>
        <w:pStyle w:val="normal0"/>
        <w:rPr>
          <w:rFonts w:ascii="Verdana" w:eastAsia="Verdana" w:hAnsi="Verdana" w:cs="Verdana"/>
          <w:sz w:val="18"/>
          <w:szCs w:val="18"/>
        </w:rPr>
      </w:pPr>
      <w:r>
        <w:rPr>
          <w:rFonts w:ascii="Verdana" w:eastAsia="Verdana" w:hAnsi="Verdana" w:cs="Verdana"/>
          <w:sz w:val="18"/>
          <w:szCs w:val="18"/>
        </w:rPr>
        <w:t>app.get('/',(req,resp)=&gt;{</w:t>
      </w:r>
    </w:p>
    <w:p w:rsidR="00141CD9" w:rsidRDefault="003C0DB1">
      <w:pPr>
        <w:pStyle w:val="normal0"/>
        <w:rPr>
          <w:rFonts w:ascii="Verdana" w:eastAsia="Verdana" w:hAnsi="Verdana" w:cs="Verdana"/>
          <w:sz w:val="18"/>
          <w:szCs w:val="18"/>
        </w:rPr>
      </w:pPr>
      <w:r>
        <w:rPr>
          <w:rFonts w:ascii="Verdana" w:eastAsia="Verdana" w:hAnsi="Verdana" w:cs="Verdana"/>
          <w:sz w:val="18"/>
          <w:szCs w:val="18"/>
        </w:rPr>
        <w:tab/>
        <w:t>resp.sendFile(`${publicpath}/index.html`);</w:t>
      </w:r>
    </w:p>
    <w:p w:rsidR="00141CD9" w:rsidRDefault="003C0DB1">
      <w:pPr>
        <w:pStyle w:val="normal0"/>
        <w:rPr>
          <w:rFonts w:ascii="Verdana" w:eastAsia="Verdana" w:hAnsi="Verdana" w:cs="Verdana"/>
          <w:sz w:val="18"/>
          <w:szCs w:val="18"/>
        </w:rPr>
      </w:pPr>
      <w:r>
        <w:rPr>
          <w:rFonts w:ascii="Verdana" w:eastAsia="Verdana" w:hAnsi="Verdana" w:cs="Verdana"/>
          <w:sz w:val="18"/>
          <w:szCs w:val="18"/>
        </w:rPr>
        <w:t>})</w:t>
      </w:r>
    </w:p>
    <w:p w:rsidR="00141CD9" w:rsidRDefault="00141CD9">
      <w:pPr>
        <w:pStyle w:val="normal0"/>
        <w:rPr>
          <w:rFonts w:ascii="Verdana" w:eastAsia="Verdana" w:hAnsi="Verdana" w:cs="Verdana"/>
          <w:sz w:val="18"/>
          <w:szCs w:val="18"/>
        </w:rPr>
      </w:pPr>
    </w:p>
    <w:p w:rsidR="00141CD9" w:rsidRDefault="003C0DB1">
      <w:pPr>
        <w:pStyle w:val="normal0"/>
        <w:rPr>
          <w:rFonts w:ascii="Verdana" w:eastAsia="Verdana" w:hAnsi="Verdana" w:cs="Verdana"/>
          <w:sz w:val="18"/>
          <w:szCs w:val="18"/>
        </w:rPr>
      </w:pPr>
      <w:r>
        <w:rPr>
          <w:rFonts w:ascii="Verdana" w:eastAsia="Verdana" w:hAnsi="Verdana" w:cs="Verdana"/>
          <w:sz w:val="18"/>
          <w:szCs w:val="18"/>
        </w:rPr>
        <w:t>app.get('/about',(req,resp)=&gt;{</w:t>
      </w:r>
    </w:p>
    <w:p w:rsidR="00141CD9" w:rsidRDefault="003C0DB1">
      <w:pPr>
        <w:pStyle w:val="normal0"/>
        <w:rPr>
          <w:rFonts w:ascii="Verdana" w:eastAsia="Verdana" w:hAnsi="Verdana" w:cs="Verdana"/>
          <w:sz w:val="18"/>
          <w:szCs w:val="18"/>
        </w:rPr>
      </w:pPr>
      <w:r>
        <w:rPr>
          <w:rFonts w:ascii="Verdana" w:eastAsia="Verdana" w:hAnsi="Verdana" w:cs="Verdana"/>
          <w:sz w:val="18"/>
          <w:szCs w:val="18"/>
        </w:rPr>
        <w:tab/>
        <w:t>resp.sendFile(`${publicpath}/about.html`);</w:t>
      </w:r>
    </w:p>
    <w:p w:rsidR="00141CD9" w:rsidRDefault="003C0DB1">
      <w:pPr>
        <w:pStyle w:val="normal0"/>
        <w:rPr>
          <w:rFonts w:ascii="Verdana" w:eastAsia="Verdana" w:hAnsi="Verdana" w:cs="Verdana"/>
          <w:sz w:val="18"/>
          <w:szCs w:val="18"/>
        </w:rPr>
      </w:pPr>
      <w:r>
        <w:rPr>
          <w:rFonts w:ascii="Verdana" w:eastAsia="Verdana" w:hAnsi="Verdana" w:cs="Verdana"/>
          <w:sz w:val="18"/>
          <w:szCs w:val="18"/>
        </w:rPr>
        <w:t>})</w:t>
      </w:r>
    </w:p>
    <w:p w:rsidR="00141CD9" w:rsidRDefault="00141CD9">
      <w:pPr>
        <w:pStyle w:val="normal0"/>
        <w:rPr>
          <w:rFonts w:ascii="Verdana" w:eastAsia="Verdana" w:hAnsi="Verdana" w:cs="Verdana"/>
          <w:sz w:val="18"/>
          <w:szCs w:val="18"/>
        </w:rPr>
      </w:pPr>
    </w:p>
    <w:p w:rsidR="00141CD9" w:rsidRDefault="003C0DB1">
      <w:pPr>
        <w:pStyle w:val="normal0"/>
        <w:rPr>
          <w:rFonts w:ascii="Verdana" w:eastAsia="Verdana" w:hAnsi="Verdana" w:cs="Verdana"/>
          <w:sz w:val="18"/>
          <w:szCs w:val="18"/>
        </w:rPr>
      </w:pPr>
      <w:r>
        <w:rPr>
          <w:rFonts w:ascii="Verdana" w:eastAsia="Verdana" w:hAnsi="Verdana" w:cs="Verdana"/>
          <w:sz w:val="18"/>
          <w:szCs w:val="18"/>
        </w:rPr>
        <w:t>app.get('/blog',(req,resp)=&gt;{</w:t>
      </w:r>
    </w:p>
    <w:p w:rsidR="00141CD9" w:rsidRDefault="003C0DB1">
      <w:pPr>
        <w:pStyle w:val="normal0"/>
        <w:rPr>
          <w:rFonts w:ascii="Verdana" w:eastAsia="Verdana" w:hAnsi="Verdana" w:cs="Verdana"/>
          <w:sz w:val="18"/>
          <w:szCs w:val="18"/>
        </w:rPr>
      </w:pPr>
      <w:r>
        <w:rPr>
          <w:rFonts w:ascii="Verdana" w:eastAsia="Verdana" w:hAnsi="Verdana" w:cs="Verdana"/>
          <w:sz w:val="18"/>
          <w:szCs w:val="18"/>
        </w:rPr>
        <w:tab/>
        <w:t>resp.sendFile(`${publicpath}/blog.html`);</w:t>
      </w:r>
    </w:p>
    <w:p w:rsidR="00141CD9" w:rsidRDefault="003C0DB1">
      <w:pPr>
        <w:pStyle w:val="normal0"/>
        <w:rPr>
          <w:rFonts w:ascii="Verdana" w:eastAsia="Verdana" w:hAnsi="Verdana" w:cs="Verdana"/>
          <w:sz w:val="18"/>
          <w:szCs w:val="18"/>
        </w:rPr>
      </w:pPr>
      <w:r>
        <w:rPr>
          <w:rFonts w:ascii="Verdana" w:eastAsia="Verdana" w:hAnsi="Verdana" w:cs="Verdana"/>
          <w:sz w:val="18"/>
          <w:szCs w:val="18"/>
        </w:rPr>
        <w:t>})</w:t>
      </w:r>
    </w:p>
    <w:p w:rsidR="00141CD9" w:rsidRDefault="00141CD9">
      <w:pPr>
        <w:pStyle w:val="normal0"/>
        <w:rPr>
          <w:rFonts w:ascii="Verdana" w:eastAsia="Verdana" w:hAnsi="Verdana" w:cs="Verdana"/>
          <w:sz w:val="18"/>
          <w:szCs w:val="18"/>
        </w:rPr>
      </w:pPr>
    </w:p>
    <w:p w:rsidR="00141CD9" w:rsidRDefault="003C0DB1">
      <w:pPr>
        <w:pStyle w:val="normal0"/>
        <w:rPr>
          <w:rFonts w:ascii="Verdana" w:eastAsia="Verdana" w:hAnsi="Verdana" w:cs="Verdana"/>
          <w:sz w:val="18"/>
          <w:szCs w:val="18"/>
        </w:rPr>
      </w:pPr>
      <w:r>
        <w:rPr>
          <w:rFonts w:ascii="Verdana" w:eastAsia="Verdana" w:hAnsi="Verdana" w:cs="Verdana"/>
          <w:sz w:val="18"/>
          <w:szCs w:val="18"/>
        </w:rPr>
        <w:t>app.get('/*',(req,resp)=&gt;{</w:t>
      </w:r>
    </w:p>
    <w:p w:rsidR="00141CD9" w:rsidRDefault="003C0DB1">
      <w:pPr>
        <w:pStyle w:val="normal0"/>
        <w:rPr>
          <w:rFonts w:ascii="Verdana" w:eastAsia="Verdana" w:hAnsi="Verdana" w:cs="Verdana"/>
          <w:sz w:val="18"/>
          <w:szCs w:val="18"/>
        </w:rPr>
      </w:pPr>
      <w:r>
        <w:rPr>
          <w:rFonts w:ascii="Verdana" w:eastAsia="Verdana" w:hAnsi="Verdana" w:cs="Verdana"/>
          <w:sz w:val="18"/>
          <w:szCs w:val="18"/>
        </w:rPr>
        <w:tab/>
        <w:t>resp.sendFile(`${publicpath}/pnf.html`);</w:t>
      </w:r>
    </w:p>
    <w:p w:rsidR="00141CD9" w:rsidRDefault="003C0DB1">
      <w:pPr>
        <w:pStyle w:val="normal0"/>
        <w:rPr>
          <w:rFonts w:ascii="Verdana" w:eastAsia="Verdana" w:hAnsi="Verdana" w:cs="Verdana"/>
          <w:sz w:val="18"/>
          <w:szCs w:val="18"/>
        </w:rPr>
      </w:pPr>
      <w:r>
        <w:rPr>
          <w:rFonts w:ascii="Verdana" w:eastAsia="Verdana" w:hAnsi="Verdana" w:cs="Verdana"/>
          <w:sz w:val="18"/>
          <w:szCs w:val="18"/>
        </w:rPr>
        <w:t>})</w:t>
      </w:r>
    </w:p>
    <w:p w:rsidR="00141CD9" w:rsidRDefault="00141CD9">
      <w:pPr>
        <w:pStyle w:val="normal0"/>
        <w:rPr>
          <w:rFonts w:ascii="Verdana" w:eastAsia="Verdana" w:hAnsi="Verdana" w:cs="Verdana"/>
          <w:sz w:val="18"/>
          <w:szCs w:val="18"/>
        </w:rPr>
      </w:pPr>
    </w:p>
    <w:p w:rsidR="00141CD9" w:rsidRDefault="003C0DB1">
      <w:pPr>
        <w:pStyle w:val="normal0"/>
        <w:rPr>
          <w:rFonts w:ascii="Verdana" w:eastAsia="Verdana" w:hAnsi="Verdana" w:cs="Verdana"/>
          <w:sz w:val="18"/>
          <w:szCs w:val="18"/>
        </w:rPr>
      </w:pPr>
      <w:r>
        <w:rPr>
          <w:rFonts w:ascii="Verdana" w:eastAsia="Verdana" w:hAnsi="Verdana" w:cs="Verdana"/>
          <w:sz w:val="18"/>
          <w:szCs w:val="18"/>
        </w:rPr>
        <w:t>app.listen(3000);</w:t>
      </w:r>
    </w:p>
    <w:p w:rsidR="00141CD9" w:rsidRDefault="00141CD9">
      <w:pPr>
        <w:pStyle w:val="normal0"/>
        <w:rPr>
          <w:rFonts w:ascii="Verdana" w:eastAsia="Verdana" w:hAnsi="Verdana" w:cs="Verdana"/>
          <w:b/>
          <w:bCs/>
          <w:color w:val="181717"/>
          <w:sz w:val="26"/>
          <w:szCs w:val="26"/>
          <w:highlight w:val="white"/>
        </w:rPr>
      </w:pPr>
    </w:p>
    <w:p w:rsidR="00141CD9" w:rsidRDefault="00141CD9">
      <w:pPr>
        <w:pStyle w:val="normal0"/>
      </w:pPr>
    </w:p>
    <w:p w:rsidR="00141CD9" w:rsidRDefault="003C0DB1">
      <w:pPr>
        <w:pStyle w:val="normal0"/>
        <w:rPr>
          <w:highlight w:val="yellow"/>
        </w:rPr>
      </w:pPr>
      <w:r>
        <w:rPr>
          <w:highlight w:val="yellow"/>
        </w:rPr>
        <w:t>Que :How to load page by get method in node.js</w:t>
      </w:r>
    </w:p>
    <w:p w:rsidR="00141CD9" w:rsidRDefault="003C0DB1">
      <w:pPr>
        <w:pStyle w:val="normal0"/>
        <w:rPr>
          <w:highlight w:val="yellow"/>
        </w:rPr>
      </w:pPr>
      <w:r>
        <w:rPr>
          <w:highlight w:val="yellow"/>
        </w:rPr>
        <w:t xml:space="preserve">Ans : </w:t>
      </w:r>
      <w:r>
        <w:rPr>
          <w:rFonts w:ascii="Verdana" w:eastAsia="Verdana" w:hAnsi="Verdana" w:cs="Verdana"/>
          <w:sz w:val="18"/>
          <w:szCs w:val="18"/>
          <w:highlight w:val="yellow"/>
        </w:rPr>
        <w:t>resp.sendFile()  function</w:t>
      </w:r>
    </w:p>
    <w:p w:rsidR="00141CD9" w:rsidRDefault="003C0DB1">
      <w:pPr>
        <w:pStyle w:val="normal0"/>
        <w:shd w:val="clear" w:color="auto" w:fill="FFFFFF"/>
        <w:spacing w:before="360" w:after="360"/>
        <w:jc w:val="both"/>
        <w:rPr>
          <w:rFonts w:ascii="Verdana" w:eastAsia="Verdana" w:hAnsi="Verdana" w:cs="Verdana"/>
          <w:b/>
          <w:bCs/>
          <w:sz w:val="26"/>
          <w:szCs w:val="26"/>
          <w:highlight w:val="yellow"/>
        </w:rPr>
      </w:pPr>
      <w:r>
        <w:rPr>
          <w:rFonts w:ascii="Verdana" w:eastAsia="Verdana" w:hAnsi="Verdana" w:cs="Verdana"/>
          <w:b/>
          <w:bCs/>
          <w:sz w:val="26"/>
          <w:szCs w:val="26"/>
          <w:highlight w:val="yellow"/>
        </w:rPr>
        <w:lastRenderedPageBreak/>
        <w:t>=========================================</w:t>
      </w:r>
    </w:p>
    <w:p w:rsidR="00141CD9" w:rsidRDefault="00141CD9">
      <w:pPr>
        <w:pStyle w:val="normal0"/>
        <w:shd w:val="clear" w:color="auto" w:fill="FFFFFF"/>
        <w:spacing w:before="360" w:after="360"/>
        <w:jc w:val="both"/>
        <w:rPr>
          <w:rFonts w:ascii="Verdana" w:eastAsia="Verdana" w:hAnsi="Verdana" w:cs="Verdana"/>
          <w:b/>
          <w:bCs/>
          <w:color w:val="181717"/>
          <w:sz w:val="26"/>
          <w:szCs w:val="26"/>
          <w:highlight w:val="white"/>
        </w:rPr>
      </w:pPr>
    </w:p>
    <w:p w:rsidR="00141CD9" w:rsidRDefault="00141CD9">
      <w:pPr>
        <w:pStyle w:val="Heading1"/>
        <w:keepNext w:val="0"/>
        <w:keepLines w:val="0"/>
        <w:shd w:val="clear" w:color="auto" w:fill="FFFFFF"/>
        <w:spacing w:before="480" w:line="288" w:lineRule="auto"/>
        <w:jc w:val="both"/>
        <w:rPr>
          <w:rFonts w:ascii="Verdana" w:eastAsia="Verdana" w:hAnsi="Verdana" w:cs="Verdana"/>
          <w:color w:val="181717"/>
          <w:sz w:val="51"/>
          <w:szCs w:val="51"/>
          <w:highlight w:val="white"/>
        </w:rPr>
      </w:pPr>
      <w:bookmarkStart w:id="92" w:name="_96c8ksh224ka" w:colFirst="0" w:colLast="0"/>
      <w:bookmarkEnd w:id="92"/>
    </w:p>
    <w:p w:rsidR="00141CD9" w:rsidRDefault="00141CD9">
      <w:pPr>
        <w:pStyle w:val="Heading1"/>
        <w:keepNext w:val="0"/>
        <w:keepLines w:val="0"/>
        <w:shd w:val="clear" w:color="auto" w:fill="FFFFFF"/>
        <w:spacing w:before="480" w:line="288" w:lineRule="auto"/>
        <w:jc w:val="both"/>
        <w:rPr>
          <w:rFonts w:ascii="Verdana" w:eastAsia="Verdana" w:hAnsi="Verdana" w:cs="Verdana"/>
          <w:color w:val="181717"/>
          <w:sz w:val="51"/>
          <w:szCs w:val="51"/>
          <w:highlight w:val="white"/>
        </w:rPr>
      </w:pPr>
      <w:bookmarkStart w:id="93" w:name="_wt2h2z8nyt4f" w:colFirst="0" w:colLast="0"/>
      <w:bookmarkEnd w:id="93"/>
    </w:p>
    <w:p w:rsidR="00141CD9" w:rsidRDefault="00141CD9">
      <w:pPr>
        <w:pStyle w:val="Heading1"/>
        <w:keepNext w:val="0"/>
        <w:keepLines w:val="0"/>
        <w:shd w:val="clear" w:color="auto" w:fill="FFFFFF"/>
        <w:spacing w:before="480" w:line="288" w:lineRule="auto"/>
        <w:jc w:val="both"/>
        <w:rPr>
          <w:rFonts w:ascii="Verdana" w:eastAsia="Verdana" w:hAnsi="Verdana" w:cs="Verdana"/>
          <w:color w:val="181717"/>
          <w:sz w:val="51"/>
          <w:szCs w:val="51"/>
          <w:highlight w:val="white"/>
        </w:rPr>
      </w:pPr>
      <w:bookmarkStart w:id="94" w:name="_4t18m7n64xqm" w:colFirst="0" w:colLast="0"/>
      <w:bookmarkEnd w:id="94"/>
    </w:p>
    <w:p w:rsidR="00141CD9" w:rsidRDefault="003C0DB1">
      <w:pPr>
        <w:pStyle w:val="Heading1"/>
        <w:keepNext w:val="0"/>
        <w:keepLines w:val="0"/>
        <w:shd w:val="clear" w:color="auto" w:fill="FFFFFF"/>
        <w:spacing w:before="480" w:line="288" w:lineRule="auto"/>
        <w:jc w:val="center"/>
        <w:rPr>
          <w:rFonts w:ascii="Verdana" w:eastAsia="Verdana" w:hAnsi="Verdana" w:cs="Verdana"/>
          <w:b/>
          <w:bCs/>
          <w:color w:val="181717"/>
          <w:sz w:val="51"/>
          <w:szCs w:val="51"/>
          <w:highlight w:val="white"/>
          <w:u w:val="single"/>
        </w:rPr>
      </w:pPr>
      <w:bookmarkStart w:id="95" w:name="_60bnzw4ywtpm" w:colFirst="0" w:colLast="0"/>
      <w:bookmarkEnd w:id="95"/>
      <w:r>
        <w:rPr>
          <w:rFonts w:ascii="Verdana" w:eastAsia="Verdana" w:hAnsi="Verdana" w:cs="Verdana"/>
          <w:b/>
          <w:bCs/>
          <w:color w:val="181717"/>
          <w:sz w:val="51"/>
          <w:szCs w:val="51"/>
          <w:highlight w:val="white"/>
          <w:u w:val="single"/>
        </w:rPr>
        <w:t>Template Engines for Node.js</w:t>
      </w:r>
    </w:p>
    <w:p w:rsidR="00141CD9" w:rsidRDefault="003C0DB1">
      <w:pPr>
        <w:pStyle w:val="normal0"/>
        <w:jc w:val="center"/>
        <w:rPr>
          <w:b/>
          <w:bCs/>
          <w:sz w:val="70"/>
          <w:szCs w:val="70"/>
          <w:u w:val="single"/>
        </w:rPr>
      </w:pPr>
      <w:r>
        <w:rPr>
          <w:b/>
          <w:bCs/>
          <w:sz w:val="70"/>
          <w:szCs w:val="70"/>
          <w:u w:val="single"/>
        </w:rPr>
        <w:t>(ejs)</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Template engine helps us to create an HTML template with minimal code. Also, it can inject data into HTML template at client side and produce the final HTML.</w:t>
      </w:r>
    </w:p>
    <w:p w:rsidR="00141CD9" w:rsidRDefault="003C0DB1">
      <w:pPr>
        <w:pStyle w:val="normal0"/>
        <w:shd w:val="clear" w:color="auto" w:fill="FFFFFF"/>
        <w:spacing w:before="360" w:after="360"/>
        <w:jc w:val="both"/>
        <w:rPr>
          <w:rFonts w:ascii="Verdana" w:eastAsia="Verdana" w:hAnsi="Verdana" w:cs="Verdana"/>
          <w:b/>
          <w:bCs/>
          <w:color w:val="181717"/>
          <w:sz w:val="26"/>
          <w:szCs w:val="26"/>
          <w:highlight w:val="white"/>
        </w:rPr>
      </w:pPr>
      <w:r>
        <w:rPr>
          <w:rFonts w:ascii="Verdana" w:eastAsia="Verdana" w:hAnsi="Verdana" w:cs="Verdana"/>
          <w:color w:val="181717"/>
          <w:sz w:val="26"/>
          <w:szCs w:val="26"/>
          <w:highlight w:val="white"/>
        </w:rPr>
        <w:t xml:space="preserve">We view </w:t>
      </w:r>
      <w:r>
        <w:rPr>
          <w:rFonts w:ascii="Verdana" w:eastAsia="Verdana" w:hAnsi="Verdana" w:cs="Verdana"/>
          <w:b/>
          <w:bCs/>
          <w:color w:val="181717"/>
          <w:sz w:val="26"/>
          <w:szCs w:val="26"/>
          <w:highlight w:val="white"/>
        </w:rPr>
        <w:t>dynamic page</w:t>
      </w:r>
      <w:r>
        <w:rPr>
          <w:rFonts w:ascii="Verdana" w:eastAsia="Verdana" w:hAnsi="Verdana" w:cs="Verdana"/>
          <w:color w:val="181717"/>
          <w:sz w:val="26"/>
          <w:szCs w:val="26"/>
          <w:highlight w:val="white"/>
        </w:rPr>
        <w:t xml:space="preserve"> with </w:t>
      </w:r>
      <w:r>
        <w:rPr>
          <w:rFonts w:ascii="Verdana" w:eastAsia="Verdana" w:hAnsi="Verdana" w:cs="Verdana"/>
          <w:b/>
          <w:bCs/>
          <w:color w:val="181717"/>
          <w:sz w:val="26"/>
          <w:szCs w:val="26"/>
          <w:highlight w:val="white"/>
        </w:rPr>
        <w:t xml:space="preserve">functionality </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The following figure illustrates how template engine works in Node.js.</w:t>
      </w:r>
    </w:p>
    <w:p w:rsidR="00141CD9" w:rsidRDefault="003C0DB1">
      <w:pPr>
        <w:pStyle w:val="normal0"/>
        <w:shd w:val="clear" w:color="auto" w:fill="FFFFFF"/>
        <w:spacing w:before="360" w:after="360"/>
        <w:jc w:val="both"/>
        <w:rPr>
          <w:rFonts w:ascii="Verdana" w:eastAsia="Verdana" w:hAnsi="Verdana" w:cs="Verdana"/>
          <w:color w:val="181717"/>
          <w:sz w:val="24"/>
          <w:szCs w:val="24"/>
          <w:highlight w:val="white"/>
        </w:rPr>
      </w:pPr>
      <w:r>
        <w:rPr>
          <w:rFonts w:ascii="Verdana" w:eastAsia="Verdana" w:hAnsi="Verdana" w:cs="Verdana"/>
          <w:noProof/>
          <w:color w:val="181717"/>
          <w:sz w:val="26"/>
          <w:szCs w:val="26"/>
          <w:highlight w:val="white"/>
          <w:lang w:val="en-US"/>
        </w:rPr>
        <w:lastRenderedPageBreak/>
        <w:drawing>
          <wp:inline distT="114300" distB="114300" distL="114300" distR="114300">
            <wp:extent cx="2695575" cy="4667250"/>
            <wp:effectExtent l="0" t="0" r="0" b="0"/>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8"/>
                    <a:srcRect/>
                    <a:stretch>
                      <a:fillRect/>
                    </a:stretch>
                  </pic:blipFill>
                  <pic:spPr>
                    <a:xfrm>
                      <a:off x="0" y="0"/>
                      <a:ext cx="2695575" cy="4667250"/>
                    </a:xfrm>
                    <a:prstGeom prst="rect">
                      <a:avLst/>
                    </a:prstGeom>
                    <a:ln/>
                  </pic:spPr>
                </pic:pic>
              </a:graphicData>
            </a:graphic>
          </wp:inline>
        </w:drawing>
      </w:r>
      <w:r>
        <w:rPr>
          <w:rFonts w:ascii="Verdana" w:eastAsia="Verdana" w:hAnsi="Verdana" w:cs="Verdana"/>
          <w:color w:val="181717"/>
          <w:sz w:val="24"/>
          <w:szCs w:val="24"/>
          <w:highlight w:val="white"/>
        </w:rPr>
        <w:t>Template Engine</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As per the above figure, client-side browser loads HTML template, JSON/XML data and template engine library from the server. Template engine produces the final HTML using template and data in client's browser. However, some HTML templates process data and generate final HTML page at server side also.</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There are many template engines available for Node.js. Each template engine uses a different language to define HTML template and inject data into it.</w:t>
      </w:r>
    </w:p>
    <w:p w:rsidR="00141CD9" w:rsidRDefault="003C0DB1">
      <w:pPr>
        <w:pStyle w:val="normal0"/>
        <w:shd w:val="clear" w:color="auto" w:fill="FFFFFF"/>
        <w:spacing w:before="360" w:after="360"/>
        <w:jc w:val="both"/>
        <w:rPr>
          <w:rFonts w:ascii="Verdana" w:eastAsia="Verdana" w:hAnsi="Verdana" w:cs="Verdana"/>
          <w:color w:val="181717"/>
          <w:sz w:val="26"/>
          <w:szCs w:val="26"/>
          <w:highlight w:val="white"/>
        </w:rPr>
      </w:pPr>
      <w:r>
        <w:rPr>
          <w:rFonts w:ascii="Verdana" w:eastAsia="Verdana" w:hAnsi="Verdana" w:cs="Verdana"/>
          <w:color w:val="181717"/>
          <w:sz w:val="26"/>
          <w:szCs w:val="26"/>
          <w:highlight w:val="white"/>
        </w:rPr>
        <w:t>The following is a list of important (but not limited) template engines for Node.js</w:t>
      </w:r>
    </w:p>
    <w:p w:rsidR="00141CD9" w:rsidRDefault="00141CD9">
      <w:pPr>
        <w:pStyle w:val="normal0"/>
        <w:numPr>
          <w:ilvl w:val="0"/>
          <w:numId w:val="14"/>
        </w:numPr>
        <w:shd w:val="clear" w:color="auto" w:fill="FFFFFF"/>
        <w:rPr>
          <w:highlight w:val="white"/>
        </w:rPr>
      </w:pPr>
      <w:hyperlink r:id="rId59">
        <w:r w:rsidR="003C0DB1">
          <w:rPr>
            <w:rFonts w:ascii="Verdana" w:eastAsia="Verdana" w:hAnsi="Verdana" w:cs="Verdana"/>
            <w:color w:val="007BFF"/>
            <w:sz w:val="26"/>
            <w:szCs w:val="26"/>
            <w:highlight w:val="white"/>
          </w:rPr>
          <w:t>Jade</w:t>
        </w:r>
      </w:hyperlink>
    </w:p>
    <w:p w:rsidR="00141CD9" w:rsidRDefault="00141CD9">
      <w:pPr>
        <w:pStyle w:val="normal0"/>
        <w:numPr>
          <w:ilvl w:val="0"/>
          <w:numId w:val="14"/>
        </w:numPr>
        <w:shd w:val="clear" w:color="auto" w:fill="FFFFFF"/>
        <w:rPr>
          <w:highlight w:val="white"/>
        </w:rPr>
      </w:pPr>
      <w:hyperlink r:id="rId60">
        <w:r w:rsidR="003C0DB1">
          <w:rPr>
            <w:rFonts w:ascii="Verdana" w:eastAsia="Verdana" w:hAnsi="Verdana" w:cs="Verdana"/>
            <w:color w:val="007BFF"/>
            <w:sz w:val="26"/>
            <w:szCs w:val="26"/>
            <w:highlight w:val="white"/>
          </w:rPr>
          <w:t>Vash</w:t>
        </w:r>
      </w:hyperlink>
    </w:p>
    <w:p w:rsidR="00141CD9" w:rsidRDefault="00141CD9">
      <w:pPr>
        <w:pStyle w:val="normal0"/>
        <w:numPr>
          <w:ilvl w:val="0"/>
          <w:numId w:val="14"/>
        </w:numPr>
        <w:shd w:val="clear" w:color="auto" w:fill="FFFFFF"/>
        <w:rPr>
          <w:b/>
          <w:bCs/>
          <w:highlight w:val="white"/>
        </w:rPr>
      </w:pPr>
      <w:hyperlink r:id="rId61">
        <w:r w:rsidR="003C0DB1">
          <w:rPr>
            <w:rFonts w:ascii="Verdana" w:eastAsia="Verdana" w:hAnsi="Verdana" w:cs="Verdana"/>
            <w:b/>
            <w:bCs/>
            <w:color w:val="007BFF"/>
            <w:sz w:val="26"/>
            <w:szCs w:val="26"/>
            <w:highlight w:val="white"/>
          </w:rPr>
          <w:t>EJS</w:t>
        </w:r>
      </w:hyperlink>
    </w:p>
    <w:p w:rsidR="00141CD9" w:rsidRDefault="003C0DB1">
      <w:pPr>
        <w:pStyle w:val="normal0"/>
        <w:numPr>
          <w:ilvl w:val="0"/>
          <w:numId w:val="14"/>
        </w:numPr>
        <w:shd w:val="clear" w:color="auto" w:fill="FFFFFF"/>
        <w:rPr>
          <w:b/>
          <w:bCs/>
          <w:color w:val="007BFF"/>
          <w:highlight w:val="white"/>
        </w:rPr>
      </w:pPr>
      <w:r>
        <w:rPr>
          <w:rFonts w:ascii="Verdana" w:eastAsia="Verdana" w:hAnsi="Verdana" w:cs="Verdana"/>
          <w:b/>
          <w:bCs/>
          <w:color w:val="007BFF"/>
          <w:sz w:val="26"/>
          <w:szCs w:val="26"/>
          <w:highlight w:val="white"/>
        </w:rPr>
        <w:t>HBS</w:t>
      </w:r>
    </w:p>
    <w:p w:rsidR="00141CD9" w:rsidRDefault="00141CD9">
      <w:pPr>
        <w:pStyle w:val="normal0"/>
        <w:numPr>
          <w:ilvl w:val="0"/>
          <w:numId w:val="14"/>
        </w:numPr>
        <w:shd w:val="clear" w:color="auto" w:fill="FFFFFF"/>
        <w:rPr>
          <w:highlight w:val="white"/>
        </w:rPr>
      </w:pPr>
      <w:hyperlink r:id="rId62">
        <w:r w:rsidR="003C0DB1">
          <w:rPr>
            <w:rFonts w:ascii="Verdana" w:eastAsia="Verdana" w:hAnsi="Verdana" w:cs="Verdana"/>
            <w:color w:val="007BFF"/>
            <w:sz w:val="26"/>
            <w:szCs w:val="26"/>
            <w:highlight w:val="white"/>
          </w:rPr>
          <w:t>Mustache</w:t>
        </w:r>
      </w:hyperlink>
    </w:p>
    <w:p w:rsidR="00141CD9" w:rsidRDefault="00141CD9">
      <w:pPr>
        <w:pStyle w:val="normal0"/>
        <w:numPr>
          <w:ilvl w:val="0"/>
          <w:numId w:val="14"/>
        </w:numPr>
        <w:shd w:val="clear" w:color="auto" w:fill="FFFFFF"/>
        <w:rPr>
          <w:highlight w:val="white"/>
        </w:rPr>
      </w:pPr>
      <w:hyperlink r:id="rId63">
        <w:r w:rsidR="003C0DB1">
          <w:rPr>
            <w:rFonts w:ascii="Verdana" w:eastAsia="Verdana" w:hAnsi="Verdana" w:cs="Verdana"/>
            <w:color w:val="007BFF"/>
            <w:sz w:val="26"/>
            <w:szCs w:val="26"/>
            <w:highlight w:val="white"/>
          </w:rPr>
          <w:t>Dust.js</w:t>
        </w:r>
      </w:hyperlink>
    </w:p>
    <w:p w:rsidR="00141CD9" w:rsidRDefault="00141CD9">
      <w:pPr>
        <w:pStyle w:val="normal0"/>
        <w:numPr>
          <w:ilvl w:val="0"/>
          <w:numId w:val="14"/>
        </w:numPr>
        <w:shd w:val="clear" w:color="auto" w:fill="FFFFFF"/>
        <w:rPr>
          <w:highlight w:val="white"/>
        </w:rPr>
      </w:pPr>
      <w:hyperlink r:id="rId64">
        <w:r w:rsidR="003C0DB1">
          <w:rPr>
            <w:rFonts w:ascii="Verdana" w:eastAsia="Verdana" w:hAnsi="Verdana" w:cs="Verdana"/>
            <w:color w:val="007BFF"/>
            <w:sz w:val="26"/>
            <w:szCs w:val="26"/>
            <w:highlight w:val="white"/>
          </w:rPr>
          <w:t>Nunjucks</w:t>
        </w:r>
      </w:hyperlink>
    </w:p>
    <w:p w:rsidR="00141CD9" w:rsidRDefault="00141CD9">
      <w:pPr>
        <w:pStyle w:val="normal0"/>
        <w:numPr>
          <w:ilvl w:val="0"/>
          <w:numId w:val="14"/>
        </w:numPr>
        <w:shd w:val="clear" w:color="auto" w:fill="FFFFFF"/>
        <w:rPr>
          <w:highlight w:val="white"/>
        </w:rPr>
      </w:pPr>
      <w:hyperlink r:id="rId65">
        <w:r w:rsidR="003C0DB1">
          <w:rPr>
            <w:rFonts w:ascii="Verdana" w:eastAsia="Verdana" w:hAnsi="Verdana" w:cs="Verdana"/>
            <w:color w:val="007BFF"/>
            <w:sz w:val="26"/>
            <w:szCs w:val="26"/>
            <w:highlight w:val="white"/>
          </w:rPr>
          <w:t>Handlebars</w:t>
        </w:r>
      </w:hyperlink>
    </w:p>
    <w:p w:rsidR="00141CD9" w:rsidRDefault="00141CD9">
      <w:pPr>
        <w:pStyle w:val="normal0"/>
        <w:numPr>
          <w:ilvl w:val="0"/>
          <w:numId w:val="14"/>
        </w:numPr>
        <w:shd w:val="clear" w:color="auto" w:fill="FFFFFF"/>
        <w:rPr>
          <w:highlight w:val="white"/>
        </w:rPr>
      </w:pPr>
      <w:hyperlink r:id="rId66">
        <w:r w:rsidR="003C0DB1">
          <w:rPr>
            <w:rFonts w:ascii="Verdana" w:eastAsia="Verdana" w:hAnsi="Verdana" w:cs="Verdana"/>
            <w:color w:val="007BFF"/>
            <w:sz w:val="26"/>
            <w:szCs w:val="26"/>
            <w:highlight w:val="white"/>
          </w:rPr>
          <w:t>atpl</w:t>
        </w:r>
      </w:hyperlink>
    </w:p>
    <w:p w:rsidR="00141CD9" w:rsidRDefault="00141CD9">
      <w:pPr>
        <w:pStyle w:val="normal0"/>
        <w:numPr>
          <w:ilvl w:val="0"/>
          <w:numId w:val="14"/>
        </w:numPr>
        <w:shd w:val="clear" w:color="auto" w:fill="FFFFFF"/>
        <w:spacing w:after="240"/>
        <w:rPr>
          <w:highlight w:val="white"/>
        </w:rPr>
      </w:pPr>
      <w:hyperlink r:id="rId67">
        <w:r w:rsidR="003C0DB1">
          <w:rPr>
            <w:rFonts w:ascii="Verdana" w:eastAsia="Verdana" w:hAnsi="Verdana" w:cs="Verdana"/>
            <w:color w:val="007BFF"/>
            <w:sz w:val="26"/>
            <w:szCs w:val="26"/>
            <w:highlight w:val="white"/>
          </w:rPr>
          <w:t>haml</w:t>
        </w:r>
      </w:hyperlink>
    </w:p>
    <w:p w:rsidR="00141CD9" w:rsidRDefault="003C0DB1">
      <w:pPr>
        <w:pStyle w:val="Heading3"/>
        <w:keepNext w:val="0"/>
        <w:keepLines w:val="0"/>
        <w:shd w:val="clear" w:color="auto" w:fill="FFFFFF"/>
        <w:spacing w:before="280" w:line="288" w:lineRule="auto"/>
        <w:jc w:val="both"/>
        <w:rPr>
          <w:rFonts w:ascii="Verdana" w:eastAsia="Verdana" w:hAnsi="Verdana" w:cs="Verdana"/>
          <w:color w:val="181717"/>
          <w:sz w:val="36"/>
          <w:szCs w:val="36"/>
          <w:highlight w:val="white"/>
        </w:rPr>
      </w:pPr>
      <w:bookmarkStart w:id="96" w:name="_vw3mfu62nwfj" w:colFirst="0" w:colLast="0"/>
      <w:bookmarkEnd w:id="96"/>
      <w:r>
        <w:rPr>
          <w:rFonts w:ascii="Verdana" w:eastAsia="Verdana" w:hAnsi="Verdana" w:cs="Verdana"/>
          <w:color w:val="181717"/>
          <w:sz w:val="36"/>
          <w:szCs w:val="36"/>
          <w:highlight w:val="white"/>
        </w:rPr>
        <w:t>Advantages of Template engine in Node.js</w:t>
      </w:r>
    </w:p>
    <w:p w:rsidR="00141CD9" w:rsidRDefault="003C0DB1">
      <w:pPr>
        <w:pStyle w:val="normal0"/>
        <w:numPr>
          <w:ilvl w:val="0"/>
          <w:numId w:val="21"/>
        </w:numPr>
        <w:shd w:val="clear" w:color="auto" w:fill="FFFFFF"/>
        <w:rPr>
          <w:highlight w:val="white"/>
        </w:rPr>
      </w:pPr>
      <w:r>
        <w:rPr>
          <w:rFonts w:ascii="Verdana" w:eastAsia="Verdana" w:hAnsi="Verdana" w:cs="Verdana"/>
          <w:color w:val="181717"/>
          <w:sz w:val="26"/>
          <w:szCs w:val="26"/>
          <w:highlight w:val="white"/>
        </w:rPr>
        <w:t xml:space="preserve">Improves </w:t>
      </w:r>
      <w:r>
        <w:rPr>
          <w:rFonts w:ascii="Verdana" w:eastAsia="Verdana" w:hAnsi="Verdana" w:cs="Verdana"/>
          <w:b/>
          <w:bCs/>
          <w:color w:val="181717"/>
          <w:sz w:val="26"/>
          <w:szCs w:val="26"/>
          <w:highlight w:val="white"/>
        </w:rPr>
        <w:t>developer's productivity</w:t>
      </w:r>
      <w:r>
        <w:rPr>
          <w:rFonts w:ascii="Verdana" w:eastAsia="Verdana" w:hAnsi="Verdana" w:cs="Verdana"/>
          <w:color w:val="181717"/>
          <w:sz w:val="26"/>
          <w:szCs w:val="26"/>
          <w:highlight w:val="white"/>
        </w:rPr>
        <w:t>.</w:t>
      </w:r>
    </w:p>
    <w:p w:rsidR="00141CD9" w:rsidRDefault="003C0DB1">
      <w:pPr>
        <w:pStyle w:val="normal0"/>
        <w:numPr>
          <w:ilvl w:val="0"/>
          <w:numId w:val="21"/>
        </w:numPr>
        <w:shd w:val="clear" w:color="auto" w:fill="FFFFFF"/>
        <w:rPr>
          <w:highlight w:val="white"/>
        </w:rPr>
      </w:pPr>
      <w:r>
        <w:rPr>
          <w:rFonts w:ascii="Verdana" w:eastAsia="Verdana" w:hAnsi="Verdana" w:cs="Verdana"/>
          <w:b/>
          <w:bCs/>
          <w:color w:val="181717"/>
          <w:sz w:val="26"/>
          <w:szCs w:val="26"/>
          <w:highlight w:val="white"/>
        </w:rPr>
        <w:t>Improves readability</w:t>
      </w:r>
      <w:r>
        <w:rPr>
          <w:rFonts w:ascii="Verdana" w:eastAsia="Verdana" w:hAnsi="Verdana" w:cs="Verdana"/>
          <w:color w:val="181717"/>
          <w:sz w:val="26"/>
          <w:szCs w:val="26"/>
          <w:highlight w:val="white"/>
        </w:rPr>
        <w:t xml:space="preserve"> and </w:t>
      </w:r>
      <w:r>
        <w:rPr>
          <w:rFonts w:ascii="Verdana" w:eastAsia="Verdana" w:hAnsi="Verdana" w:cs="Verdana"/>
          <w:sz w:val="18"/>
          <w:szCs w:val="18"/>
        </w:rPr>
        <w:t>resp.sendFile</w:t>
      </w:r>
      <w:r>
        <w:rPr>
          <w:rFonts w:ascii="Verdana" w:eastAsia="Verdana" w:hAnsi="Verdana" w:cs="Verdana"/>
          <w:color w:val="181717"/>
          <w:sz w:val="26"/>
          <w:szCs w:val="26"/>
          <w:highlight w:val="white"/>
        </w:rPr>
        <w:t>.</w:t>
      </w:r>
    </w:p>
    <w:p w:rsidR="00141CD9" w:rsidRDefault="003C0DB1">
      <w:pPr>
        <w:pStyle w:val="normal0"/>
        <w:numPr>
          <w:ilvl w:val="0"/>
          <w:numId w:val="21"/>
        </w:numPr>
        <w:shd w:val="clear" w:color="auto" w:fill="FFFFFF"/>
        <w:rPr>
          <w:highlight w:val="white"/>
        </w:rPr>
      </w:pPr>
      <w:r>
        <w:rPr>
          <w:rFonts w:ascii="Verdana" w:eastAsia="Verdana" w:hAnsi="Verdana" w:cs="Verdana"/>
          <w:b/>
          <w:bCs/>
          <w:color w:val="181717"/>
          <w:sz w:val="26"/>
          <w:szCs w:val="26"/>
          <w:highlight w:val="white"/>
        </w:rPr>
        <w:t>Faster performance</w:t>
      </w:r>
      <w:r>
        <w:rPr>
          <w:rFonts w:ascii="Verdana" w:eastAsia="Verdana" w:hAnsi="Verdana" w:cs="Verdana"/>
          <w:color w:val="181717"/>
          <w:sz w:val="26"/>
          <w:szCs w:val="26"/>
          <w:highlight w:val="white"/>
        </w:rPr>
        <w:t>.</w:t>
      </w:r>
    </w:p>
    <w:p w:rsidR="00141CD9" w:rsidRDefault="003C0DB1">
      <w:pPr>
        <w:pStyle w:val="normal0"/>
        <w:numPr>
          <w:ilvl w:val="0"/>
          <w:numId w:val="21"/>
        </w:numPr>
        <w:shd w:val="clear" w:color="auto" w:fill="FFFFFF"/>
        <w:rPr>
          <w:highlight w:val="white"/>
        </w:rPr>
      </w:pPr>
      <w:r>
        <w:rPr>
          <w:rFonts w:ascii="Verdana" w:eastAsia="Verdana" w:hAnsi="Verdana" w:cs="Verdana"/>
          <w:color w:val="181717"/>
          <w:sz w:val="26"/>
          <w:szCs w:val="26"/>
          <w:highlight w:val="white"/>
        </w:rPr>
        <w:t xml:space="preserve">Maximizes </w:t>
      </w:r>
      <w:r>
        <w:rPr>
          <w:rFonts w:ascii="Verdana" w:eastAsia="Verdana" w:hAnsi="Verdana" w:cs="Verdana"/>
          <w:b/>
          <w:bCs/>
          <w:color w:val="181717"/>
          <w:sz w:val="26"/>
          <w:szCs w:val="26"/>
          <w:highlight w:val="white"/>
        </w:rPr>
        <w:t>client side processing</w:t>
      </w:r>
      <w:r>
        <w:rPr>
          <w:rFonts w:ascii="Verdana" w:eastAsia="Verdana" w:hAnsi="Verdana" w:cs="Verdana"/>
          <w:color w:val="181717"/>
          <w:sz w:val="26"/>
          <w:szCs w:val="26"/>
          <w:highlight w:val="white"/>
        </w:rPr>
        <w:t>.</w:t>
      </w:r>
    </w:p>
    <w:p w:rsidR="00141CD9" w:rsidRDefault="003C0DB1">
      <w:pPr>
        <w:pStyle w:val="normal0"/>
        <w:numPr>
          <w:ilvl w:val="0"/>
          <w:numId w:val="21"/>
        </w:numPr>
        <w:shd w:val="clear" w:color="auto" w:fill="FFFFFF"/>
        <w:rPr>
          <w:highlight w:val="white"/>
        </w:rPr>
      </w:pPr>
      <w:r>
        <w:rPr>
          <w:rFonts w:ascii="Verdana" w:eastAsia="Verdana" w:hAnsi="Verdana" w:cs="Verdana"/>
          <w:b/>
          <w:bCs/>
          <w:color w:val="181717"/>
          <w:sz w:val="26"/>
          <w:szCs w:val="26"/>
          <w:highlight w:val="white"/>
        </w:rPr>
        <w:t>Single template for multiple pages</w:t>
      </w:r>
      <w:r>
        <w:rPr>
          <w:rFonts w:ascii="Verdana" w:eastAsia="Verdana" w:hAnsi="Verdana" w:cs="Verdana"/>
          <w:color w:val="181717"/>
          <w:sz w:val="26"/>
          <w:szCs w:val="26"/>
          <w:highlight w:val="white"/>
        </w:rPr>
        <w:t>.</w:t>
      </w:r>
    </w:p>
    <w:p w:rsidR="00141CD9" w:rsidRDefault="003C0DB1">
      <w:pPr>
        <w:pStyle w:val="normal0"/>
        <w:numPr>
          <w:ilvl w:val="0"/>
          <w:numId w:val="21"/>
        </w:numPr>
        <w:shd w:val="clear" w:color="auto" w:fill="FFFFFF"/>
        <w:spacing w:after="240"/>
        <w:rPr>
          <w:highlight w:val="white"/>
        </w:rPr>
      </w:pPr>
      <w:r>
        <w:rPr>
          <w:rFonts w:ascii="Verdana" w:eastAsia="Verdana" w:hAnsi="Verdana" w:cs="Verdana"/>
          <w:color w:val="181717"/>
          <w:sz w:val="26"/>
          <w:szCs w:val="26"/>
          <w:highlight w:val="white"/>
        </w:rPr>
        <w:t xml:space="preserve">Templates can be </w:t>
      </w:r>
      <w:r>
        <w:rPr>
          <w:rFonts w:ascii="Verdana" w:eastAsia="Verdana" w:hAnsi="Verdana" w:cs="Verdana"/>
          <w:b/>
          <w:bCs/>
          <w:color w:val="181717"/>
          <w:sz w:val="26"/>
          <w:szCs w:val="26"/>
          <w:highlight w:val="white"/>
        </w:rPr>
        <w:t>accessed from CDN</w:t>
      </w:r>
      <w:r>
        <w:rPr>
          <w:rFonts w:ascii="Verdana" w:eastAsia="Verdana" w:hAnsi="Verdana" w:cs="Verdana"/>
          <w:color w:val="181717"/>
          <w:sz w:val="26"/>
          <w:szCs w:val="26"/>
          <w:highlight w:val="white"/>
        </w:rPr>
        <w:t xml:space="preserve"> (Content Delivery Network).</w:t>
      </w:r>
    </w:p>
    <w:p w:rsidR="00141CD9" w:rsidRDefault="003C0DB1">
      <w:pPr>
        <w:pStyle w:val="Heading1"/>
        <w:keepNext w:val="0"/>
        <w:keepLines w:val="0"/>
        <w:pBdr>
          <w:bottom w:val="none" w:sz="0" w:space="6" w:color="auto"/>
        </w:pBdr>
        <w:shd w:val="clear" w:color="auto" w:fill="FFFFFF"/>
        <w:spacing w:before="480" w:after="240" w:line="300" w:lineRule="auto"/>
        <w:jc w:val="both"/>
        <w:rPr>
          <w:b/>
          <w:bCs/>
          <w:color w:val="24292F"/>
          <w:sz w:val="24"/>
          <w:szCs w:val="24"/>
          <w:highlight w:val="white"/>
        </w:rPr>
      </w:pPr>
      <w:bookmarkStart w:id="97" w:name="_7msamawm22bz" w:colFirst="0" w:colLast="0"/>
      <w:bookmarkEnd w:id="97"/>
      <w:r>
        <w:rPr>
          <w:b/>
          <w:bCs/>
          <w:color w:val="24292F"/>
          <w:sz w:val="46"/>
          <w:szCs w:val="46"/>
          <w:highlight w:val="white"/>
        </w:rPr>
        <w:t xml:space="preserve">EJS </w:t>
      </w:r>
      <w:r>
        <w:rPr>
          <w:b/>
          <w:bCs/>
          <w:color w:val="24292F"/>
          <w:sz w:val="24"/>
          <w:szCs w:val="24"/>
          <w:highlight w:val="white"/>
        </w:rPr>
        <w:t xml:space="preserve">Embedded JavaScript templates. Most of use </w:t>
      </w:r>
    </w:p>
    <w:p w:rsidR="00141CD9" w:rsidRDefault="003C0DB1">
      <w:pPr>
        <w:pStyle w:val="Heading2"/>
        <w:keepNext w:val="0"/>
        <w:keepLines w:val="0"/>
        <w:pBdr>
          <w:bottom w:val="none" w:sz="0" w:space="6" w:color="auto"/>
        </w:pBdr>
        <w:shd w:val="clear" w:color="auto" w:fill="FFFFFF"/>
        <w:spacing w:before="120" w:after="240" w:line="300" w:lineRule="auto"/>
        <w:rPr>
          <w:b/>
          <w:bCs/>
          <w:color w:val="111111"/>
          <w:sz w:val="34"/>
          <w:szCs w:val="34"/>
        </w:rPr>
      </w:pPr>
      <w:bookmarkStart w:id="98" w:name="_5wuy03tbv4f" w:colFirst="0" w:colLast="0"/>
      <w:bookmarkEnd w:id="98"/>
      <w:r>
        <w:rPr>
          <w:b/>
          <w:bCs/>
          <w:color w:val="111111"/>
          <w:sz w:val="34"/>
          <w:szCs w:val="34"/>
        </w:rPr>
        <w:t>Installation</w:t>
      </w:r>
    </w:p>
    <w:p w:rsidR="00141CD9" w:rsidRDefault="003C0DB1">
      <w:pPr>
        <w:pStyle w:val="normal0"/>
        <w:shd w:val="clear" w:color="auto" w:fill="F0F0F0"/>
        <w:spacing w:after="600"/>
        <w:rPr>
          <w:rFonts w:ascii="Courier New" w:eastAsia="Courier New" w:hAnsi="Courier New" w:cs="Courier New"/>
          <w:sz w:val="24"/>
          <w:szCs w:val="24"/>
          <w:shd w:val="clear" w:color="auto" w:fill="F7F7F7"/>
        </w:rPr>
      </w:pPr>
      <w:r>
        <w:rPr>
          <w:rFonts w:ascii="Courier New" w:eastAsia="Courier New" w:hAnsi="Courier New" w:cs="Courier New"/>
          <w:sz w:val="24"/>
          <w:szCs w:val="24"/>
          <w:shd w:val="clear" w:color="auto" w:fill="F7F7F7"/>
        </w:rPr>
        <w:t>$ npm install ejs</w:t>
      </w:r>
    </w:p>
    <w:p w:rsidR="00141CD9" w:rsidRDefault="003C0DB1">
      <w:pPr>
        <w:pStyle w:val="Heading2"/>
        <w:keepNext w:val="0"/>
        <w:keepLines w:val="0"/>
        <w:pBdr>
          <w:bottom w:val="none" w:sz="0" w:space="6" w:color="auto"/>
        </w:pBdr>
        <w:shd w:val="clear" w:color="auto" w:fill="FFFFFF"/>
        <w:spacing w:before="120" w:after="240" w:line="300" w:lineRule="auto"/>
        <w:rPr>
          <w:b/>
          <w:bCs/>
          <w:color w:val="111111"/>
          <w:sz w:val="34"/>
          <w:szCs w:val="34"/>
        </w:rPr>
      </w:pPr>
      <w:bookmarkStart w:id="99" w:name="_9j82q2gt8nf5" w:colFirst="0" w:colLast="0"/>
      <w:bookmarkEnd w:id="99"/>
      <w:r>
        <w:rPr>
          <w:b/>
          <w:bCs/>
          <w:color w:val="111111"/>
          <w:sz w:val="34"/>
          <w:szCs w:val="34"/>
        </w:rPr>
        <w:t>Features</w:t>
      </w:r>
    </w:p>
    <w:p w:rsidR="00141CD9" w:rsidRDefault="003C0DB1">
      <w:pPr>
        <w:pStyle w:val="normal0"/>
        <w:numPr>
          <w:ilvl w:val="0"/>
          <w:numId w:val="11"/>
        </w:numPr>
        <w:shd w:val="clear" w:color="auto" w:fill="FFFFFF"/>
        <w:spacing w:before="240" w:line="312" w:lineRule="auto"/>
      </w:pPr>
      <w:r>
        <w:rPr>
          <w:color w:val="333333"/>
          <w:sz w:val="24"/>
          <w:szCs w:val="24"/>
        </w:rPr>
        <w:t xml:space="preserve">Control flow with </w:t>
      </w:r>
      <w:r>
        <w:rPr>
          <w:rFonts w:ascii="Courier New" w:eastAsia="Courier New" w:hAnsi="Courier New" w:cs="Courier New"/>
          <w:color w:val="333333"/>
          <w:sz w:val="24"/>
          <w:szCs w:val="24"/>
          <w:shd w:val="clear" w:color="auto" w:fill="F7F7F7"/>
        </w:rPr>
        <w:t>&lt;% %&gt;</w:t>
      </w:r>
    </w:p>
    <w:p w:rsidR="00141CD9" w:rsidRDefault="003C0DB1">
      <w:pPr>
        <w:pStyle w:val="normal0"/>
        <w:numPr>
          <w:ilvl w:val="0"/>
          <w:numId w:val="11"/>
        </w:numPr>
        <w:shd w:val="clear" w:color="auto" w:fill="FFFFFF"/>
        <w:spacing w:line="312" w:lineRule="auto"/>
      </w:pPr>
      <w:r>
        <w:rPr>
          <w:color w:val="333333"/>
          <w:sz w:val="24"/>
          <w:szCs w:val="24"/>
        </w:rPr>
        <w:t xml:space="preserve">Escaped output with </w:t>
      </w:r>
      <w:r>
        <w:rPr>
          <w:rFonts w:ascii="Courier New" w:eastAsia="Courier New" w:hAnsi="Courier New" w:cs="Courier New"/>
          <w:color w:val="333333"/>
          <w:sz w:val="24"/>
          <w:szCs w:val="24"/>
          <w:shd w:val="clear" w:color="auto" w:fill="F7F7F7"/>
        </w:rPr>
        <w:t>&lt;%= %&gt;</w:t>
      </w:r>
      <w:r>
        <w:rPr>
          <w:color w:val="333333"/>
          <w:sz w:val="24"/>
          <w:szCs w:val="24"/>
        </w:rPr>
        <w:t xml:space="preserve"> (escape function configurable)</w:t>
      </w:r>
    </w:p>
    <w:p w:rsidR="00141CD9" w:rsidRDefault="003C0DB1">
      <w:pPr>
        <w:pStyle w:val="normal0"/>
        <w:numPr>
          <w:ilvl w:val="0"/>
          <w:numId w:val="11"/>
        </w:numPr>
        <w:shd w:val="clear" w:color="auto" w:fill="FFFFFF"/>
        <w:spacing w:line="312" w:lineRule="auto"/>
      </w:pPr>
      <w:r>
        <w:rPr>
          <w:color w:val="333333"/>
          <w:sz w:val="24"/>
          <w:szCs w:val="24"/>
        </w:rPr>
        <w:t xml:space="preserve">Unescaped raw output with </w:t>
      </w:r>
      <w:r>
        <w:rPr>
          <w:rFonts w:ascii="Courier New" w:eastAsia="Courier New" w:hAnsi="Courier New" w:cs="Courier New"/>
          <w:color w:val="333333"/>
          <w:sz w:val="24"/>
          <w:szCs w:val="24"/>
          <w:shd w:val="clear" w:color="auto" w:fill="F7F7F7"/>
        </w:rPr>
        <w:t>&lt;%- %&gt;</w:t>
      </w:r>
    </w:p>
    <w:p w:rsidR="00141CD9" w:rsidRDefault="003C0DB1">
      <w:pPr>
        <w:pStyle w:val="normal0"/>
        <w:numPr>
          <w:ilvl w:val="0"/>
          <w:numId w:val="11"/>
        </w:numPr>
        <w:shd w:val="clear" w:color="auto" w:fill="FFFFFF"/>
        <w:spacing w:line="312" w:lineRule="auto"/>
      </w:pPr>
      <w:r>
        <w:rPr>
          <w:color w:val="333333"/>
          <w:sz w:val="24"/>
          <w:szCs w:val="24"/>
        </w:rPr>
        <w:t xml:space="preserve">Newline-trim mode ('newline slurping') with </w:t>
      </w:r>
      <w:r>
        <w:rPr>
          <w:rFonts w:ascii="Courier New" w:eastAsia="Courier New" w:hAnsi="Courier New" w:cs="Courier New"/>
          <w:color w:val="333333"/>
          <w:sz w:val="24"/>
          <w:szCs w:val="24"/>
          <w:shd w:val="clear" w:color="auto" w:fill="F7F7F7"/>
        </w:rPr>
        <w:t>-%&gt;</w:t>
      </w:r>
      <w:r>
        <w:rPr>
          <w:color w:val="333333"/>
          <w:sz w:val="24"/>
          <w:szCs w:val="24"/>
        </w:rPr>
        <w:t xml:space="preserve"> ending tag</w:t>
      </w:r>
    </w:p>
    <w:p w:rsidR="00141CD9" w:rsidRDefault="003C0DB1">
      <w:pPr>
        <w:pStyle w:val="normal0"/>
        <w:numPr>
          <w:ilvl w:val="0"/>
          <w:numId w:val="11"/>
        </w:numPr>
        <w:shd w:val="clear" w:color="auto" w:fill="FFFFFF"/>
        <w:spacing w:line="312" w:lineRule="auto"/>
      </w:pPr>
      <w:r>
        <w:rPr>
          <w:color w:val="333333"/>
          <w:sz w:val="24"/>
          <w:szCs w:val="24"/>
        </w:rPr>
        <w:t xml:space="preserve">Whitespace-trim mode (slurp all whitespace) for control flow with </w:t>
      </w:r>
      <w:r>
        <w:rPr>
          <w:rFonts w:ascii="Courier New" w:eastAsia="Courier New" w:hAnsi="Courier New" w:cs="Courier New"/>
          <w:color w:val="333333"/>
          <w:sz w:val="24"/>
          <w:szCs w:val="24"/>
          <w:shd w:val="clear" w:color="auto" w:fill="F7F7F7"/>
        </w:rPr>
        <w:t>&lt;%_ _%&gt;</w:t>
      </w:r>
    </w:p>
    <w:p w:rsidR="00141CD9" w:rsidRDefault="003C0DB1">
      <w:pPr>
        <w:pStyle w:val="normal0"/>
        <w:numPr>
          <w:ilvl w:val="0"/>
          <w:numId w:val="11"/>
        </w:numPr>
        <w:shd w:val="clear" w:color="auto" w:fill="FFFFFF"/>
        <w:spacing w:after="340" w:line="312" w:lineRule="auto"/>
      </w:pPr>
      <w:r>
        <w:rPr>
          <w:color w:val="333333"/>
          <w:sz w:val="24"/>
          <w:szCs w:val="24"/>
        </w:rPr>
        <w:t xml:space="preserve">Custom delimiters (e.g. </w:t>
      </w:r>
      <w:r>
        <w:rPr>
          <w:rFonts w:ascii="Courier New" w:eastAsia="Courier New" w:hAnsi="Courier New" w:cs="Courier New"/>
          <w:color w:val="333333"/>
          <w:sz w:val="24"/>
          <w:szCs w:val="24"/>
          <w:shd w:val="clear" w:color="auto" w:fill="F7F7F7"/>
        </w:rPr>
        <w:t>[? ?]</w:t>
      </w:r>
      <w:r>
        <w:rPr>
          <w:color w:val="333333"/>
          <w:sz w:val="24"/>
          <w:szCs w:val="24"/>
        </w:rPr>
        <w:t xml:space="preserve"> instead of </w:t>
      </w:r>
      <w:r>
        <w:rPr>
          <w:rFonts w:ascii="Courier New" w:eastAsia="Courier New" w:hAnsi="Courier New" w:cs="Courier New"/>
          <w:color w:val="333333"/>
          <w:sz w:val="24"/>
          <w:szCs w:val="24"/>
          <w:shd w:val="clear" w:color="auto" w:fill="F7F7F7"/>
        </w:rPr>
        <w:t>&lt;% %&gt;</w:t>
      </w:r>
      <w:r>
        <w:rPr>
          <w:color w:val="333333"/>
          <w:sz w:val="24"/>
          <w:szCs w:val="24"/>
        </w:rPr>
        <w:t>)</w:t>
      </w:r>
    </w:p>
    <w:p w:rsidR="00141CD9" w:rsidRDefault="00141CD9">
      <w:pPr>
        <w:pStyle w:val="normal0"/>
        <w:shd w:val="clear" w:color="auto" w:fill="FFFFFF"/>
        <w:spacing w:before="240" w:after="340" w:line="312" w:lineRule="auto"/>
        <w:ind w:left="720"/>
        <w:rPr>
          <w:color w:val="333333"/>
          <w:sz w:val="24"/>
          <w:szCs w:val="24"/>
        </w:rPr>
      </w:pPr>
    </w:p>
    <w:p w:rsidR="00141CD9" w:rsidRDefault="003C0DB1">
      <w:pPr>
        <w:pStyle w:val="normal0"/>
        <w:numPr>
          <w:ilvl w:val="0"/>
          <w:numId w:val="11"/>
        </w:numPr>
        <w:shd w:val="clear" w:color="auto" w:fill="FFFFFF"/>
        <w:spacing w:before="240" w:line="312" w:lineRule="auto"/>
      </w:pPr>
      <w:r>
        <w:rPr>
          <w:color w:val="333333"/>
          <w:sz w:val="24"/>
          <w:szCs w:val="24"/>
        </w:rPr>
        <w:t>Includes</w:t>
      </w:r>
    </w:p>
    <w:p w:rsidR="00141CD9" w:rsidRDefault="003C0DB1">
      <w:pPr>
        <w:pStyle w:val="normal0"/>
        <w:numPr>
          <w:ilvl w:val="0"/>
          <w:numId w:val="11"/>
        </w:numPr>
        <w:shd w:val="clear" w:color="auto" w:fill="FFFFFF"/>
        <w:spacing w:line="312" w:lineRule="auto"/>
      </w:pPr>
      <w:r>
        <w:rPr>
          <w:color w:val="333333"/>
          <w:sz w:val="24"/>
          <w:szCs w:val="24"/>
        </w:rPr>
        <w:t>Client-side support</w:t>
      </w:r>
    </w:p>
    <w:p w:rsidR="00141CD9" w:rsidRDefault="003C0DB1">
      <w:pPr>
        <w:pStyle w:val="normal0"/>
        <w:numPr>
          <w:ilvl w:val="0"/>
          <w:numId w:val="11"/>
        </w:numPr>
        <w:shd w:val="clear" w:color="auto" w:fill="FFFFFF"/>
        <w:spacing w:line="312" w:lineRule="auto"/>
      </w:pPr>
      <w:r>
        <w:rPr>
          <w:color w:val="333333"/>
          <w:sz w:val="24"/>
          <w:szCs w:val="24"/>
        </w:rPr>
        <w:t>Static caching of intermediate JavaScript</w:t>
      </w:r>
    </w:p>
    <w:p w:rsidR="00141CD9" w:rsidRDefault="003C0DB1">
      <w:pPr>
        <w:pStyle w:val="normal0"/>
        <w:numPr>
          <w:ilvl w:val="0"/>
          <w:numId w:val="11"/>
        </w:numPr>
        <w:shd w:val="clear" w:color="auto" w:fill="FFFFFF"/>
        <w:spacing w:line="312" w:lineRule="auto"/>
      </w:pPr>
      <w:r>
        <w:rPr>
          <w:color w:val="333333"/>
          <w:sz w:val="24"/>
          <w:szCs w:val="24"/>
        </w:rPr>
        <w:t>Static caching of templates</w:t>
      </w:r>
    </w:p>
    <w:p w:rsidR="00141CD9" w:rsidRDefault="003C0DB1">
      <w:pPr>
        <w:pStyle w:val="normal0"/>
        <w:numPr>
          <w:ilvl w:val="0"/>
          <w:numId w:val="11"/>
        </w:numPr>
        <w:shd w:val="clear" w:color="auto" w:fill="FFFFFF"/>
        <w:spacing w:after="340" w:line="335" w:lineRule="auto"/>
      </w:pPr>
      <w:r>
        <w:rPr>
          <w:color w:val="333333"/>
          <w:sz w:val="24"/>
          <w:szCs w:val="24"/>
        </w:rPr>
        <w:t xml:space="preserve">Complies with the </w:t>
      </w:r>
      <w:hyperlink r:id="rId68">
        <w:r>
          <w:rPr>
            <w:color w:val="CB3837"/>
            <w:sz w:val="27"/>
            <w:szCs w:val="27"/>
          </w:rPr>
          <w:t>Express</w:t>
        </w:r>
      </w:hyperlink>
      <w:r>
        <w:rPr>
          <w:color w:val="333333"/>
          <w:sz w:val="24"/>
          <w:szCs w:val="24"/>
        </w:rPr>
        <w:t xml:space="preserve"> view system</w:t>
      </w:r>
    </w:p>
    <w:p w:rsidR="00141CD9" w:rsidRDefault="003C0DB1">
      <w:pPr>
        <w:pStyle w:val="Heading2"/>
        <w:keepNext w:val="0"/>
        <w:keepLines w:val="0"/>
        <w:pBdr>
          <w:bottom w:val="none" w:sz="0" w:space="6" w:color="auto"/>
        </w:pBdr>
        <w:shd w:val="clear" w:color="auto" w:fill="FFFFFF"/>
        <w:spacing w:before="120" w:after="240" w:line="300" w:lineRule="auto"/>
        <w:rPr>
          <w:b/>
          <w:bCs/>
          <w:color w:val="111111"/>
          <w:sz w:val="34"/>
          <w:szCs w:val="34"/>
        </w:rPr>
      </w:pPr>
      <w:bookmarkStart w:id="100" w:name="_22r7lgeufv31" w:colFirst="0" w:colLast="0"/>
      <w:bookmarkEnd w:id="100"/>
      <w:r>
        <w:rPr>
          <w:b/>
          <w:bCs/>
          <w:color w:val="111111"/>
          <w:sz w:val="34"/>
          <w:szCs w:val="34"/>
        </w:rPr>
        <w:t>Example</w:t>
      </w:r>
    </w:p>
    <w:p w:rsidR="00141CD9" w:rsidRDefault="003C0DB1">
      <w:pPr>
        <w:pStyle w:val="normal0"/>
        <w:rPr>
          <w:rFonts w:ascii="Courier New" w:eastAsia="Courier New" w:hAnsi="Courier New" w:cs="Courier New"/>
          <w:sz w:val="24"/>
          <w:szCs w:val="24"/>
          <w:shd w:val="clear" w:color="auto" w:fill="F7F7F7"/>
        </w:rPr>
      </w:pPr>
      <w:r>
        <w:rPr>
          <w:rFonts w:ascii="Courier New" w:eastAsia="Courier New" w:hAnsi="Courier New" w:cs="Courier New"/>
          <w:sz w:val="24"/>
          <w:szCs w:val="24"/>
          <w:shd w:val="clear" w:color="auto" w:fill="F7F7F7"/>
        </w:rPr>
        <w:t xml:space="preserve">&lt;% </w:t>
      </w:r>
      <w:r>
        <w:rPr>
          <w:rFonts w:ascii="Courier New" w:eastAsia="Courier New" w:hAnsi="Courier New" w:cs="Courier New"/>
          <w:color w:val="D73A49"/>
          <w:sz w:val="24"/>
          <w:szCs w:val="24"/>
          <w:shd w:val="clear" w:color="auto" w:fill="F7F7F7"/>
        </w:rPr>
        <w:t>if</w:t>
      </w:r>
      <w:r>
        <w:rPr>
          <w:rFonts w:ascii="Courier New" w:eastAsia="Courier New" w:hAnsi="Courier New" w:cs="Courier New"/>
          <w:sz w:val="24"/>
          <w:szCs w:val="24"/>
          <w:shd w:val="clear" w:color="auto" w:fill="F7F7F7"/>
        </w:rPr>
        <w:t xml:space="preserve"> (user) { </w:t>
      </w:r>
      <w:r>
        <w:rPr>
          <w:rFonts w:ascii="Courier New" w:eastAsia="Courier New" w:hAnsi="Courier New" w:cs="Courier New"/>
          <w:color w:val="D73A49"/>
          <w:sz w:val="24"/>
          <w:szCs w:val="24"/>
          <w:shd w:val="clear" w:color="auto" w:fill="F7F7F7"/>
        </w:rPr>
        <w:t>%&gt;</w:t>
      </w:r>
    </w:p>
    <w:p w:rsidR="00141CD9" w:rsidRDefault="003C0DB1">
      <w:pPr>
        <w:pStyle w:val="normal0"/>
        <w:rPr>
          <w:rFonts w:ascii="Courier New" w:eastAsia="Courier New" w:hAnsi="Courier New" w:cs="Courier New"/>
          <w:sz w:val="24"/>
          <w:szCs w:val="24"/>
          <w:shd w:val="clear" w:color="auto" w:fill="F7F7F7"/>
        </w:rPr>
      </w:pPr>
      <w:r>
        <w:rPr>
          <w:rFonts w:ascii="Courier New" w:eastAsia="Courier New" w:hAnsi="Courier New" w:cs="Courier New"/>
          <w:sz w:val="24"/>
          <w:szCs w:val="24"/>
          <w:shd w:val="clear" w:color="auto" w:fill="F7F7F7"/>
        </w:rPr>
        <w:t xml:space="preserve">  </w:t>
      </w:r>
      <w:r>
        <w:rPr>
          <w:rFonts w:ascii="Courier New" w:eastAsia="Courier New" w:hAnsi="Courier New" w:cs="Courier New"/>
          <w:color w:val="D73A49"/>
          <w:sz w:val="24"/>
          <w:szCs w:val="24"/>
          <w:shd w:val="clear" w:color="auto" w:fill="F7F7F7"/>
        </w:rPr>
        <w:t>&lt;</w:t>
      </w:r>
      <w:r>
        <w:rPr>
          <w:rFonts w:ascii="Courier New" w:eastAsia="Courier New" w:hAnsi="Courier New" w:cs="Courier New"/>
          <w:sz w:val="24"/>
          <w:szCs w:val="24"/>
          <w:shd w:val="clear" w:color="auto" w:fill="F7F7F7"/>
        </w:rPr>
        <w:t>h2</w:t>
      </w:r>
      <w:r>
        <w:rPr>
          <w:rFonts w:ascii="Courier New" w:eastAsia="Courier New" w:hAnsi="Courier New" w:cs="Courier New"/>
          <w:color w:val="D73A49"/>
          <w:sz w:val="24"/>
          <w:szCs w:val="24"/>
          <w:shd w:val="clear" w:color="auto" w:fill="F7F7F7"/>
        </w:rPr>
        <w:t>&gt;&lt;%=</w:t>
      </w:r>
      <w:r>
        <w:rPr>
          <w:rFonts w:ascii="Courier New" w:eastAsia="Courier New" w:hAnsi="Courier New" w:cs="Courier New"/>
          <w:sz w:val="24"/>
          <w:szCs w:val="24"/>
          <w:shd w:val="clear" w:color="auto" w:fill="F7F7F7"/>
        </w:rPr>
        <w:t xml:space="preserve"> </w:t>
      </w:r>
      <w:r>
        <w:rPr>
          <w:rFonts w:ascii="Courier New" w:eastAsia="Courier New" w:hAnsi="Courier New" w:cs="Courier New"/>
          <w:color w:val="24292E"/>
          <w:sz w:val="24"/>
          <w:szCs w:val="24"/>
          <w:shd w:val="clear" w:color="auto" w:fill="F7F7F7"/>
        </w:rPr>
        <w:t>user</w:t>
      </w:r>
      <w:r>
        <w:rPr>
          <w:rFonts w:ascii="Courier New" w:eastAsia="Courier New" w:hAnsi="Courier New" w:cs="Courier New"/>
          <w:sz w:val="24"/>
          <w:szCs w:val="24"/>
          <w:shd w:val="clear" w:color="auto" w:fill="F7F7F7"/>
        </w:rPr>
        <w:t>.</w:t>
      </w:r>
      <w:r>
        <w:rPr>
          <w:rFonts w:ascii="Courier New" w:eastAsia="Courier New" w:hAnsi="Courier New" w:cs="Courier New"/>
          <w:color w:val="005CC5"/>
          <w:sz w:val="24"/>
          <w:szCs w:val="24"/>
          <w:shd w:val="clear" w:color="auto" w:fill="F7F7F7"/>
        </w:rPr>
        <w:t>name</w:t>
      </w:r>
      <w:r>
        <w:rPr>
          <w:rFonts w:ascii="Courier New" w:eastAsia="Courier New" w:hAnsi="Courier New" w:cs="Courier New"/>
          <w:sz w:val="24"/>
          <w:szCs w:val="24"/>
          <w:shd w:val="clear" w:color="auto" w:fill="F7F7F7"/>
        </w:rPr>
        <w:t xml:space="preserve"> </w:t>
      </w:r>
      <w:r>
        <w:rPr>
          <w:rFonts w:ascii="Courier New" w:eastAsia="Courier New" w:hAnsi="Courier New" w:cs="Courier New"/>
          <w:color w:val="D73A49"/>
          <w:sz w:val="24"/>
          <w:szCs w:val="24"/>
          <w:shd w:val="clear" w:color="auto" w:fill="F7F7F7"/>
        </w:rPr>
        <w:t>%&gt;&lt;/</w:t>
      </w:r>
      <w:r>
        <w:rPr>
          <w:rFonts w:ascii="Courier New" w:eastAsia="Courier New" w:hAnsi="Courier New" w:cs="Courier New"/>
          <w:sz w:val="24"/>
          <w:szCs w:val="24"/>
          <w:shd w:val="clear" w:color="auto" w:fill="F7F7F7"/>
        </w:rPr>
        <w:t>h2</w:t>
      </w:r>
      <w:r>
        <w:rPr>
          <w:rFonts w:ascii="Courier New" w:eastAsia="Courier New" w:hAnsi="Courier New" w:cs="Courier New"/>
          <w:color w:val="D73A49"/>
          <w:sz w:val="24"/>
          <w:szCs w:val="24"/>
          <w:shd w:val="clear" w:color="auto" w:fill="F7F7F7"/>
        </w:rPr>
        <w:t>&gt;</w:t>
      </w:r>
    </w:p>
    <w:p w:rsidR="00141CD9" w:rsidRDefault="003C0DB1">
      <w:pPr>
        <w:pStyle w:val="normal0"/>
        <w:shd w:val="clear" w:color="auto" w:fill="F0F0F0"/>
        <w:spacing w:after="600"/>
        <w:rPr>
          <w:rFonts w:ascii="Courier New" w:eastAsia="Courier New" w:hAnsi="Courier New" w:cs="Courier New"/>
          <w:sz w:val="24"/>
          <w:szCs w:val="24"/>
          <w:shd w:val="clear" w:color="auto" w:fill="F7F7F7"/>
        </w:rPr>
      </w:pPr>
      <w:r>
        <w:rPr>
          <w:rFonts w:ascii="Courier New" w:eastAsia="Courier New" w:hAnsi="Courier New" w:cs="Courier New"/>
          <w:color w:val="D73A49"/>
          <w:sz w:val="24"/>
          <w:szCs w:val="24"/>
          <w:shd w:val="clear" w:color="auto" w:fill="F7F7F7"/>
        </w:rPr>
        <w:t>&lt;%</w:t>
      </w:r>
      <w:r>
        <w:rPr>
          <w:rFonts w:ascii="Courier New" w:eastAsia="Courier New" w:hAnsi="Courier New" w:cs="Courier New"/>
          <w:sz w:val="24"/>
          <w:szCs w:val="24"/>
          <w:shd w:val="clear" w:color="auto" w:fill="F7F7F7"/>
        </w:rPr>
        <w:t xml:space="preserve"> } %&gt;</w:t>
      </w:r>
    </w:p>
    <w:p w:rsidR="00141CD9" w:rsidRDefault="003C0DB1">
      <w:pPr>
        <w:pStyle w:val="normal0"/>
        <w:shd w:val="clear" w:color="auto" w:fill="FFFFFF"/>
        <w:spacing w:after="240" w:line="395" w:lineRule="auto"/>
        <w:rPr>
          <w:color w:val="333333"/>
          <w:sz w:val="27"/>
          <w:szCs w:val="27"/>
        </w:rPr>
      </w:pPr>
      <w:r>
        <w:rPr>
          <w:color w:val="333333"/>
          <w:sz w:val="27"/>
          <w:szCs w:val="27"/>
        </w:rPr>
        <w:t xml:space="preserve">Try EJS online at: </w:t>
      </w:r>
      <w:hyperlink r:id="rId69">
        <w:r>
          <w:rPr>
            <w:color w:val="CB3837"/>
            <w:sz w:val="27"/>
            <w:szCs w:val="27"/>
          </w:rPr>
          <w:t>https://ionicabizau.github.io/ejs-playground/</w:t>
        </w:r>
      </w:hyperlink>
      <w:r>
        <w:rPr>
          <w:color w:val="333333"/>
          <w:sz w:val="27"/>
          <w:szCs w:val="27"/>
        </w:rPr>
        <w:t>.</w:t>
      </w:r>
    </w:p>
    <w:p w:rsidR="00141CD9" w:rsidRDefault="003C0DB1">
      <w:pPr>
        <w:pStyle w:val="Heading2"/>
        <w:keepNext w:val="0"/>
        <w:keepLines w:val="0"/>
        <w:pBdr>
          <w:bottom w:val="none" w:sz="0" w:space="6" w:color="auto"/>
        </w:pBdr>
        <w:shd w:val="clear" w:color="auto" w:fill="FFFFFF"/>
        <w:spacing w:before="120" w:after="240" w:line="300" w:lineRule="auto"/>
        <w:rPr>
          <w:b/>
          <w:bCs/>
          <w:color w:val="111111"/>
          <w:sz w:val="34"/>
          <w:szCs w:val="34"/>
        </w:rPr>
      </w:pPr>
      <w:bookmarkStart w:id="101" w:name="_njbfjhhzx81h" w:colFirst="0" w:colLast="0"/>
      <w:bookmarkEnd w:id="101"/>
      <w:r>
        <w:rPr>
          <w:b/>
          <w:bCs/>
          <w:color w:val="111111"/>
          <w:sz w:val="34"/>
          <w:szCs w:val="34"/>
        </w:rPr>
        <w:t>Basic usage</w:t>
      </w:r>
    </w:p>
    <w:p w:rsidR="00141CD9" w:rsidRDefault="003C0DB1">
      <w:pPr>
        <w:pStyle w:val="normal0"/>
        <w:rPr>
          <w:rFonts w:ascii="Courier New" w:eastAsia="Courier New" w:hAnsi="Courier New" w:cs="Courier New"/>
          <w:sz w:val="24"/>
          <w:szCs w:val="24"/>
          <w:shd w:val="clear" w:color="auto" w:fill="F7F7F7"/>
        </w:rPr>
      </w:pPr>
      <w:r>
        <w:rPr>
          <w:rFonts w:ascii="Courier New" w:eastAsia="Courier New" w:hAnsi="Courier New" w:cs="Courier New"/>
          <w:color w:val="D73A49"/>
          <w:sz w:val="24"/>
          <w:szCs w:val="24"/>
          <w:shd w:val="clear" w:color="auto" w:fill="F7F7F7"/>
        </w:rPr>
        <w:t>let</w:t>
      </w:r>
      <w:r>
        <w:rPr>
          <w:rFonts w:ascii="Courier New" w:eastAsia="Courier New" w:hAnsi="Courier New" w:cs="Courier New"/>
          <w:sz w:val="24"/>
          <w:szCs w:val="24"/>
          <w:shd w:val="clear" w:color="auto" w:fill="F7F7F7"/>
        </w:rPr>
        <w:t xml:space="preserve"> template </w:t>
      </w:r>
      <w:r>
        <w:rPr>
          <w:rFonts w:ascii="Courier New" w:eastAsia="Courier New" w:hAnsi="Courier New" w:cs="Courier New"/>
          <w:color w:val="005CC5"/>
          <w:sz w:val="24"/>
          <w:szCs w:val="24"/>
          <w:shd w:val="clear" w:color="auto" w:fill="F7F7F7"/>
        </w:rPr>
        <w:t>=</w:t>
      </w:r>
      <w:r>
        <w:rPr>
          <w:rFonts w:ascii="Courier New" w:eastAsia="Courier New" w:hAnsi="Courier New" w:cs="Courier New"/>
          <w:sz w:val="24"/>
          <w:szCs w:val="24"/>
          <w:shd w:val="clear" w:color="auto" w:fill="F7F7F7"/>
        </w:rPr>
        <w:t xml:space="preserve"> ejs.</w:t>
      </w:r>
      <w:r>
        <w:rPr>
          <w:rFonts w:ascii="Courier New" w:eastAsia="Courier New" w:hAnsi="Courier New" w:cs="Courier New"/>
          <w:color w:val="6F42C1"/>
          <w:sz w:val="24"/>
          <w:szCs w:val="24"/>
          <w:shd w:val="clear" w:color="auto" w:fill="F7F7F7"/>
        </w:rPr>
        <w:t>compile</w:t>
      </w:r>
      <w:r>
        <w:rPr>
          <w:rFonts w:ascii="Courier New" w:eastAsia="Courier New" w:hAnsi="Courier New" w:cs="Courier New"/>
          <w:sz w:val="24"/>
          <w:szCs w:val="24"/>
          <w:shd w:val="clear" w:color="auto" w:fill="F7F7F7"/>
        </w:rPr>
        <w:t>(str, options);</w:t>
      </w:r>
    </w:p>
    <w:p w:rsidR="00141CD9" w:rsidRDefault="003C0DB1">
      <w:pPr>
        <w:pStyle w:val="normal0"/>
        <w:rPr>
          <w:rFonts w:ascii="Courier New" w:eastAsia="Courier New" w:hAnsi="Courier New" w:cs="Courier New"/>
          <w:sz w:val="24"/>
          <w:szCs w:val="24"/>
          <w:shd w:val="clear" w:color="auto" w:fill="F7F7F7"/>
        </w:rPr>
      </w:pPr>
      <w:r>
        <w:rPr>
          <w:rFonts w:ascii="Courier New" w:eastAsia="Courier New" w:hAnsi="Courier New" w:cs="Courier New"/>
          <w:sz w:val="24"/>
          <w:szCs w:val="24"/>
          <w:shd w:val="clear" w:color="auto" w:fill="F7F7F7"/>
        </w:rPr>
        <w:t>template(data);</w:t>
      </w:r>
    </w:p>
    <w:p w:rsidR="00141CD9" w:rsidRDefault="003C0DB1">
      <w:pPr>
        <w:pStyle w:val="normal0"/>
        <w:rPr>
          <w:rFonts w:ascii="Courier New" w:eastAsia="Courier New" w:hAnsi="Courier New" w:cs="Courier New"/>
          <w:sz w:val="24"/>
          <w:szCs w:val="24"/>
          <w:shd w:val="clear" w:color="auto" w:fill="F7F7F7"/>
        </w:rPr>
      </w:pPr>
      <w:r>
        <w:rPr>
          <w:rFonts w:ascii="Courier New" w:eastAsia="Courier New" w:hAnsi="Courier New" w:cs="Courier New"/>
          <w:color w:val="6A737D"/>
          <w:sz w:val="24"/>
          <w:szCs w:val="24"/>
          <w:shd w:val="clear" w:color="auto" w:fill="F7F7F7"/>
        </w:rPr>
        <w:t>// =&gt; Rendered HTML string</w:t>
      </w:r>
    </w:p>
    <w:p w:rsidR="00141CD9" w:rsidRDefault="00141CD9">
      <w:pPr>
        <w:pStyle w:val="normal0"/>
        <w:rPr>
          <w:rFonts w:ascii="Courier New" w:eastAsia="Courier New" w:hAnsi="Courier New" w:cs="Courier New"/>
          <w:sz w:val="24"/>
          <w:szCs w:val="24"/>
          <w:shd w:val="clear" w:color="auto" w:fill="F7F7F7"/>
        </w:rPr>
      </w:pPr>
    </w:p>
    <w:p w:rsidR="00141CD9" w:rsidRDefault="003C0DB1">
      <w:pPr>
        <w:pStyle w:val="normal0"/>
        <w:rPr>
          <w:rFonts w:ascii="Courier New" w:eastAsia="Courier New" w:hAnsi="Courier New" w:cs="Courier New"/>
          <w:sz w:val="24"/>
          <w:szCs w:val="24"/>
          <w:shd w:val="clear" w:color="auto" w:fill="F7F7F7"/>
        </w:rPr>
      </w:pPr>
      <w:r>
        <w:rPr>
          <w:rFonts w:ascii="Courier New" w:eastAsia="Courier New" w:hAnsi="Courier New" w:cs="Courier New"/>
          <w:sz w:val="24"/>
          <w:szCs w:val="24"/>
          <w:shd w:val="clear" w:color="auto" w:fill="F7F7F7"/>
        </w:rPr>
        <w:t>ejs.</w:t>
      </w:r>
      <w:r>
        <w:rPr>
          <w:rFonts w:ascii="Courier New" w:eastAsia="Courier New" w:hAnsi="Courier New" w:cs="Courier New"/>
          <w:color w:val="6F42C1"/>
          <w:sz w:val="24"/>
          <w:szCs w:val="24"/>
          <w:shd w:val="clear" w:color="auto" w:fill="F7F7F7"/>
        </w:rPr>
        <w:t>render</w:t>
      </w:r>
      <w:r>
        <w:rPr>
          <w:rFonts w:ascii="Courier New" w:eastAsia="Courier New" w:hAnsi="Courier New" w:cs="Courier New"/>
          <w:sz w:val="24"/>
          <w:szCs w:val="24"/>
          <w:shd w:val="clear" w:color="auto" w:fill="F7F7F7"/>
        </w:rPr>
        <w:t>(str, data, options);</w:t>
      </w:r>
    </w:p>
    <w:p w:rsidR="00141CD9" w:rsidRDefault="003C0DB1">
      <w:pPr>
        <w:pStyle w:val="normal0"/>
        <w:rPr>
          <w:rFonts w:ascii="Courier New" w:eastAsia="Courier New" w:hAnsi="Courier New" w:cs="Courier New"/>
          <w:sz w:val="24"/>
          <w:szCs w:val="24"/>
          <w:shd w:val="clear" w:color="auto" w:fill="F7F7F7"/>
        </w:rPr>
      </w:pPr>
      <w:r>
        <w:rPr>
          <w:rFonts w:ascii="Courier New" w:eastAsia="Courier New" w:hAnsi="Courier New" w:cs="Courier New"/>
          <w:color w:val="6A737D"/>
          <w:sz w:val="24"/>
          <w:szCs w:val="24"/>
          <w:shd w:val="clear" w:color="auto" w:fill="F7F7F7"/>
        </w:rPr>
        <w:t>// =&gt; Rendered HTML string</w:t>
      </w:r>
    </w:p>
    <w:p w:rsidR="00141CD9" w:rsidRDefault="00141CD9">
      <w:pPr>
        <w:pStyle w:val="normal0"/>
        <w:rPr>
          <w:rFonts w:ascii="Courier New" w:eastAsia="Courier New" w:hAnsi="Courier New" w:cs="Courier New"/>
          <w:sz w:val="24"/>
          <w:szCs w:val="24"/>
          <w:shd w:val="clear" w:color="auto" w:fill="F7F7F7"/>
        </w:rPr>
      </w:pPr>
    </w:p>
    <w:p w:rsidR="00141CD9" w:rsidRDefault="003C0DB1">
      <w:pPr>
        <w:pStyle w:val="normal0"/>
        <w:rPr>
          <w:rFonts w:ascii="Courier New" w:eastAsia="Courier New" w:hAnsi="Courier New" w:cs="Courier New"/>
          <w:sz w:val="24"/>
          <w:szCs w:val="24"/>
          <w:shd w:val="clear" w:color="auto" w:fill="F7F7F7"/>
        </w:rPr>
      </w:pPr>
      <w:r>
        <w:rPr>
          <w:rFonts w:ascii="Courier New" w:eastAsia="Courier New" w:hAnsi="Courier New" w:cs="Courier New"/>
          <w:sz w:val="24"/>
          <w:szCs w:val="24"/>
          <w:shd w:val="clear" w:color="auto" w:fill="F7F7F7"/>
        </w:rPr>
        <w:t>ejs.</w:t>
      </w:r>
      <w:r>
        <w:rPr>
          <w:rFonts w:ascii="Courier New" w:eastAsia="Courier New" w:hAnsi="Courier New" w:cs="Courier New"/>
          <w:color w:val="6F42C1"/>
          <w:sz w:val="24"/>
          <w:szCs w:val="24"/>
          <w:shd w:val="clear" w:color="auto" w:fill="F7F7F7"/>
        </w:rPr>
        <w:t>renderFile</w:t>
      </w:r>
      <w:r>
        <w:rPr>
          <w:rFonts w:ascii="Courier New" w:eastAsia="Courier New" w:hAnsi="Courier New" w:cs="Courier New"/>
          <w:sz w:val="24"/>
          <w:szCs w:val="24"/>
          <w:shd w:val="clear" w:color="auto" w:fill="F7F7F7"/>
        </w:rPr>
        <w:t xml:space="preserve">(filename, data, options, </w:t>
      </w:r>
      <w:r>
        <w:rPr>
          <w:rFonts w:ascii="Courier New" w:eastAsia="Courier New" w:hAnsi="Courier New" w:cs="Courier New"/>
          <w:color w:val="D73A49"/>
          <w:sz w:val="24"/>
          <w:szCs w:val="24"/>
          <w:shd w:val="clear" w:color="auto" w:fill="F7F7F7"/>
        </w:rPr>
        <w:t>function</w:t>
      </w:r>
      <w:r>
        <w:rPr>
          <w:rFonts w:ascii="Courier New" w:eastAsia="Courier New" w:hAnsi="Courier New" w:cs="Courier New"/>
          <w:sz w:val="24"/>
          <w:szCs w:val="24"/>
          <w:shd w:val="clear" w:color="auto" w:fill="F7F7F7"/>
        </w:rPr>
        <w:t>(err, str){</w:t>
      </w:r>
    </w:p>
    <w:p w:rsidR="00141CD9" w:rsidRDefault="003C0DB1">
      <w:pPr>
        <w:pStyle w:val="normal0"/>
        <w:rPr>
          <w:rFonts w:ascii="Courier New" w:eastAsia="Courier New" w:hAnsi="Courier New" w:cs="Courier New"/>
          <w:sz w:val="24"/>
          <w:szCs w:val="24"/>
          <w:shd w:val="clear" w:color="auto" w:fill="F7F7F7"/>
        </w:rPr>
      </w:pPr>
      <w:r>
        <w:rPr>
          <w:rFonts w:ascii="Courier New" w:eastAsia="Courier New" w:hAnsi="Courier New" w:cs="Courier New"/>
          <w:sz w:val="24"/>
          <w:szCs w:val="24"/>
          <w:shd w:val="clear" w:color="auto" w:fill="F7F7F7"/>
        </w:rPr>
        <w:t xml:space="preserve">    </w:t>
      </w:r>
      <w:r>
        <w:rPr>
          <w:rFonts w:ascii="Courier New" w:eastAsia="Courier New" w:hAnsi="Courier New" w:cs="Courier New"/>
          <w:color w:val="6A737D"/>
          <w:sz w:val="24"/>
          <w:szCs w:val="24"/>
          <w:shd w:val="clear" w:color="auto" w:fill="F7F7F7"/>
        </w:rPr>
        <w:t>// str =&gt; Rendered HTML string</w:t>
      </w:r>
    </w:p>
    <w:p w:rsidR="00141CD9" w:rsidRDefault="003C0DB1">
      <w:pPr>
        <w:pStyle w:val="normal0"/>
        <w:shd w:val="clear" w:color="auto" w:fill="F0F0F0"/>
        <w:spacing w:after="600"/>
        <w:rPr>
          <w:rFonts w:ascii="Courier New" w:eastAsia="Courier New" w:hAnsi="Courier New" w:cs="Courier New"/>
          <w:sz w:val="24"/>
          <w:szCs w:val="24"/>
          <w:shd w:val="clear" w:color="auto" w:fill="F7F7F7"/>
        </w:rPr>
      </w:pPr>
      <w:r>
        <w:rPr>
          <w:rFonts w:ascii="Courier New" w:eastAsia="Courier New" w:hAnsi="Courier New" w:cs="Courier New"/>
          <w:sz w:val="24"/>
          <w:szCs w:val="24"/>
          <w:shd w:val="clear" w:color="auto" w:fill="F7F7F7"/>
        </w:rPr>
        <w:t>});</w:t>
      </w:r>
    </w:p>
    <w:p w:rsidR="00141CD9" w:rsidRDefault="00141CD9">
      <w:pPr>
        <w:pStyle w:val="normal0"/>
      </w:pPr>
    </w:p>
    <w:p w:rsidR="00141CD9" w:rsidRDefault="00141CD9">
      <w:pPr>
        <w:pStyle w:val="normal0"/>
      </w:pPr>
    </w:p>
    <w:p w:rsidR="00141CD9" w:rsidRDefault="00141CD9">
      <w:pPr>
        <w:pStyle w:val="normal0"/>
      </w:pPr>
    </w:p>
    <w:p w:rsidR="00141CD9" w:rsidRDefault="00141CD9">
      <w:pPr>
        <w:pStyle w:val="normal0"/>
        <w:rPr>
          <w:b/>
          <w:bCs/>
          <w:sz w:val="32"/>
          <w:szCs w:val="32"/>
        </w:rPr>
      </w:pPr>
    </w:p>
    <w:p w:rsidR="00141CD9" w:rsidRDefault="00141CD9">
      <w:pPr>
        <w:pStyle w:val="normal0"/>
        <w:rPr>
          <w:b/>
          <w:bCs/>
          <w:sz w:val="32"/>
          <w:szCs w:val="32"/>
        </w:rPr>
      </w:pPr>
    </w:p>
    <w:p w:rsidR="00141CD9" w:rsidRDefault="00141CD9">
      <w:pPr>
        <w:pStyle w:val="normal0"/>
        <w:rPr>
          <w:b/>
          <w:bCs/>
          <w:sz w:val="32"/>
          <w:szCs w:val="32"/>
        </w:rPr>
      </w:pPr>
    </w:p>
    <w:p w:rsidR="00141CD9" w:rsidRDefault="00141CD9">
      <w:pPr>
        <w:pStyle w:val="normal0"/>
        <w:rPr>
          <w:b/>
          <w:bCs/>
          <w:sz w:val="32"/>
          <w:szCs w:val="32"/>
        </w:rPr>
      </w:pPr>
    </w:p>
    <w:p w:rsidR="00141CD9" w:rsidRDefault="00141CD9">
      <w:pPr>
        <w:pStyle w:val="normal0"/>
        <w:rPr>
          <w:b/>
          <w:bCs/>
          <w:sz w:val="32"/>
          <w:szCs w:val="32"/>
        </w:rPr>
      </w:pPr>
    </w:p>
    <w:p w:rsidR="00141CD9" w:rsidRDefault="003C0DB1">
      <w:pPr>
        <w:pStyle w:val="normal0"/>
        <w:rPr>
          <w:b/>
          <w:bCs/>
          <w:sz w:val="32"/>
          <w:szCs w:val="32"/>
        </w:rPr>
      </w:pPr>
      <w:r>
        <w:rPr>
          <w:b/>
          <w:bCs/>
          <w:sz w:val="32"/>
          <w:szCs w:val="32"/>
        </w:rPr>
        <w:t>Create App &amp; Routine by EJS</w:t>
      </w:r>
    </w:p>
    <w:p w:rsidR="00141CD9" w:rsidRDefault="00141CD9">
      <w:pPr>
        <w:pStyle w:val="normal0"/>
        <w:rPr>
          <w:b/>
          <w:bCs/>
        </w:rPr>
      </w:pPr>
    </w:p>
    <w:p w:rsidR="00141CD9" w:rsidRDefault="003C0DB1">
      <w:pPr>
        <w:pStyle w:val="normal0"/>
        <w:numPr>
          <w:ilvl w:val="0"/>
          <w:numId w:val="30"/>
        </w:numPr>
        <w:shd w:val="clear" w:color="auto" w:fill="FFFFFF"/>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index.js</w:t>
      </w:r>
    </w:p>
    <w:p w:rsidR="00141CD9" w:rsidRDefault="00141CD9">
      <w:pPr>
        <w:pStyle w:val="normal0"/>
        <w:shd w:val="clear" w:color="auto" w:fill="FFFFFF"/>
        <w:jc w:val="both"/>
        <w:rPr>
          <w:rFonts w:ascii="Courier New" w:eastAsia="Courier New" w:hAnsi="Courier New" w:cs="Courier New"/>
          <w:b/>
          <w:bCs/>
          <w:sz w:val="24"/>
          <w:szCs w:val="24"/>
          <w:highlight w:val="white"/>
        </w:rPr>
      </w:pPr>
    </w:p>
    <w:p w:rsidR="00141CD9" w:rsidRDefault="003C0DB1">
      <w:pPr>
        <w:pStyle w:val="normal0"/>
        <w:shd w:val="clear" w:color="auto" w:fill="FFFFFF"/>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const express = require('express');</w:t>
      </w:r>
    </w:p>
    <w:p w:rsidR="00141CD9" w:rsidRDefault="003C0DB1">
      <w:pPr>
        <w:pStyle w:val="normal0"/>
        <w:shd w:val="clear" w:color="auto" w:fill="FFFFFF"/>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const app = express();</w:t>
      </w:r>
    </w:p>
    <w:p w:rsidR="00141CD9" w:rsidRDefault="00141CD9">
      <w:pPr>
        <w:pStyle w:val="normal0"/>
        <w:shd w:val="clear" w:color="auto" w:fill="FFFFFF"/>
        <w:jc w:val="both"/>
        <w:rPr>
          <w:rFonts w:ascii="Courier New" w:eastAsia="Courier New" w:hAnsi="Courier New" w:cs="Courier New"/>
          <w:b/>
          <w:bCs/>
          <w:sz w:val="24"/>
          <w:szCs w:val="24"/>
          <w:highlight w:val="white"/>
        </w:rPr>
      </w:pPr>
    </w:p>
    <w:p w:rsidR="00141CD9" w:rsidRDefault="003C0DB1">
      <w:pPr>
        <w:pStyle w:val="normal0"/>
        <w:shd w:val="clear" w:color="auto" w:fill="FFFFFF"/>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 xml:space="preserve">// if we use any template engine then create views folder fix &amp; //add all html pages in it. </w:t>
      </w:r>
    </w:p>
    <w:p w:rsidR="00141CD9" w:rsidRDefault="003C0DB1">
      <w:pPr>
        <w:pStyle w:val="normal0"/>
        <w:shd w:val="clear" w:color="auto" w:fill="FFFFFF"/>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 xml:space="preserve"> </w:t>
      </w:r>
      <w:r>
        <w:rPr>
          <w:rFonts w:ascii="Courier New" w:eastAsia="Courier New" w:hAnsi="Courier New" w:cs="Courier New"/>
          <w:b/>
          <w:bCs/>
          <w:sz w:val="24"/>
          <w:szCs w:val="24"/>
          <w:highlight w:val="white"/>
        </w:rPr>
        <w:tab/>
      </w:r>
    </w:p>
    <w:p w:rsidR="00141CD9" w:rsidRDefault="003C0DB1">
      <w:pPr>
        <w:pStyle w:val="normal0"/>
        <w:shd w:val="clear" w:color="auto" w:fill="FFFFFF"/>
        <w:ind w:firstLine="720"/>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 xml:space="preserve">  // use view engine  // name of template engine</w:t>
      </w:r>
    </w:p>
    <w:p w:rsidR="00141CD9" w:rsidRDefault="003C0DB1">
      <w:pPr>
        <w:pStyle w:val="normal0"/>
        <w:shd w:val="clear" w:color="auto" w:fill="FFFFFF"/>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 xml:space="preserve">app.set('view engine','ejs'); </w:t>
      </w:r>
    </w:p>
    <w:p w:rsidR="00141CD9" w:rsidRDefault="00141CD9">
      <w:pPr>
        <w:pStyle w:val="normal0"/>
        <w:shd w:val="clear" w:color="auto" w:fill="FFFFFF"/>
        <w:jc w:val="both"/>
        <w:rPr>
          <w:rFonts w:ascii="Courier New" w:eastAsia="Courier New" w:hAnsi="Courier New" w:cs="Courier New"/>
          <w:b/>
          <w:bCs/>
          <w:sz w:val="24"/>
          <w:szCs w:val="24"/>
          <w:highlight w:val="white"/>
        </w:rPr>
      </w:pPr>
    </w:p>
    <w:p w:rsidR="00141CD9" w:rsidRDefault="003C0DB1">
      <w:pPr>
        <w:pStyle w:val="normal0"/>
        <w:shd w:val="clear" w:color="auto" w:fill="FFFFFF"/>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app.get('/profile',(_,resp)=&gt;{</w:t>
      </w:r>
    </w:p>
    <w:p w:rsidR="00141CD9" w:rsidRDefault="003C0DB1">
      <w:pPr>
        <w:pStyle w:val="normal0"/>
        <w:shd w:val="clear" w:color="auto" w:fill="FFFFFF"/>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 xml:space="preserve">   resp.render('profile');</w:t>
      </w:r>
    </w:p>
    <w:p w:rsidR="00141CD9" w:rsidRDefault="003C0DB1">
      <w:pPr>
        <w:pStyle w:val="normal0"/>
        <w:shd w:val="clear" w:color="auto" w:fill="FFFFFF"/>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w:t>
      </w:r>
    </w:p>
    <w:p w:rsidR="00141CD9" w:rsidRDefault="00141CD9">
      <w:pPr>
        <w:pStyle w:val="normal0"/>
        <w:shd w:val="clear" w:color="auto" w:fill="FFFFFF"/>
        <w:jc w:val="both"/>
        <w:rPr>
          <w:rFonts w:ascii="Courier New" w:eastAsia="Courier New" w:hAnsi="Courier New" w:cs="Courier New"/>
          <w:b/>
          <w:bCs/>
          <w:sz w:val="24"/>
          <w:szCs w:val="24"/>
          <w:highlight w:val="white"/>
        </w:rPr>
      </w:pPr>
    </w:p>
    <w:p w:rsidR="00141CD9" w:rsidRDefault="003C0DB1">
      <w:pPr>
        <w:pStyle w:val="normal0"/>
        <w:shd w:val="clear" w:color="auto" w:fill="FFFFFF"/>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 also send data in view</w:t>
      </w:r>
    </w:p>
    <w:p w:rsidR="00141CD9" w:rsidRDefault="003C0DB1">
      <w:pPr>
        <w:pStyle w:val="normal0"/>
        <w:shd w:val="clear" w:color="auto" w:fill="FFFFFF"/>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app.get('/profile_data',(_,resp)=&gt;{</w:t>
      </w:r>
    </w:p>
    <w:p w:rsidR="00141CD9" w:rsidRDefault="003C0DB1">
      <w:pPr>
        <w:pStyle w:val="normal0"/>
        <w:shd w:val="clear" w:color="auto" w:fill="FFFFFF"/>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 xml:space="preserve">    const user=[</w:t>
      </w:r>
    </w:p>
    <w:p w:rsidR="00141CD9" w:rsidRDefault="003C0DB1">
      <w:pPr>
        <w:pStyle w:val="normal0"/>
        <w:shd w:val="clear" w:color="auto" w:fill="FFFFFF"/>
        <w:ind w:firstLine="720"/>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w:t>
      </w:r>
    </w:p>
    <w:p w:rsidR="00141CD9" w:rsidRDefault="003C0DB1">
      <w:pPr>
        <w:pStyle w:val="normal0"/>
        <w:shd w:val="clear" w:color="auto" w:fill="FFFFFF"/>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 xml:space="preserve">        name:'Peter',</w:t>
      </w:r>
    </w:p>
    <w:p w:rsidR="00141CD9" w:rsidRDefault="003C0DB1">
      <w:pPr>
        <w:pStyle w:val="normal0"/>
        <w:shd w:val="clear" w:color="auto" w:fill="FFFFFF"/>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 xml:space="preserve">        email:'peter@test.com',</w:t>
      </w:r>
    </w:p>
    <w:p w:rsidR="00141CD9" w:rsidRDefault="003C0DB1">
      <w:pPr>
        <w:pStyle w:val="normal0"/>
        <w:shd w:val="clear" w:color="auto" w:fill="FFFFFF"/>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 xml:space="preserve">        country:'USA',</w:t>
      </w:r>
    </w:p>
    <w:p w:rsidR="00141CD9" w:rsidRDefault="003C0DB1">
      <w:pPr>
        <w:pStyle w:val="normal0"/>
        <w:shd w:val="clear" w:color="auto" w:fill="FFFFFF"/>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ab/>
        <w:t xml:space="preserve">   Skills:['php','java','python</w:t>
      </w:r>
      <w:r>
        <w:rPr>
          <w:rFonts w:ascii="Courier New" w:eastAsia="Courier New" w:hAnsi="Courier New" w:cs="Courier New"/>
          <w:b/>
          <w:bCs/>
          <w:sz w:val="24"/>
          <w:szCs w:val="24"/>
          <w:highlight w:val="white"/>
        </w:rPr>
        <w:tab/>
        <w:t>']</w:t>
      </w:r>
    </w:p>
    <w:p w:rsidR="00141CD9" w:rsidRDefault="003C0DB1">
      <w:pPr>
        <w:pStyle w:val="normal0"/>
        <w:shd w:val="clear" w:color="auto" w:fill="FFFFFF"/>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 xml:space="preserve">     },</w:t>
      </w:r>
    </w:p>
    <w:p w:rsidR="00141CD9" w:rsidRDefault="003C0DB1">
      <w:pPr>
        <w:pStyle w:val="normal0"/>
        <w:shd w:val="clear" w:color="auto" w:fill="FFFFFF"/>
        <w:ind w:firstLine="720"/>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w:t>
      </w:r>
    </w:p>
    <w:p w:rsidR="00141CD9" w:rsidRDefault="003C0DB1">
      <w:pPr>
        <w:pStyle w:val="normal0"/>
        <w:shd w:val="clear" w:color="auto" w:fill="FFFFFF"/>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 xml:space="preserve">        name:'Peter',</w:t>
      </w:r>
    </w:p>
    <w:p w:rsidR="00141CD9" w:rsidRDefault="003C0DB1">
      <w:pPr>
        <w:pStyle w:val="normal0"/>
        <w:shd w:val="clear" w:color="auto" w:fill="FFFFFF"/>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 xml:space="preserve">        email:'peter@test.com',</w:t>
      </w:r>
    </w:p>
    <w:p w:rsidR="00141CD9" w:rsidRDefault="003C0DB1">
      <w:pPr>
        <w:pStyle w:val="normal0"/>
        <w:shd w:val="clear" w:color="auto" w:fill="FFFFFF"/>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 xml:space="preserve">        country:'USA',</w:t>
      </w:r>
    </w:p>
    <w:p w:rsidR="00141CD9" w:rsidRDefault="003C0DB1">
      <w:pPr>
        <w:pStyle w:val="normal0"/>
        <w:shd w:val="clear" w:color="auto" w:fill="FFFFFF"/>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ab/>
        <w:t xml:space="preserve">   Skills:['php','java','python</w:t>
      </w:r>
      <w:r>
        <w:rPr>
          <w:rFonts w:ascii="Courier New" w:eastAsia="Courier New" w:hAnsi="Courier New" w:cs="Courier New"/>
          <w:b/>
          <w:bCs/>
          <w:sz w:val="24"/>
          <w:szCs w:val="24"/>
          <w:highlight w:val="white"/>
        </w:rPr>
        <w:tab/>
        <w:t>']</w:t>
      </w:r>
    </w:p>
    <w:p w:rsidR="00141CD9" w:rsidRDefault="003C0DB1">
      <w:pPr>
        <w:pStyle w:val="normal0"/>
        <w:shd w:val="clear" w:color="auto" w:fill="FFFFFF"/>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 xml:space="preserve">     }</w:t>
      </w:r>
    </w:p>
    <w:p w:rsidR="00141CD9" w:rsidRDefault="003C0DB1">
      <w:pPr>
        <w:pStyle w:val="normal0"/>
        <w:shd w:val="clear" w:color="auto" w:fill="FFFFFF"/>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w:t>
      </w:r>
    </w:p>
    <w:p w:rsidR="00141CD9" w:rsidRDefault="00141CD9">
      <w:pPr>
        <w:pStyle w:val="normal0"/>
        <w:shd w:val="clear" w:color="auto" w:fill="FFFFFF"/>
        <w:jc w:val="both"/>
        <w:rPr>
          <w:rFonts w:ascii="Courier New" w:eastAsia="Courier New" w:hAnsi="Courier New" w:cs="Courier New"/>
          <w:b/>
          <w:bCs/>
          <w:sz w:val="24"/>
          <w:szCs w:val="24"/>
          <w:highlight w:val="white"/>
        </w:rPr>
      </w:pPr>
    </w:p>
    <w:p w:rsidR="00141CD9" w:rsidRDefault="003C0DB1">
      <w:pPr>
        <w:pStyle w:val="normal0"/>
        <w:shd w:val="clear" w:color="auto" w:fill="FFFFFF"/>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 xml:space="preserve">   resp.render('profile_data',{user})</w:t>
      </w:r>
    </w:p>
    <w:p w:rsidR="00141CD9" w:rsidRDefault="003C0DB1">
      <w:pPr>
        <w:pStyle w:val="normal0"/>
        <w:shd w:val="clear" w:color="auto" w:fill="FFFFFF"/>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w:t>
      </w:r>
    </w:p>
    <w:p w:rsidR="00141CD9" w:rsidRDefault="00141CD9">
      <w:pPr>
        <w:pStyle w:val="normal0"/>
        <w:shd w:val="clear" w:color="auto" w:fill="FFFFFF"/>
        <w:jc w:val="both"/>
        <w:rPr>
          <w:rFonts w:ascii="Courier New" w:eastAsia="Courier New" w:hAnsi="Courier New" w:cs="Courier New"/>
          <w:b/>
          <w:bCs/>
          <w:sz w:val="24"/>
          <w:szCs w:val="24"/>
          <w:highlight w:val="white"/>
        </w:rPr>
      </w:pPr>
    </w:p>
    <w:p w:rsidR="00141CD9" w:rsidRDefault="00141CD9">
      <w:pPr>
        <w:pStyle w:val="normal0"/>
        <w:shd w:val="clear" w:color="auto" w:fill="FFFFFF"/>
        <w:jc w:val="both"/>
        <w:rPr>
          <w:rFonts w:ascii="Courier New" w:eastAsia="Courier New" w:hAnsi="Courier New" w:cs="Courier New"/>
          <w:b/>
          <w:bCs/>
          <w:sz w:val="24"/>
          <w:szCs w:val="24"/>
          <w:highlight w:val="white"/>
        </w:rPr>
      </w:pPr>
    </w:p>
    <w:p w:rsidR="00141CD9" w:rsidRDefault="003C0DB1">
      <w:pPr>
        <w:pStyle w:val="normal0"/>
        <w:numPr>
          <w:ilvl w:val="0"/>
          <w:numId w:val="30"/>
        </w:numPr>
        <w:shd w:val="clear" w:color="auto" w:fill="FFFFFF"/>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lastRenderedPageBreak/>
        <w:t>Views/profile.ejs</w:t>
      </w:r>
    </w:p>
    <w:p w:rsidR="00141CD9" w:rsidRDefault="00141CD9">
      <w:pPr>
        <w:pStyle w:val="normal0"/>
        <w:shd w:val="clear" w:color="auto" w:fill="FFFFFF"/>
        <w:ind w:left="720"/>
        <w:jc w:val="both"/>
        <w:rPr>
          <w:rFonts w:ascii="Courier New" w:eastAsia="Courier New" w:hAnsi="Courier New" w:cs="Courier New"/>
          <w:b/>
          <w:bCs/>
          <w:sz w:val="24"/>
          <w:szCs w:val="24"/>
          <w:highlight w:val="white"/>
        </w:rPr>
      </w:pPr>
    </w:p>
    <w:p w:rsidR="00141CD9" w:rsidRDefault="003C0DB1">
      <w:pPr>
        <w:pStyle w:val="normal0"/>
        <w:shd w:val="clear" w:color="auto" w:fill="FFFFFF"/>
        <w:ind w:left="720"/>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&lt;h1&gt;Profile from EJS with data&lt;/h1&gt;</w:t>
      </w:r>
    </w:p>
    <w:p w:rsidR="00141CD9" w:rsidRDefault="003C0DB1">
      <w:pPr>
        <w:pStyle w:val="normal0"/>
        <w:shd w:val="clear" w:color="auto" w:fill="FFFFFF"/>
        <w:ind w:left="720"/>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&lt;h1&gt;Welcome : &lt;%= user.name %&gt;&lt;/h1&gt;</w:t>
      </w:r>
    </w:p>
    <w:p w:rsidR="00141CD9" w:rsidRDefault="003C0DB1">
      <w:pPr>
        <w:pStyle w:val="normal0"/>
        <w:shd w:val="clear" w:color="auto" w:fill="FFFFFF"/>
        <w:ind w:left="720"/>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&lt;h1&gt;Welcome : &lt;%= user.email %&gt;&lt;/h1&gt;</w:t>
      </w:r>
    </w:p>
    <w:p w:rsidR="00141CD9" w:rsidRDefault="003C0DB1">
      <w:pPr>
        <w:pStyle w:val="normal0"/>
        <w:shd w:val="clear" w:color="auto" w:fill="FFFFFF"/>
        <w:ind w:left="720"/>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&lt;h1&gt;Welcome : &lt;%= user.country %&gt;&lt;/h1&gt;</w:t>
      </w:r>
    </w:p>
    <w:p w:rsidR="00141CD9" w:rsidRDefault="00141CD9">
      <w:pPr>
        <w:pStyle w:val="normal0"/>
        <w:shd w:val="clear" w:color="auto" w:fill="FFFFFF"/>
        <w:ind w:left="720"/>
        <w:jc w:val="both"/>
        <w:rPr>
          <w:rFonts w:ascii="Courier New" w:eastAsia="Courier New" w:hAnsi="Courier New" w:cs="Courier New"/>
          <w:b/>
          <w:bCs/>
          <w:sz w:val="24"/>
          <w:szCs w:val="24"/>
          <w:highlight w:val="white"/>
        </w:rPr>
      </w:pPr>
    </w:p>
    <w:p w:rsidR="00141CD9" w:rsidRDefault="003C0DB1">
      <w:pPr>
        <w:pStyle w:val="normal0"/>
        <w:shd w:val="clear" w:color="auto" w:fill="FFFFFF"/>
        <w:ind w:left="720"/>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&lt;ul&gt;</w:t>
      </w:r>
    </w:p>
    <w:p w:rsidR="00141CD9" w:rsidRDefault="003C0DB1">
      <w:pPr>
        <w:pStyle w:val="normal0"/>
        <w:shd w:val="clear" w:color="auto" w:fill="FFFFFF"/>
        <w:ind w:left="720"/>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ab/>
        <w:t>&lt;% user.skills.forEach((item)=&gt;{%&gt;</w:t>
      </w:r>
    </w:p>
    <w:p w:rsidR="00141CD9" w:rsidRDefault="003C0DB1">
      <w:pPr>
        <w:pStyle w:val="normal0"/>
        <w:shd w:val="clear" w:color="auto" w:fill="FFFFFF"/>
        <w:ind w:left="720"/>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ab/>
        <w:t>&lt;li&gt;&lt;%= item %&gt;&lt;/li&gt;</w:t>
      </w:r>
    </w:p>
    <w:p w:rsidR="00141CD9" w:rsidRDefault="003C0DB1">
      <w:pPr>
        <w:pStyle w:val="normal0"/>
        <w:shd w:val="clear" w:color="auto" w:fill="FFFFFF"/>
        <w:ind w:left="720"/>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ab/>
        <w:t>&lt;% })%&gt;</w:t>
      </w:r>
    </w:p>
    <w:p w:rsidR="00141CD9" w:rsidRDefault="003C0DB1">
      <w:pPr>
        <w:pStyle w:val="normal0"/>
        <w:shd w:val="clear" w:color="auto" w:fill="FFFFFF"/>
        <w:ind w:left="720"/>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&lt;/ul&gt;</w:t>
      </w:r>
    </w:p>
    <w:p w:rsidR="00141CD9" w:rsidRDefault="00141CD9">
      <w:pPr>
        <w:pStyle w:val="normal0"/>
        <w:shd w:val="clear" w:color="auto" w:fill="FFFFFF"/>
        <w:ind w:left="720"/>
        <w:jc w:val="both"/>
        <w:rPr>
          <w:rFonts w:ascii="Courier New" w:eastAsia="Courier New" w:hAnsi="Courier New" w:cs="Courier New"/>
          <w:b/>
          <w:bCs/>
          <w:sz w:val="24"/>
          <w:szCs w:val="24"/>
          <w:highlight w:val="white"/>
        </w:rPr>
      </w:pPr>
    </w:p>
    <w:p w:rsidR="00141CD9" w:rsidRDefault="003C0DB1">
      <w:pPr>
        <w:pStyle w:val="normal0"/>
        <w:rPr>
          <w:b/>
          <w:bCs/>
          <w:sz w:val="32"/>
          <w:szCs w:val="32"/>
        </w:rPr>
      </w:pPr>
      <w:r>
        <w:rPr>
          <w:b/>
          <w:bCs/>
          <w:sz w:val="32"/>
          <w:szCs w:val="32"/>
        </w:rPr>
        <w:t>Create Theme Integration by EJS</w:t>
      </w:r>
    </w:p>
    <w:p w:rsidR="00141CD9" w:rsidRDefault="00141CD9">
      <w:pPr>
        <w:pStyle w:val="normal0"/>
        <w:rPr>
          <w:b/>
          <w:bCs/>
          <w:sz w:val="32"/>
          <w:szCs w:val="32"/>
        </w:rPr>
      </w:pPr>
    </w:p>
    <w:p w:rsidR="00141CD9" w:rsidRDefault="003C0DB1">
      <w:pPr>
        <w:pStyle w:val="normal0"/>
        <w:shd w:val="clear" w:color="auto" w:fill="FFFFFF"/>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 xml:space="preserve">1)Create </w:t>
      </w:r>
      <w:r>
        <w:rPr>
          <w:rFonts w:ascii="Courier New" w:eastAsia="Courier New" w:hAnsi="Courier New" w:cs="Courier New"/>
          <w:b/>
          <w:bCs/>
          <w:sz w:val="30"/>
          <w:szCs w:val="30"/>
          <w:highlight w:val="white"/>
        </w:rPr>
        <w:t xml:space="preserve">public </w:t>
      </w:r>
      <w:r>
        <w:rPr>
          <w:rFonts w:ascii="Courier New" w:eastAsia="Courier New" w:hAnsi="Courier New" w:cs="Courier New"/>
          <w:b/>
          <w:bCs/>
          <w:sz w:val="24"/>
          <w:szCs w:val="24"/>
          <w:highlight w:val="white"/>
        </w:rPr>
        <w:t>folder</w:t>
      </w:r>
    </w:p>
    <w:p w:rsidR="00141CD9" w:rsidRDefault="00141CD9">
      <w:pPr>
        <w:pStyle w:val="normal0"/>
        <w:shd w:val="clear" w:color="auto" w:fill="FFFFFF"/>
        <w:jc w:val="both"/>
        <w:rPr>
          <w:rFonts w:ascii="Courier New" w:eastAsia="Courier New" w:hAnsi="Courier New" w:cs="Courier New"/>
          <w:b/>
          <w:bCs/>
          <w:sz w:val="24"/>
          <w:szCs w:val="24"/>
          <w:highlight w:val="white"/>
        </w:rPr>
      </w:pPr>
    </w:p>
    <w:p w:rsidR="00141CD9" w:rsidRDefault="003C0DB1">
      <w:pPr>
        <w:pStyle w:val="normal0"/>
        <w:shd w:val="clear" w:color="auto" w:fill="FFFFFF"/>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ab/>
        <w:t>All theme asset public folder paste in public</w:t>
      </w:r>
    </w:p>
    <w:p w:rsidR="00141CD9" w:rsidRDefault="00141CD9">
      <w:pPr>
        <w:pStyle w:val="normal0"/>
        <w:shd w:val="clear" w:color="auto" w:fill="FFFFFF"/>
        <w:jc w:val="both"/>
        <w:rPr>
          <w:rFonts w:ascii="Courier New" w:eastAsia="Courier New" w:hAnsi="Courier New" w:cs="Courier New"/>
          <w:b/>
          <w:bCs/>
          <w:sz w:val="24"/>
          <w:szCs w:val="24"/>
          <w:highlight w:val="white"/>
        </w:rPr>
      </w:pPr>
    </w:p>
    <w:p w:rsidR="00141CD9" w:rsidRDefault="00141CD9">
      <w:pPr>
        <w:pStyle w:val="normal0"/>
        <w:shd w:val="clear" w:color="auto" w:fill="FFFFFF"/>
        <w:jc w:val="both"/>
        <w:rPr>
          <w:rFonts w:ascii="Courier New" w:eastAsia="Courier New" w:hAnsi="Courier New" w:cs="Courier New"/>
          <w:b/>
          <w:bCs/>
          <w:sz w:val="24"/>
          <w:szCs w:val="24"/>
          <w:highlight w:val="white"/>
        </w:rPr>
      </w:pPr>
    </w:p>
    <w:p w:rsidR="00141CD9" w:rsidRDefault="003C0DB1">
      <w:pPr>
        <w:pStyle w:val="normal0"/>
        <w:shd w:val="clear" w:color="auto" w:fill="FFFFFF"/>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 xml:space="preserve">2)Create </w:t>
      </w:r>
      <w:r>
        <w:rPr>
          <w:rFonts w:ascii="Courier New" w:eastAsia="Courier New" w:hAnsi="Courier New" w:cs="Courier New"/>
          <w:b/>
          <w:bCs/>
          <w:sz w:val="28"/>
          <w:szCs w:val="28"/>
          <w:highlight w:val="white"/>
        </w:rPr>
        <w:t xml:space="preserve">Views </w:t>
      </w:r>
      <w:r>
        <w:rPr>
          <w:rFonts w:ascii="Courier New" w:eastAsia="Courier New" w:hAnsi="Courier New" w:cs="Courier New"/>
          <w:b/>
          <w:bCs/>
          <w:sz w:val="24"/>
          <w:szCs w:val="24"/>
          <w:highlight w:val="white"/>
        </w:rPr>
        <w:t>folder and all view page in views folder</w:t>
      </w:r>
    </w:p>
    <w:p w:rsidR="00141CD9" w:rsidRDefault="003C0DB1">
      <w:pPr>
        <w:pStyle w:val="normal0"/>
        <w:shd w:val="clear" w:color="auto" w:fill="FFFFFF"/>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ab/>
      </w:r>
    </w:p>
    <w:p w:rsidR="00141CD9" w:rsidRDefault="003C0DB1">
      <w:pPr>
        <w:pStyle w:val="normal0"/>
        <w:shd w:val="clear" w:color="auto" w:fill="FFFFFF"/>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ab/>
        <w:t xml:space="preserve">Create </w:t>
      </w:r>
      <w:r>
        <w:rPr>
          <w:rFonts w:ascii="Courier New" w:eastAsia="Courier New" w:hAnsi="Courier New" w:cs="Courier New"/>
          <w:b/>
          <w:bCs/>
          <w:sz w:val="30"/>
          <w:szCs w:val="30"/>
          <w:highlight w:val="white"/>
        </w:rPr>
        <w:t xml:space="preserve">common </w:t>
      </w:r>
      <w:r>
        <w:rPr>
          <w:rFonts w:ascii="Courier New" w:eastAsia="Courier New" w:hAnsi="Courier New" w:cs="Courier New"/>
          <w:b/>
          <w:bCs/>
          <w:sz w:val="24"/>
          <w:szCs w:val="24"/>
          <w:highlight w:val="white"/>
        </w:rPr>
        <w:t>folder</w:t>
      </w:r>
    </w:p>
    <w:p w:rsidR="00141CD9" w:rsidRDefault="00141CD9">
      <w:pPr>
        <w:pStyle w:val="normal0"/>
        <w:shd w:val="clear" w:color="auto" w:fill="FFFFFF"/>
        <w:jc w:val="both"/>
        <w:rPr>
          <w:rFonts w:ascii="Courier New" w:eastAsia="Courier New" w:hAnsi="Courier New" w:cs="Courier New"/>
          <w:b/>
          <w:bCs/>
          <w:sz w:val="24"/>
          <w:szCs w:val="24"/>
          <w:highlight w:val="white"/>
        </w:rPr>
      </w:pPr>
    </w:p>
    <w:p w:rsidR="00141CD9" w:rsidRDefault="003C0DB1">
      <w:pPr>
        <w:pStyle w:val="normal0"/>
        <w:shd w:val="clear" w:color="auto" w:fill="FFFFFF"/>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ab/>
        <w:t>Header.ejs</w:t>
      </w:r>
    </w:p>
    <w:p w:rsidR="00141CD9" w:rsidRDefault="003C0DB1">
      <w:pPr>
        <w:pStyle w:val="normal0"/>
        <w:shd w:val="clear" w:color="auto" w:fill="FFFFFF"/>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ab/>
        <w:t>Footer.ejs</w:t>
      </w:r>
    </w:p>
    <w:p w:rsidR="00141CD9" w:rsidRDefault="00141CD9">
      <w:pPr>
        <w:pStyle w:val="normal0"/>
        <w:shd w:val="clear" w:color="auto" w:fill="FFFFFF"/>
        <w:jc w:val="both"/>
        <w:rPr>
          <w:rFonts w:ascii="Courier New" w:eastAsia="Courier New" w:hAnsi="Courier New" w:cs="Courier New"/>
          <w:b/>
          <w:bCs/>
          <w:sz w:val="24"/>
          <w:szCs w:val="24"/>
          <w:highlight w:val="white"/>
        </w:rPr>
      </w:pPr>
    </w:p>
    <w:p w:rsidR="00141CD9" w:rsidRDefault="00141CD9">
      <w:pPr>
        <w:pStyle w:val="normal0"/>
        <w:shd w:val="clear" w:color="auto" w:fill="FFFFFF"/>
        <w:jc w:val="both"/>
        <w:rPr>
          <w:rFonts w:ascii="Courier New" w:eastAsia="Courier New" w:hAnsi="Courier New" w:cs="Courier New"/>
          <w:b/>
          <w:bCs/>
          <w:sz w:val="24"/>
          <w:szCs w:val="24"/>
          <w:highlight w:val="white"/>
        </w:rPr>
      </w:pPr>
    </w:p>
    <w:p w:rsidR="00141CD9" w:rsidRDefault="003C0DB1">
      <w:pPr>
        <w:pStyle w:val="normal0"/>
        <w:shd w:val="clear" w:color="auto" w:fill="FFFFFF"/>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ab/>
        <w:t>Index.ejs</w:t>
      </w:r>
    </w:p>
    <w:p w:rsidR="00141CD9" w:rsidRDefault="00141CD9">
      <w:pPr>
        <w:pStyle w:val="normal0"/>
        <w:shd w:val="clear" w:color="auto" w:fill="FFFFFF"/>
        <w:jc w:val="both"/>
        <w:rPr>
          <w:rFonts w:ascii="Courier New" w:eastAsia="Courier New" w:hAnsi="Courier New" w:cs="Courier New"/>
          <w:b/>
          <w:bCs/>
          <w:sz w:val="24"/>
          <w:szCs w:val="24"/>
          <w:highlight w:val="white"/>
        </w:rPr>
      </w:pPr>
    </w:p>
    <w:p w:rsidR="00141CD9" w:rsidRDefault="003C0DB1">
      <w:pPr>
        <w:pStyle w:val="normal0"/>
        <w:shd w:val="clear" w:color="auto" w:fill="FFFFFF"/>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ab/>
        <w:t>&lt;%- include('common/header'); %&gt;</w:t>
      </w:r>
    </w:p>
    <w:p w:rsidR="00141CD9" w:rsidRDefault="003C0DB1">
      <w:pPr>
        <w:pStyle w:val="normal0"/>
        <w:shd w:val="clear" w:color="auto" w:fill="FFFFFF"/>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ab/>
        <w:t>&lt;h1&gt; Hi i am Index page &lt;/h1&gt;</w:t>
      </w:r>
    </w:p>
    <w:p w:rsidR="00141CD9" w:rsidRDefault="003C0DB1">
      <w:pPr>
        <w:pStyle w:val="normal0"/>
        <w:shd w:val="clear" w:color="auto" w:fill="FFFFFF"/>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ab/>
        <w:t>&lt;%- include('common/footer'); %&gt;</w:t>
      </w:r>
    </w:p>
    <w:p w:rsidR="00141CD9" w:rsidRDefault="00141CD9">
      <w:pPr>
        <w:pStyle w:val="normal0"/>
        <w:shd w:val="clear" w:color="auto" w:fill="FFFFFF"/>
        <w:jc w:val="both"/>
        <w:rPr>
          <w:rFonts w:ascii="Courier New" w:eastAsia="Courier New" w:hAnsi="Courier New" w:cs="Courier New"/>
          <w:b/>
          <w:bCs/>
          <w:sz w:val="24"/>
          <w:szCs w:val="24"/>
          <w:highlight w:val="white"/>
        </w:rPr>
      </w:pPr>
    </w:p>
    <w:p w:rsidR="00141CD9" w:rsidRDefault="003C0DB1">
      <w:pPr>
        <w:pStyle w:val="normal0"/>
        <w:shd w:val="clear" w:color="auto" w:fill="FFFFFF"/>
        <w:jc w:val="both"/>
        <w:rPr>
          <w:rFonts w:ascii="Courier New" w:eastAsia="Courier New" w:hAnsi="Courier New" w:cs="Courier New"/>
          <w:b/>
          <w:bCs/>
          <w:sz w:val="26"/>
          <w:szCs w:val="26"/>
          <w:highlight w:val="white"/>
        </w:rPr>
      </w:pPr>
      <w:r>
        <w:rPr>
          <w:rFonts w:ascii="Courier New" w:eastAsia="Courier New" w:hAnsi="Courier New" w:cs="Courier New"/>
          <w:b/>
          <w:bCs/>
          <w:sz w:val="26"/>
          <w:szCs w:val="26"/>
          <w:highlight w:val="white"/>
        </w:rPr>
        <w:t>3)Routing by ejs</w:t>
      </w:r>
    </w:p>
    <w:p w:rsidR="00141CD9" w:rsidRDefault="00141CD9">
      <w:pPr>
        <w:pStyle w:val="normal0"/>
        <w:shd w:val="clear" w:color="auto" w:fill="FFFFFF"/>
        <w:jc w:val="both"/>
        <w:rPr>
          <w:rFonts w:ascii="Courier New" w:eastAsia="Courier New" w:hAnsi="Courier New" w:cs="Courier New"/>
          <w:b/>
          <w:bCs/>
          <w:sz w:val="24"/>
          <w:szCs w:val="24"/>
          <w:highlight w:val="white"/>
        </w:rPr>
      </w:pPr>
    </w:p>
    <w:p w:rsidR="00141CD9" w:rsidRDefault="003C0DB1">
      <w:pPr>
        <w:pStyle w:val="normal0"/>
        <w:shd w:val="clear" w:color="auto" w:fill="FFFFFF"/>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index.js</w:t>
      </w:r>
    </w:p>
    <w:p w:rsidR="00141CD9" w:rsidRDefault="00141CD9">
      <w:pPr>
        <w:pStyle w:val="normal0"/>
        <w:shd w:val="clear" w:color="auto" w:fill="FFFFFF"/>
        <w:jc w:val="both"/>
        <w:rPr>
          <w:rFonts w:ascii="Courier New" w:eastAsia="Courier New" w:hAnsi="Courier New" w:cs="Courier New"/>
          <w:b/>
          <w:bCs/>
          <w:sz w:val="24"/>
          <w:szCs w:val="24"/>
          <w:highlight w:val="white"/>
        </w:rPr>
      </w:pPr>
    </w:p>
    <w:p w:rsidR="00141CD9" w:rsidRDefault="003C0DB1">
      <w:pPr>
        <w:pStyle w:val="normal0"/>
        <w:shd w:val="clear" w:color="auto" w:fill="FFFFFF"/>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const express = require('express');</w:t>
      </w:r>
    </w:p>
    <w:p w:rsidR="00141CD9" w:rsidRDefault="003C0DB1">
      <w:pPr>
        <w:pStyle w:val="normal0"/>
        <w:shd w:val="clear" w:color="auto" w:fill="FFFFFF"/>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const app = express();</w:t>
      </w:r>
    </w:p>
    <w:p w:rsidR="00141CD9" w:rsidRDefault="00141CD9">
      <w:pPr>
        <w:pStyle w:val="normal0"/>
        <w:shd w:val="clear" w:color="auto" w:fill="FFFFFF"/>
        <w:jc w:val="both"/>
        <w:rPr>
          <w:rFonts w:ascii="Courier New" w:eastAsia="Courier New" w:hAnsi="Courier New" w:cs="Courier New"/>
          <w:b/>
          <w:bCs/>
          <w:sz w:val="24"/>
          <w:szCs w:val="24"/>
          <w:highlight w:val="white"/>
        </w:rPr>
      </w:pPr>
    </w:p>
    <w:p w:rsidR="00141CD9" w:rsidRDefault="003C0DB1">
      <w:pPr>
        <w:pStyle w:val="normal0"/>
        <w:shd w:val="clear" w:color="auto" w:fill="FFFFFF"/>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 xml:space="preserve">app.set('view engine','ejs'); </w:t>
      </w:r>
    </w:p>
    <w:p w:rsidR="00141CD9" w:rsidRDefault="00141CD9">
      <w:pPr>
        <w:pStyle w:val="normal0"/>
        <w:shd w:val="clear" w:color="auto" w:fill="FFFFFF"/>
        <w:jc w:val="both"/>
        <w:rPr>
          <w:rFonts w:ascii="Courier New" w:eastAsia="Courier New" w:hAnsi="Courier New" w:cs="Courier New"/>
          <w:b/>
          <w:bCs/>
          <w:sz w:val="24"/>
          <w:szCs w:val="24"/>
          <w:highlight w:val="white"/>
        </w:rPr>
      </w:pPr>
    </w:p>
    <w:p w:rsidR="00141CD9" w:rsidRDefault="003C0DB1">
      <w:pPr>
        <w:pStyle w:val="normal0"/>
        <w:shd w:val="clear" w:color="auto" w:fill="FFFFFF"/>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 Serve static files from the 'public' directory</w:t>
      </w:r>
    </w:p>
    <w:p w:rsidR="00141CD9" w:rsidRDefault="003C0DB1">
      <w:pPr>
        <w:pStyle w:val="normal0"/>
        <w:shd w:val="clear" w:color="auto" w:fill="FFFFFF"/>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app.use(express.static(path.join(__dirname, 'public')));</w:t>
      </w:r>
    </w:p>
    <w:p w:rsidR="00141CD9" w:rsidRDefault="00141CD9">
      <w:pPr>
        <w:pStyle w:val="normal0"/>
        <w:shd w:val="clear" w:color="auto" w:fill="FFFFFF"/>
        <w:jc w:val="both"/>
        <w:rPr>
          <w:rFonts w:ascii="Courier New" w:eastAsia="Courier New" w:hAnsi="Courier New" w:cs="Courier New"/>
          <w:b/>
          <w:bCs/>
          <w:sz w:val="24"/>
          <w:szCs w:val="24"/>
          <w:highlight w:val="white"/>
        </w:rPr>
      </w:pPr>
    </w:p>
    <w:p w:rsidR="00141CD9" w:rsidRDefault="003C0DB1">
      <w:pPr>
        <w:pStyle w:val="normal0"/>
        <w:shd w:val="clear" w:color="auto" w:fill="FFFFFF"/>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app.get('/',(_,resp)=&gt;{</w:t>
      </w:r>
    </w:p>
    <w:p w:rsidR="00141CD9" w:rsidRDefault="003C0DB1">
      <w:pPr>
        <w:pStyle w:val="normal0"/>
        <w:shd w:val="clear" w:color="auto" w:fill="FFFFFF"/>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 xml:space="preserve">   resp.render('index');</w:t>
      </w:r>
    </w:p>
    <w:p w:rsidR="00141CD9" w:rsidRDefault="003C0DB1">
      <w:pPr>
        <w:pStyle w:val="normal0"/>
        <w:shd w:val="clear" w:color="auto" w:fill="FFFFFF"/>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w:t>
      </w:r>
    </w:p>
    <w:p w:rsidR="00141CD9" w:rsidRDefault="00141CD9">
      <w:pPr>
        <w:pStyle w:val="normal0"/>
        <w:shd w:val="clear" w:color="auto" w:fill="FFFFFF"/>
        <w:jc w:val="both"/>
        <w:rPr>
          <w:rFonts w:ascii="Courier New" w:eastAsia="Courier New" w:hAnsi="Courier New" w:cs="Courier New"/>
          <w:b/>
          <w:bCs/>
          <w:sz w:val="24"/>
          <w:szCs w:val="24"/>
          <w:highlight w:val="white"/>
        </w:rPr>
      </w:pPr>
    </w:p>
    <w:p w:rsidR="00141CD9" w:rsidRDefault="003C0DB1">
      <w:pPr>
        <w:pStyle w:val="normal0"/>
        <w:shd w:val="clear" w:color="auto" w:fill="FFFFFF"/>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app.listen(5000);</w:t>
      </w:r>
    </w:p>
    <w:p w:rsidR="00141CD9" w:rsidRDefault="00141CD9">
      <w:pPr>
        <w:pStyle w:val="normal0"/>
        <w:shd w:val="clear" w:color="auto" w:fill="FFFFFF"/>
        <w:jc w:val="both"/>
        <w:rPr>
          <w:rFonts w:ascii="Courier New" w:eastAsia="Courier New" w:hAnsi="Courier New" w:cs="Courier New"/>
          <w:b/>
          <w:bCs/>
          <w:sz w:val="24"/>
          <w:szCs w:val="24"/>
          <w:highlight w:val="white"/>
        </w:rPr>
      </w:pPr>
    </w:p>
    <w:p w:rsidR="00141CD9" w:rsidRDefault="00141CD9">
      <w:pPr>
        <w:pStyle w:val="normal0"/>
        <w:shd w:val="clear" w:color="auto" w:fill="FFFFFF"/>
        <w:jc w:val="both"/>
        <w:rPr>
          <w:rFonts w:ascii="Courier New" w:eastAsia="Courier New" w:hAnsi="Courier New" w:cs="Courier New"/>
          <w:b/>
          <w:bCs/>
          <w:sz w:val="24"/>
          <w:szCs w:val="24"/>
          <w:highlight w:val="white"/>
        </w:rPr>
      </w:pPr>
    </w:p>
    <w:p w:rsidR="00141CD9" w:rsidRDefault="00141CD9">
      <w:pPr>
        <w:pStyle w:val="normal0"/>
        <w:shd w:val="clear" w:color="auto" w:fill="FFFFFF"/>
        <w:jc w:val="both"/>
        <w:rPr>
          <w:rFonts w:ascii="Courier New" w:eastAsia="Courier New" w:hAnsi="Courier New" w:cs="Courier New"/>
          <w:b/>
          <w:bCs/>
          <w:sz w:val="24"/>
          <w:szCs w:val="24"/>
          <w:highlight w:val="white"/>
        </w:rPr>
      </w:pPr>
    </w:p>
    <w:p w:rsidR="00141CD9" w:rsidRDefault="003C0DB1">
      <w:pPr>
        <w:pStyle w:val="normal0"/>
        <w:shd w:val="clear" w:color="auto" w:fill="FFFFFF"/>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 xml:space="preserve"> </w:t>
      </w:r>
    </w:p>
    <w:p w:rsidR="00141CD9" w:rsidRDefault="003C0DB1">
      <w:pPr>
        <w:pStyle w:val="Heading1"/>
        <w:keepNext w:val="0"/>
        <w:keepLines w:val="0"/>
        <w:pBdr>
          <w:bottom w:val="none" w:sz="0" w:space="5" w:color="auto"/>
        </w:pBdr>
        <w:shd w:val="clear" w:color="auto" w:fill="FFFFFF"/>
        <w:spacing w:before="0" w:after="240" w:line="288" w:lineRule="auto"/>
        <w:jc w:val="both"/>
        <w:rPr>
          <w:b/>
          <w:bCs/>
          <w:color w:val="111111"/>
          <w:sz w:val="46"/>
          <w:szCs w:val="46"/>
          <w:highlight w:val="white"/>
        </w:rPr>
      </w:pPr>
      <w:bookmarkStart w:id="102" w:name="_gfr2t6dzjbd1" w:colFirst="0" w:colLast="0"/>
      <w:bookmarkEnd w:id="102"/>
      <w:r>
        <w:rPr>
          <w:b/>
          <w:bCs/>
          <w:color w:val="111111"/>
          <w:sz w:val="46"/>
          <w:szCs w:val="46"/>
          <w:highlight w:val="white"/>
        </w:rPr>
        <w:tab/>
      </w:r>
    </w:p>
    <w:p w:rsidR="00141CD9" w:rsidRDefault="00141CD9">
      <w:pPr>
        <w:pStyle w:val="normal0"/>
      </w:pPr>
    </w:p>
    <w:p w:rsidR="00141CD9" w:rsidRDefault="003C0DB1">
      <w:pPr>
        <w:pStyle w:val="Heading1"/>
        <w:keepNext w:val="0"/>
        <w:keepLines w:val="0"/>
        <w:pBdr>
          <w:bottom w:val="none" w:sz="0" w:space="5" w:color="auto"/>
        </w:pBdr>
        <w:shd w:val="clear" w:color="auto" w:fill="FFFFFF"/>
        <w:spacing w:before="0" w:after="240" w:line="288" w:lineRule="auto"/>
        <w:jc w:val="both"/>
        <w:rPr>
          <w:b/>
          <w:bCs/>
          <w:color w:val="111111"/>
          <w:sz w:val="46"/>
          <w:szCs w:val="46"/>
          <w:highlight w:val="white"/>
        </w:rPr>
      </w:pPr>
      <w:bookmarkStart w:id="103" w:name="_j4celr3jenwu" w:colFirst="0" w:colLast="0"/>
      <w:bookmarkEnd w:id="103"/>
      <w:r>
        <w:rPr>
          <w:b/>
          <w:bCs/>
          <w:color w:val="111111"/>
          <w:sz w:val="46"/>
          <w:szCs w:val="46"/>
          <w:highlight w:val="white"/>
        </w:rPr>
        <w:t>hbs</w:t>
      </w:r>
    </w:p>
    <w:p w:rsidR="00141CD9" w:rsidRDefault="003C0DB1">
      <w:pPr>
        <w:pStyle w:val="Heading2"/>
        <w:keepNext w:val="0"/>
        <w:keepLines w:val="0"/>
        <w:pBdr>
          <w:bottom w:val="none" w:sz="0" w:space="6" w:color="auto"/>
        </w:pBdr>
        <w:shd w:val="clear" w:color="auto" w:fill="FFFFFF"/>
        <w:spacing w:before="120" w:after="240" w:line="300" w:lineRule="auto"/>
        <w:jc w:val="both"/>
        <w:rPr>
          <w:b/>
          <w:bCs/>
          <w:color w:val="111111"/>
          <w:sz w:val="34"/>
          <w:szCs w:val="34"/>
          <w:highlight w:val="white"/>
        </w:rPr>
      </w:pPr>
      <w:bookmarkStart w:id="104" w:name="_g1jkmzrzqfve" w:colFirst="0" w:colLast="0"/>
      <w:bookmarkEnd w:id="104"/>
      <w:r>
        <w:rPr>
          <w:b/>
          <w:bCs/>
          <w:color w:val="111111"/>
          <w:sz w:val="34"/>
          <w:szCs w:val="34"/>
          <w:highlight w:val="white"/>
        </w:rPr>
        <w:t>Installation</w:t>
      </w:r>
    </w:p>
    <w:p w:rsidR="00141CD9" w:rsidRDefault="003C0DB1">
      <w:pPr>
        <w:pStyle w:val="normal0"/>
        <w:shd w:val="clear" w:color="auto" w:fill="FFFFFF"/>
        <w:spacing w:after="240" w:line="395" w:lineRule="auto"/>
        <w:jc w:val="both"/>
        <w:rPr>
          <w:b/>
          <w:bCs/>
          <w:color w:val="333333"/>
          <w:sz w:val="27"/>
          <w:szCs w:val="27"/>
          <w:highlight w:val="white"/>
        </w:rPr>
      </w:pPr>
      <w:r>
        <w:rPr>
          <w:b/>
          <w:bCs/>
          <w:color w:val="333333"/>
          <w:sz w:val="27"/>
          <w:szCs w:val="27"/>
          <w:highlight w:val="white"/>
        </w:rPr>
        <w:t xml:space="preserve">This is a </w:t>
      </w:r>
      <w:hyperlink r:id="rId70">
        <w:r>
          <w:rPr>
            <w:color w:val="CB3837"/>
            <w:sz w:val="27"/>
            <w:szCs w:val="27"/>
            <w:highlight w:val="white"/>
          </w:rPr>
          <w:t>Node.js</w:t>
        </w:r>
      </w:hyperlink>
      <w:r>
        <w:rPr>
          <w:b/>
          <w:bCs/>
          <w:color w:val="333333"/>
          <w:sz w:val="27"/>
          <w:szCs w:val="27"/>
          <w:highlight w:val="white"/>
        </w:rPr>
        <w:t xml:space="preserve"> module available through the </w:t>
      </w:r>
      <w:hyperlink r:id="rId71">
        <w:r>
          <w:rPr>
            <w:color w:val="CB3837"/>
            <w:sz w:val="27"/>
            <w:szCs w:val="27"/>
            <w:highlight w:val="white"/>
          </w:rPr>
          <w:t>npm registry</w:t>
        </w:r>
      </w:hyperlink>
      <w:r>
        <w:rPr>
          <w:b/>
          <w:bCs/>
          <w:color w:val="333333"/>
          <w:sz w:val="27"/>
          <w:szCs w:val="27"/>
          <w:highlight w:val="white"/>
        </w:rPr>
        <w:t xml:space="preserve">. Installation is done using the </w:t>
      </w:r>
      <w:hyperlink r:id="rId72">
        <w:r>
          <w:rPr>
            <w:rFonts w:ascii="Courier New" w:eastAsia="Courier New" w:hAnsi="Courier New" w:cs="Courier New"/>
            <w:color w:val="CB3837"/>
            <w:sz w:val="24"/>
            <w:szCs w:val="24"/>
            <w:shd w:val="clear" w:color="auto" w:fill="F7F7F7"/>
          </w:rPr>
          <w:t>npm install</w:t>
        </w:r>
      </w:hyperlink>
      <w:hyperlink r:id="rId73">
        <w:r>
          <w:rPr>
            <w:color w:val="CB3837"/>
            <w:sz w:val="27"/>
            <w:szCs w:val="27"/>
            <w:highlight w:val="white"/>
          </w:rPr>
          <w:t xml:space="preserve"> command</w:t>
        </w:r>
      </w:hyperlink>
      <w:r>
        <w:rPr>
          <w:b/>
          <w:bCs/>
          <w:color w:val="333333"/>
          <w:sz w:val="27"/>
          <w:szCs w:val="27"/>
          <w:highlight w:val="white"/>
        </w:rPr>
        <w:t>:</w:t>
      </w:r>
    </w:p>
    <w:p w:rsidR="00141CD9" w:rsidRDefault="003C0DB1">
      <w:pPr>
        <w:pStyle w:val="normal0"/>
        <w:shd w:val="clear" w:color="auto" w:fill="F0F0F0"/>
        <w:spacing w:after="600"/>
        <w:jc w:val="both"/>
        <w:rPr>
          <w:rFonts w:ascii="Courier New" w:eastAsia="Courier New" w:hAnsi="Courier New" w:cs="Courier New"/>
          <w:b/>
          <w:bCs/>
          <w:sz w:val="24"/>
          <w:szCs w:val="24"/>
          <w:shd w:val="clear" w:color="auto" w:fill="F7F7F7"/>
        </w:rPr>
      </w:pPr>
      <w:r>
        <w:rPr>
          <w:rFonts w:ascii="Courier New" w:eastAsia="Courier New" w:hAnsi="Courier New" w:cs="Courier New"/>
          <w:b/>
          <w:bCs/>
          <w:sz w:val="24"/>
          <w:szCs w:val="24"/>
          <w:shd w:val="clear" w:color="auto" w:fill="F7F7F7"/>
        </w:rPr>
        <w:t>$ npm install hbs</w:t>
      </w:r>
    </w:p>
    <w:p w:rsidR="00141CD9" w:rsidRDefault="003C0DB1">
      <w:pPr>
        <w:pStyle w:val="Heading2"/>
        <w:keepNext w:val="0"/>
        <w:keepLines w:val="0"/>
        <w:pBdr>
          <w:bottom w:val="none" w:sz="0" w:space="6" w:color="auto"/>
        </w:pBdr>
        <w:shd w:val="clear" w:color="auto" w:fill="FFFFFF"/>
        <w:spacing w:before="120" w:after="240" w:line="300" w:lineRule="auto"/>
        <w:jc w:val="both"/>
        <w:rPr>
          <w:b/>
          <w:bCs/>
          <w:color w:val="111111"/>
          <w:sz w:val="34"/>
          <w:szCs w:val="34"/>
          <w:highlight w:val="white"/>
        </w:rPr>
      </w:pPr>
      <w:bookmarkStart w:id="105" w:name="_hspi8rpwwq88" w:colFirst="0" w:colLast="0"/>
      <w:bookmarkEnd w:id="105"/>
      <w:r>
        <w:rPr>
          <w:b/>
          <w:bCs/>
          <w:color w:val="111111"/>
          <w:sz w:val="34"/>
          <w:szCs w:val="34"/>
          <w:highlight w:val="white"/>
        </w:rPr>
        <w:t>Use</w:t>
      </w:r>
    </w:p>
    <w:p w:rsidR="00141CD9" w:rsidRDefault="003C0DB1">
      <w:pPr>
        <w:pStyle w:val="normal0"/>
        <w:shd w:val="clear" w:color="auto" w:fill="FFFFFF"/>
        <w:spacing w:after="240" w:line="395" w:lineRule="auto"/>
        <w:jc w:val="both"/>
        <w:rPr>
          <w:b/>
          <w:bCs/>
          <w:color w:val="333333"/>
          <w:sz w:val="27"/>
          <w:szCs w:val="27"/>
          <w:highlight w:val="white"/>
        </w:rPr>
      </w:pPr>
      <w:r>
        <w:rPr>
          <w:b/>
          <w:bCs/>
          <w:color w:val="333333"/>
          <w:sz w:val="27"/>
          <w:szCs w:val="27"/>
          <w:highlight w:val="white"/>
        </w:rPr>
        <w:t xml:space="preserve">Using </w:t>
      </w:r>
      <w:r>
        <w:rPr>
          <w:b/>
          <w:bCs/>
          <w:i/>
          <w:iCs/>
          <w:color w:val="333333"/>
          <w:sz w:val="27"/>
          <w:szCs w:val="27"/>
          <w:highlight w:val="white"/>
        </w:rPr>
        <w:t>hbs</w:t>
      </w:r>
      <w:r>
        <w:rPr>
          <w:b/>
          <w:bCs/>
          <w:color w:val="333333"/>
          <w:sz w:val="27"/>
          <w:szCs w:val="27"/>
          <w:highlight w:val="white"/>
        </w:rPr>
        <w:t xml:space="preserve"> as the default view engine requires just one line of code in your app setup. This will render </w:t>
      </w:r>
      <w:r>
        <w:rPr>
          <w:rFonts w:ascii="Courier New" w:eastAsia="Courier New" w:hAnsi="Courier New" w:cs="Courier New"/>
          <w:b/>
          <w:bCs/>
          <w:color w:val="333333"/>
          <w:sz w:val="24"/>
          <w:szCs w:val="24"/>
          <w:shd w:val="clear" w:color="auto" w:fill="F7F7F7"/>
        </w:rPr>
        <w:t>.hbs</w:t>
      </w:r>
      <w:r>
        <w:rPr>
          <w:b/>
          <w:bCs/>
          <w:color w:val="333333"/>
          <w:sz w:val="27"/>
          <w:szCs w:val="27"/>
          <w:highlight w:val="white"/>
        </w:rPr>
        <w:t xml:space="preserve"> files when </w:t>
      </w:r>
      <w:r>
        <w:rPr>
          <w:rFonts w:ascii="Courier New" w:eastAsia="Courier New" w:hAnsi="Courier New" w:cs="Courier New"/>
          <w:b/>
          <w:bCs/>
          <w:color w:val="333333"/>
          <w:sz w:val="24"/>
          <w:szCs w:val="24"/>
          <w:shd w:val="clear" w:color="auto" w:fill="F7F7F7"/>
        </w:rPr>
        <w:t>res.render</w:t>
      </w:r>
      <w:r>
        <w:rPr>
          <w:b/>
          <w:bCs/>
          <w:color w:val="333333"/>
          <w:sz w:val="27"/>
          <w:szCs w:val="27"/>
          <w:highlight w:val="white"/>
        </w:rPr>
        <w:t xml:space="preserve"> is called.</w:t>
      </w:r>
    </w:p>
    <w:p w:rsidR="00141CD9" w:rsidRDefault="003C0DB1">
      <w:pPr>
        <w:pStyle w:val="normal0"/>
        <w:shd w:val="clear" w:color="auto" w:fill="FFFFFF"/>
        <w:spacing w:after="240" w:line="395" w:lineRule="auto"/>
        <w:jc w:val="both"/>
        <w:rPr>
          <w:color w:val="333333"/>
          <w:sz w:val="27"/>
          <w:szCs w:val="27"/>
          <w:highlight w:val="white"/>
        </w:rPr>
      </w:pPr>
      <w:r>
        <w:rPr>
          <w:color w:val="333333"/>
          <w:sz w:val="27"/>
          <w:szCs w:val="27"/>
          <w:highlight w:val="white"/>
        </w:rPr>
        <w:t>1)Create a View</w:t>
      </w:r>
      <w:r>
        <w:rPr>
          <w:b/>
          <w:bCs/>
          <w:color w:val="333333"/>
          <w:sz w:val="27"/>
          <w:szCs w:val="27"/>
          <w:highlight w:val="white"/>
        </w:rPr>
        <w:t xml:space="preserve"> </w:t>
      </w:r>
      <w:r>
        <w:rPr>
          <w:color w:val="333333"/>
          <w:sz w:val="27"/>
          <w:szCs w:val="27"/>
          <w:highlight w:val="white"/>
        </w:rPr>
        <w:t>folder &amp; add all hbs. files</w:t>
      </w:r>
    </w:p>
    <w:p w:rsidR="00141CD9" w:rsidRDefault="003C0DB1">
      <w:pPr>
        <w:pStyle w:val="normal0"/>
        <w:shd w:val="clear" w:color="auto" w:fill="FFFFFF"/>
        <w:spacing w:after="240" w:line="395" w:lineRule="auto"/>
        <w:jc w:val="both"/>
        <w:rPr>
          <w:color w:val="333333"/>
          <w:sz w:val="27"/>
          <w:szCs w:val="27"/>
          <w:highlight w:val="white"/>
        </w:rPr>
      </w:pPr>
      <w:r>
        <w:rPr>
          <w:color w:val="333333"/>
          <w:sz w:val="27"/>
          <w:szCs w:val="27"/>
          <w:highlight w:val="white"/>
        </w:rPr>
        <w:lastRenderedPageBreak/>
        <w:t xml:space="preserve">2) Include header.hbs &amp; footer.hbs create </w:t>
      </w:r>
      <w:r>
        <w:rPr>
          <w:b/>
          <w:bCs/>
          <w:color w:val="333333"/>
          <w:sz w:val="27"/>
          <w:szCs w:val="27"/>
          <w:highlight w:val="white"/>
        </w:rPr>
        <w:t xml:space="preserve">partials </w:t>
      </w:r>
      <w:r>
        <w:rPr>
          <w:color w:val="333333"/>
          <w:sz w:val="27"/>
          <w:szCs w:val="27"/>
          <w:highlight w:val="white"/>
        </w:rPr>
        <w:t>folder</w:t>
      </w:r>
    </w:p>
    <w:p w:rsidR="00141CD9" w:rsidRDefault="003C0DB1">
      <w:pPr>
        <w:pStyle w:val="normal0"/>
        <w:shd w:val="clear" w:color="auto" w:fill="FFFFFF"/>
        <w:spacing w:after="240" w:line="395" w:lineRule="auto"/>
        <w:jc w:val="both"/>
        <w:rPr>
          <w:b/>
          <w:bCs/>
          <w:color w:val="333333"/>
          <w:sz w:val="27"/>
          <w:szCs w:val="27"/>
          <w:highlight w:val="white"/>
        </w:rPr>
      </w:pPr>
      <w:r>
        <w:rPr>
          <w:color w:val="333333"/>
          <w:sz w:val="27"/>
          <w:szCs w:val="27"/>
          <w:highlight w:val="white"/>
        </w:rPr>
        <w:t xml:space="preserve">Then </w:t>
      </w:r>
      <w:r>
        <w:rPr>
          <w:b/>
          <w:bCs/>
          <w:color w:val="333333"/>
          <w:sz w:val="27"/>
          <w:szCs w:val="27"/>
          <w:highlight w:val="white"/>
        </w:rPr>
        <w:t>register in index.js</w:t>
      </w:r>
    </w:p>
    <w:p w:rsidR="00141CD9" w:rsidRDefault="003C0DB1">
      <w:pPr>
        <w:pStyle w:val="normal0"/>
        <w:shd w:val="clear" w:color="auto" w:fill="F0F0F0"/>
        <w:spacing w:before="200"/>
        <w:jc w:val="both"/>
        <w:rPr>
          <w:rFonts w:ascii="Courier New" w:eastAsia="Courier New" w:hAnsi="Courier New" w:cs="Courier New"/>
          <w:b/>
          <w:bCs/>
          <w:sz w:val="24"/>
          <w:szCs w:val="24"/>
          <w:shd w:val="clear" w:color="auto" w:fill="F7F7F7"/>
        </w:rPr>
      </w:pPr>
      <w:r>
        <w:rPr>
          <w:rFonts w:ascii="Courier New" w:eastAsia="Courier New" w:hAnsi="Courier New" w:cs="Courier New"/>
          <w:b/>
          <w:bCs/>
          <w:sz w:val="24"/>
          <w:szCs w:val="24"/>
          <w:shd w:val="clear" w:color="auto" w:fill="F7F7F7"/>
        </w:rPr>
        <w:t>hbs.registerPartials(__dirname + '/views/partials/')</w:t>
      </w:r>
    </w:p>
    <w:p w:rsidR="00141CD9" w:rsidRDefault="00141CD9">
      <w:pPr>
        <w:pStyle w:val="normal0"/>
        <w:shd w:val="clear" w:color="auto" w:fill="FFFFFF"/>
        <w:spacing w:after="240" w:line="395" w:lineRule="auto"/>
        <w:jc w:val="both"/>
        <w:rPr>
          <w:color w:val="333333"/>
          <w:sz w:val="27"/>
          <w:szCs w:val="27"/>
          <w:highlight w:val="white"/>
        </w:rPr>
      </w:pPr>
    </w:p>
    <w:p w:rsidR="00141CD9" w:rsidRDefault="003C0DB1">
      <w:pPr>
        <w:pStyle w:val="normal0"/>
        <w:shd w:val="clear" w:color="auto" w:fill="FFFFFF"/>
        <w:spacing w:after="240" w:line="395" w:lineRule="auto"/>
        <w:jc w:val="both"/>
        <w:rPr>
          <w:color w:val="333333"/>
          <w:sz w:val="27"/>
          <w:szCs w:val="27"/>
          <w:highlight w:val="white"/>
        </w:rPr>
      </w:pPr>
      <w:r>
        <w:rPr>
          <w:color w:val="333333"/>
          <w:sz w:val="27"/>
          <w:szCs w:val="27"/>
          <w:highlight w:val="white"/>
        </w:rPr>
        <w:t>3) Then we can use direct any files</w:t>
      </w:r>
    </w:p>
    <w:p w:rsidR="00141CD9" w:rsidRDefault="003C0DB1">
      <w:pPr>
        <w:pStyle w:val="normal0"/>
        <w:shd w:val="clear" w:color="auto" w:fill="FFFFFF"/>
        <w:spacing w:after="240" w:line="395" w:lineRule="auto"/>
        <w:jc w:val="both"/>
        <w:rPr>
          <w:b/>
          <w:bCs/>
          <w:color w:val="333333"/>
          <w:sz w:val="27"/>
          <w:szCs w:val="27"/>
          <w:highlight w:val="white"/>
        </w:rPr>
      </w:pPr>
      <w:r>
        <w:rPr>
          <w:color w:val="333333"/>
          <w:sz w:val="27"/>
          <w:szCs w:val="27"/>
          <w:highlight w:val="white"/>
        </w:rPr>
        <w:t xml:space="preserve">Include header </w:t>
      </w:r>
      <w:r>
        <w:rPr>
          <w:b/>
          <w:bCs/>
          <w:color w:val="333333"/>
          <w:sz w:val="27"/>
          <w:szCs w:val="27"/>
          <w:highlight w:val="white"/>
        </w:rPr>
        <w:t xml:space="preserve"> {{&gt; header }}</w:t>
      </w:r>
    </w:p>
    <w:p w:rsidR="00141CD9" w:rsidRDefault="003C0DB1">
      <w:pPr>
        <w:pStyle w:val="normal0"/>
        <w:shd w:val="clear" w:color="auto" w:fill="F0F0F0"/>
        <w:spacing w:before="200"/>
        <w:jc w:val="both"/>
        <w:rPr>
          <w:rFonts w:ascii="Courier New" w:eastAsia="Courier New" w:hAnsi="Courier New" w:cs="Courier New"/>
          <w:b/>
          <w:bCs/>
          <w:sz w:val="24"/>
          <w:szCs w:val="24"/>
          <w:shd w:val="clear" w:color="auto" w:fill="F7F7F7"/>
        </w:rPr>
      </w:pPr>
      <w:r>
        <w:rPr>
          <w:rFonts w:ascii="Courier New" w:eastAsia="Courier New" w:hAnsi="Courier New" w:cs="Courier New"/>
          <w:b/>
          <w:bCs/>
          <w:sz w:val="24"/>
          <w:szCs w:val="24"/>
          <w:shd w:val="clear" w:color="auto" w:fill="F7F7F7"/>
        </w:rPr>
        <w:t>const express=require('express');</w:t>
      </w:r>
    </w:p>
    <w:p w:rsidR="00141CD9" w:rsidRDefault="003C0DB1">
      <w:pPr>
        <w:pStyle w:val="normal0"/>
        <w:shd w:val="clear" w:color="auto" w:fill="F0F0F0"/>
        <w:spacing w:before="200"/>
        <w:jc w:val="both"/>
        <w:rPr>
          <w:rFonts w:ascii="Courier New" w:eastAsia="Courier New" w:hAnsi="Courier New" w:cs="Courier New"/>
          <w:b/>
          <w:bCs/>
          <w:sz w:val="24"/>
          <w:szCs w:val="24"/>
          <w:shd w:val="clear" w:color="auto" w:fill="F7F7F7"/>
        </w:rPr>
      </w:pPr>
      <w:r>
        <w:rPr>
          <w:rFonts w:ascii="Courier New" w:eastAsia="Courier New" w:hAnsi="Courier New" w:cs="Courier New"/>
          <w:b/>
          <w:bCs/>
          <w:sz w:val="24"/>
          <w:szCs w:val="24"/>
          <w:shd w:val="clear" w:color="auto" w:fill="F7F7F7"/>
        </w:rPr>
        <w:t>const app=express();</w:t>
      </w:r>
    </w:p>
    <w:p w:rsidR="00141CD9" w:rsidRDefault="003C0DB1">
      <w:pPr>
        <w:pStyle w:val="normal0"/>
        <w:shd w:val="clear" w:color="auto" w:fill="F0F0F0"/>
        <w:spacing w:before="200"/>
        <w:jc w:val="both"/>
        <w:rPr>
          <w:rFonts w:ascii="Courier New" w:eastAsia="Courier New" w:hAnsi="Courier New" w:cs="Courier New"/>
          <w:b/>
          <w:bCs/>
          <w:sz w:val="24"/>
          <w:szCs w:val="24"/>
          <w:shd w:val="clear" w:color="auto" w:fill="F7F7F7"/>
        </w:rPr>
      </w:pPr>
      <w:r>
        <w:rPr>
          <w:rFonts w:ascii="Courier New" w:eastAsia="Courier New" w:hAnsi="Courier New" w:cs="Courier New"/>
          <w:b/>
          <w:bCs/>
          <w:sz w:val="24"/>
          <w:szCs w:val="24"/>
          <w:shd w:val="clear" w:color="auto" w:fill="F7F7F7"/>
        </w:rPr>
        <w:t>const hbs = require('hbs');</w:t>
      </w:r>
    </w:p>
    <w:p w:rsidR="00141CD9" w:rsidRDefault="003C0DB1">
      <w:pPr>
        <w:pStyle w:val="normal0"/>
        <w:shd w:val="clear" w:color="auto" w:fill="F0F0F0"/>
        <w:spacing w:before="200"/>
        <w:jc w:val="both"/>
        <w:rPr>
          <w:rFonts w:ascii="Courier New" w:eastAsia="Courier New" w:hAnsi="Courier New" w:cs="Courier New"/>
          <w:b/>
          <w:bCs/>
          <w:sz w:val="24"/>
          <w:szCs w:val="24"/>
          <w:shd w:val="clear" w:color="auto" w:fill="F7F7F7"/>
        </w:rPr>
      </w:pPr>
      <w:r>
        <w:rPr>
          <w:rFonts w:ascii="Courier New" w:eastAsia="Courier New" w:hAnsi="Courier New" w:cs="Courier New"/>
          <w:b/>
          <w:bCs/>
          <w:sz w:val="24"/>
          <w:szCs w:val="24"/>
          <w:shd w:val="clear" w:color="auto" w:fill="F7F7F7"/>
        </w:rPr>
        <w:t>app.use(express.static('public'));</w:t>
      </w:r>
    </w:p>
    <w:p w:rsidR="00141CD9" w:rsidRDefault="003C0DB1">
      <w:pPr>
        <w:pStyle w:val="normal0"/>
        <w:shd w:val="clear" w:color="auto" w:fill="F0F0F0"/>
        <w:spacing w:before="200"/>
        <w:jc w:val="both"/>
        <w:rPr>
          <w:rFonts w:ascii="Courier New" w:eastAsia="Courier New" w:hAnsi="Courier New" w:cs="Courier New"/>
          <w:b/>
          <w:bCs/>
          <w:sz w:val="24"/>
          <w:szCs w:val="24"/>
          <w:shd w:val="clear" w:color="auto" w:fill="F7F7F7"/>
        </w:rPr>
      </w:pPr>
      <w:r>
        <w:rPr>
          <w:rFonts w:ascii="Courier New" w:eastAsia="Courier New" w:hAnsi="Courier New" w:cs="Courier New"/>
          <w:b/>
          <w:bCs/>
          <w:sz w:val="24"/>
          <w:szCs w:val="24"/>
          <w:shd w:val="clear" w:color="auto" w:fill="F7F7F7"/>
        </w:rPr>
        <w:t>app.set('view engine', 'hbs');  // app.set('view engine','ejs')</w:t>
      </w:r>
    </w:p>
    <w:p w:rsidR="00141CD9" w:rsidRDefault="003C0DB1">
      <w:pPr>
        <w:pStyle w:val="normal0"/>
        <w:shd w:val="clear" w:color="auto" w:fill="F0F0F0"/>
        <w:spacing w:before="200"/>
        <w:jc w:val="both"/>
        <w:rPr>
          <w:rFonts w:ascii="Courier New" w:eastAsia="Courier New" w:hAnsi="Courier New" w:cs="Courier New"/>
          <w:b/>
          <w:bCs/>
          <w:sz w:val="24"/>
          <w:szCs w:val="24"/>
          <w:shd w:val="clear" w:color="auto" w:fill="F7F7F7"/>
        </w:rPr>
      </w:pPr>
      <w:r>
        <w:rPr>
          <w:rFonts w:ascii="Courier New" w:eastAsia="Courier New" w:hAnsi="Courier New" w:cs="Courier New"/>
          <w:b/>
          <w:bCs/>
          <w:sz w:val="24"/>
          <w:szCs w:val="24"/>
          <w:shd w:val="clear" w:color="auto" w:fill="F7F7F7"/>
        </w:rPr>
        <w:t>hbs.registerPartials(__dirname + '/views/partials/')</w:t>
      </w:r>
    </w:p>
    <w:p w:rsidR="00141CD9" w:rsidRDefault="00141CD9">
      <w:pPr>
        <w:pStyle w:val="normal0"/>
        <w:shd w:val="clear" w:color="auto" w:fill="F0F0F0"/>
        <w:spacing w:before="200"/>
        <w:jc w:val="both"/>
        <w:rPr>
          <w:rFonts w:ascii="Courier New" w:eastAsia="Courier New" w:hAnsi="Courier New" w:cs="Courier New"/>
          <w:b/>
          <w:bCs/>
          <w:sz w:val="24"/>
          <w:szCs w:val="24"/>
          <w:shd w:val="clear" w:color="auto" w:fill="F7F7F7"/>
        </w:rPr>
      </w:pPr>
    </w:p>
    <w:p w:rsidR="00141CD9" w:rsidRDefault="003C0DB1">
      <w:pPr>
        <w:pStyle w:val="normal0"/>
        <w:shd w:val="clear" w:color="auto" w:fill="FFFFFF"/>
        <w:spacing w:after="240" w:line="395" w:lineRule="auto"/>
        <w:jc w:val="both"/>
        <w:rPr>
          <w:b/>
          <w:bCs/>
          <w:color w:val="333333"/>
          <w:sz w:val="27"/>
          <w:szCs w:val="27"/>
          <w:highlight w:val="white"/>
        </w:rPr>
      </w:pPr>
      <w:r>
        <w:rPr>
          <w:b/>
          <w:bCs/>
          <w:color w:val="333333"/>
          <w:sz w:val="27"/>
          <w:szCs w:val="27"/>
          <w:highlight w:val="white"/>
        </w:rPr>
        <w:t>To use a different extension (i.e. html) for your template files:</w:t>
      </w:r>
    </w:p>
    <w:p w:rsidR="00141CD9" w:rsidRDefault="003C0DB1">
      <w:pPr>
        <w:pStyle w:val="normal0"/>
        <w:shd w:val="clear" w:color="auto" w:fill="FFFFFF"/>
        <w:spacing w:before="360" w:after="360"/>
        <w:jc w:val="both"/>
        <w:rPr>
          <w:rFonts w:ascii="Courier New" w:eastAsia="Courier New" w:hAnsi="Courier New" w:cs="Courier New"/>
          <w:b/>
          <w:bCs/>
          <w:sz w:val="24"/>
          <w:szCs w:val="24"/>
          <w:shd w:val="clear" w:color="auto" w:fill="F7F7F7"/>
        </w:rPr>
      </w:pPr>
      <w:r>
        <w:rPr>
          <w:rFonts w:ascii="Courier New" w:eastAsia="Courier New" w:hAnsi="Courier New" w:cs="Courier New"/>
          <w:b/>
          <w:bCs/>
          <w:sz w:val="24"/>
          <w:szCs w:val="24"/>
          <w:shd w:val="clear" w:color="auto" w:fill="F7F7F7"/>
        </w:rPr>
        <w:t>app.</w:t>
      </w:r>
      <w:r>
        <w:rPr>
          <w:rFonts w:ascii="Courier New" w:eastAsia="Courier New" w:hAnsi="Courier New" w:cs="Courier New"/>
          <w:b/>
          <w:bCs/>
          <w:color w:val="6F42C1"/>
          <w:sz w:val="24"/>
          <w:szCs w:val="24"/>
          <w:shd w:val="clear" w:color="auto" w:fill="F7F7F7"/>
        </w:rPr>
        <w:t>set</w:t>
      </w:r>
      <w:r>
        <w:rPr>
          <w:rFonts w:ascii="Courier New" w:eastAsia="Courier New" w:hAnsi="Courier New" w:cs="Courier New"/>
          <w:b/>
          <w:bCs/>
          <w:sz w:val="24"/>
          <w:szCs w:val="24"/>
          <w:shd w:val="clear" w:color="auto" w:fill="F7F7F7"/>
        </w:rPr>
        <w:t>(</w:t>
      </w:r>
      <w:r>
        <w:rPr>
          <w:rFonts w:ascii="Courier New" w:eastAsia="Courier New" w:hAnsi="Courier New" w:cs="Courier New"/>
          <w:b/>
          <w:bCs/>
          <w:color w:val="032F62"/>
          <w:sz w:val="24"/>
          <w:szCs w:val="24"/>
          <w:shd w:val="clear" w:color="auto" w:fill="F7F7F7"/>
        </w:rPr>
        <w:t>'view engine'</w:t>
      </w:r>
      <w:r>
        <w:rPr>
          <w:rFonts w:ascii="Courier New" w:eastAsia="Courier New" w:hAnsi="Courier New" w:cs="Courier New"/>
          <w:b/>
          <w:bCs/>
          <w:sz w:val="24"/>
          <w:szCs w:val="24"/>
          <w:shd w:val="clear" w:color="auto" w:fill="F7F7F7"/>
        </w:rPr>
        <w:t xml:space="preserve">, </w:t>
      </w:r>
      <w:r>
        <w:rPr>
          <w:rFonts w:ascii="Courier New" w:eastAsia="Courier New" w:hAnsi="Courier New" w:cs="Courier New"/>
          <w:b/>
          <w:bCs/>
          <w:color w:val="032F62"/>
          <w:sz w:val="24"/>
          <w:szCs w:val="24"/>
          <w:shd w:val="clear" w:color="auto" w:fill="F7F7F7"/>
        </w:rPr>
        <w:t>'html'</w:t>
      </w:r>
      <w:r>
        <w:rPr>
          <w:rFonts w:ascii="Courier New" w:eastAsia="Courier New" w:hAnsi="Courier New" w:cs="Courier New"/>
          <w:b/>
          <w:bCs/>
          <w:sz w:val="24"/>
          <w:szCs w:val="24"/>
          <w:shd w:val="clear" w:color="auto" w:fill="F7F7F7"/>
        </w:rPr>
        <w:t>);</w:t>
      </w:r>
    </w:p>
    <w:p w:rsidR="00141CD9" w:rsidRDefault="003C0DB1">
      <w:pPr>
        <w:pStyle w:val="normal0"/>
        <w:shd w:val="clear" w:color="auto" w:fill="F0F0F0"/>
        <w:spacing w:after="600"/>
        <w:jc w:val="both"/>
        <w:rPr>
          <w:rFonts w:ascii="Courier New" w:eastAsia="Courier New" w:hAnsi="Courier New" w:cs="Courier New"/>
          <w:b/>
          <w:bCs/>
          <w:sz w:val="24"/>
          <w:szCs w:val="24"/>
          <w:shd w:val="clear" w:color="auto" w:fill="F7F7F7"/>
        </w:rPr>
      </w:pPr>
      <w:r>
        <w:rPr>
          <w:rFonts w:ascii="Courier New" w:eastAsia="Courier New" w:hAnsi="Courier New" w:cs="Courier New"/>
          <w:b/>
          <w:bCs/>
          <w:sz w:val="24"/>
          <w:szCs w:val="24"/>
          <w:shd w:val="clear" w:color="auto" w:fill="F7F7F7"/>
        </w:rPr>
        <w:t>app.</w:t>
      </w:r>
      <w:r>
        <w:rPr>
          <w:rFonts w:ascii="Courier New" w:eastAsia="Courier New" w:hAnsi="Courier New" w:cs="Courier New"/>
          <w:b/>
          <w:bCs/>
          <w:color w:val="6F42C1"/>
          <w:sz w:val="24"/>
          <w:szCs w:val="24"/>
          <w:shd w:val="clear" w:color="auto" w:fill="F7F7F7"/>
        </w:rPr>
        <w:t>engine</w:t>
      </w:r>
      <w:r>
        <w:rPr>
          <w:rFonts w:ascii="Courier New" w:eastAsia="Courier New" w:hAnsi="Courier New" w:cs="Courier New"/>
          <w:b/>
          <w:bCs/>
          <w:sz w:val="24"/>
          <w:szCs w:val="24"/>
          <w:shd w:val="clear" w:color="auto" w:fill="F7F7F7"/>
        </w:rPr>
        <w:t>(</w:t>
      </w:r>
      <w:r>
        <w:rPr>
          <w:rFonts w:ascii="Courier New" w:eastAsia="Courier New" w:hAnsi="Courier New" w:cs="Courier New"/>
          <w:b/>
          <w:bCs/>
          <w:color w:val="032F62"/>
          <w:sz w:val="24"/>
          <w:szCs w:val="24"/>
          <w:shd w:val="clear" w:color="auto" w:fill="F7F7F7"/>
        </w:rPr>
        <w:t>'html'</w:t>
      </w:r>
      <w:r>
        <w:rPr>
          <w:rFonts w:ascii="Courier New" w:eastAsia="Courier New" w:hAnsi="Courier New" w:cs="Courier New"/>
          <w:b/>
          <w:bCs/>
          <w:sz w:val="24"/>
          <w:szCs w:val="24"/>
          <w:shd w:val="clear" w:color="auto" w:fill="F7F7F7"/>
        </w:rPr>
        <w:t xml:space="preserve">, </w:t>
      </w:r>
      <w:r>
        <w:rPr>
          <w:rFonts w:ascii="Courier New" w:eastAsia="Courier New" w:hAnsi="Courier New" w:cs="Courier New"/>
          <w:b/>
          <w:bCs/>
          <w:color w:val="6F42C1"/>
          <w:sz w:val="24"/>
          <w:szCs w:val="24"/>
          <w:shd w:val="clear" w:color="auto" w:fill="F7F7F7"/>
        </w:rPr>
        <w:t>require</w:t>
      </w:r>
      <w:r>
        <w:rPr>
          <w:rFonts w:ascii="Courier New" w:eastAsia="Courier New" w:hAnsi="Courier New" w:cs="Courier New"/>
          <w:b/>
          <w:bCs/>
          <w:sz w:val="24"/>
          <w:szCs w:val="24"/>
          <w:shd w:val="clear" w:color="auto" w:fill="F7F7F7"/>
        </w:rPr>
        <w:t>(</w:t>
      </w:r>
      <w:r>
        <w:rPr>
          <w:rFonts w:ascii="Courier New" w:eastAsia="Courier New" w:hAnsi="Courier New" w:cs="Courier New"/>
          <w:b/>
          <w:bCs/>
          <w:color w:val="032F62"/>
          <w:sz w:val="24"/>
          <w:szCs w:val="24"/>
          <w:shd w:val="clear" w:color="auto" w:fill="F7F7F7"/>
        </w:rPr>
        <w:t>'hbs'</w:t>
      </w:r>
      <w:r>
        <w:rPr>
          <w:rFonts w:ascii="Courier New" w:eastAsia="Courier New" w:hAnsi="Courier New" w:cs="Courier New"/>
          <w:b/>
          <w:bCs/>
          <w:sz w:val="24"/>
          <w:szCs w:val="24"/>
          <w:shd w:val="clear" w:color="auto" w:fill="F7F7F7"/>
        </w:rPr>
        <w:t>).</w:t>
      </w:r>
      <w:r>
        <w:rPr>
          <w:rFonts w:ascii="Courier New" w:eastAsia="Courier New" w:hAnsi="Courier New" w:cs="Courier New"/>
          <w:b/>
          <w:bCs/>
          <w:color w:val="005CC5"/>
          <w:sz w:val="24"/>
          <w:szCs w:val="24"/>
          <w:shd w:val="clear" w:color="auto" w:fill="F7F7F7"/>
        </w:rPr>
        <w:t>__express</w:t>
      </w:r>
      <w:r>
        <w:rPr>
          <w:rFonts w:ascii="Courier New" w:eastAsia="Courier New" w:hAnsi="Courier New" w:cs="Courier New"/>
          <w:b/>
          <w:bCs/>
          <w:sz w:val="24"/>
          <w:szCs w:val="24"/>
          <w:shd w:val="clear" w:color="auto" w:fill="F7F7F7"/>
        </w:rPr>
        <w:t>);</w:t>
      </w:r>
    </w:p>
    <w:p w:rsidR="00141CD9" w:rsidRDefault="00141CD9">
      <w:pPr>
        <w:pStyle w:val="normal0"/>
        <w:shd w:val="clear" w:color="auto" w:fill="FFFFFF"/>
        <w:spacing w:before="360" w:after="360"/>
        <w:jc w:val="both"/>
        <w:rPr>
          <w:rFonts w:ascii="Courier New" w:eastAsia="Courier New" w:hAnsi="Courier New" w:cs="Courier New"/>
          <w:b/>
          <w:bCs/>
          <w:sz w:val="24"/>
          <w:szCs w:val="24"/>
          <w:highlight w:val="white"/>
        </w:rPr>
      </w:pPr>
    </w:p>
    <w:p w:rsidR="00141CD9" w:rsidRDefault="00141CD9">
      <w:pPr>
        <w:pStyle w:val="normal0"/>
      </w:pPr>
    </w:p>
    <w:p w:rsidR="00141CD9" w:rsidRDefault="003C0DB1">
      <w:pPr>
        <w:pStyle w:val="normal0"/>
      </w:pPr>
      <w:r>
        <w:t xml:space="preserve">Note : For all template engine  </w:t>
      </w:r>
    </w:p>
    <w:p w:rsidR="00141CD9" w:rsidRDefault="00141CD9">
      <w:pPr>
        <w:pStyle w:val="normal0"/>
      </w:pPr>
    </w:p>
    <w:p w:rsidR="00141CD9" w:rsidRDefault="00141CD9">
      <w:pPr>
        <w:pStyle w:val="normal0"/>
        <w:shd w:val="clear" w:color="auto" w:fill="FFFFFF"/>
        <w:spacing w:before="360" w:after="360"/>
        <w:ind w:left="720"/>
        <w:jc w:val="both"/>
      </w:pPr>
    </w:p>
    <w:p w:rsidR="00141CD9" w:rsidRDefault="003C0DB1">
      <w:pPr>
        <w:pStyle w:val="normal0"/>
        <w:shd w:val="clear" w:color="auto" w:fill="FFFFFF"/>
        <w:spacing w:before="360" w:after="360"/>
        <w:ind w:left="720"/>
        <w:jc w:val="both"/>
      </w:pPr>
      <w:r>
        <w:t>const express=require('express');</w:t>
      </w:r>
    </w:p>
    <w:p w:rsidR="00141CD9" w:rsidRDefault="00141CD9">
      <w:pPr>
        <w:pStyle w:val="normal0"/>
        <w:shd w:val="clear" w:color="auto" w:fill="FFFFFF"/>
        <w:spacing w:before="360" w:after="360"/>
        <w:ind w:left="720"/>
        <w:jc w:val="both"/>
      </w:pPr>
    </w:p>
    <w:p w:rsidR="00141CD9" w:rsidRDefault="003C0DB1">
      <w:pPr>
        <w:pStyle w:val="normal0"/>
        <w:shd w:val="clear" w:color="auto" w:fill="FFFFFF"/>
        <w:spacing w:before="360" w:after="360"/>
        <w:ind w:left="720"/>
        <w:jc w:val="both"/>
      </w:pPr>
      <w:r>
        <w:t>const app=express();</w:t>
      </w:r>
    </w:p>
    <w:p w:rsidR="00141CD9" w:rsidRDefault="003C0DB1">
      <w:pPr>
        <w:pStyle w:val="normal0"/>
        <w:shd w:val="clear" w:color="auto" w:fill="FFFFFF"/>
        <w:spacing w:before="360" w:after="360"/>
        <w:ind w:left="720"/>
        <w:jc w:val="both"/>
      </w:pPr>
      <w:r>
        <w:t>const hbs = require('hbs');</w:t>
      </w:r>
    </w:p>
    <w:p w:rsidR="00141CD9" w:rsidRDefault="00141CD9">
      <w:pPr>
        <w:pStyle w:val="normal0"/>
        <w:shd w:val="clear" w:color="auto" w:fill="FFFFFF"/>
        <w:spacing w:before="360" w:after="360"/>
        <w:ind w:left="720"/>
        <w:jc w:val="both"/>
      </w:pPr>
    </w:p>
    <w:p w:rsidR="00141CD9" w:rsidRDefault="00141CD9">
      <w:pPr>
        <w:pStyle w:val="normal0"/>
        <w:shd w:val="clear" w:color="auto" w:fill="FFFFFF"/>
        <w:spacing w:before="360" w:after="360"/>
        <w:ind w:left="720"/>
        <w:jc w:val="both"/>
      </w:pPr>
    </w:p>
    <w:p w:rsidR="00141CD9" w:rsidRDefault="003C0DB1">
      <w:pPr>
        <w:pStyle w:val="normal0"/>
        <w:shd w:val="clear" w:color="auto" w:fill="FFFFFF"/>
        <w:spacing w:before="360" w:after="360"/>
        <w:ind w:left="720"/>
        <w:jc w:val="both"/>
      </w:pPr>
      <w:r>
        <w:t>app.use(express.static('public'));</w:t>
      </w:r>
    </w:p>
    <w:p w:rsidR="00141CD9" w:rsidRDefault="00141CD9">
      <w:pPr>
        <w:pStyle w:val="normal0"/>
        <w:shd w:val="clear" w:color="auto" w:fill="FFFFFF"/>
        <w:spacing w:before="360" w:after="360"/>
        <w:ind w:left="720"/>
        <w:jc w:val="both"/>
      </w:pPr>
    </w:p>
    <w:p w:rsidR="00141CD9" w:rsidRDefault="003C0DB1">
      <w:pPr>
        <w:pStyle w:val="normal0"/>
        <w:shd w:val="clear" w:color="auto" w:fill="FFFFFF"/>
        <w:spacing w:before="360" w:after="360"/>
        <w:ind w:left="720"/>
        <w:jc w:val="both"/>
      </w:pPr>
      <w:r>
        <w:t>app.set('view engine', 'hbs');  // app.set('view engine','ejs')</w:t>
      </w:r>
    </w:p>
    <w:p w:rsidR="00141CD9" w:rsidRDefault="003C0DB1">
      <w:pPr>
        <w:pStyle w:val="normal0"/>
        <w:shd w:val="clear" w:color="auto" w:fill="FFFFFF"/>
        <w:spacing w:before="360" w:after="360"/>
        <w:ind w:left="720"/>
        <w:jc w:val="both"/>
      </w:pPr>
      <w:r>
        <w:t>hbs.registerPartials(__dirname + '/views/partials/')</w:t>
      </w:r>
    </w:p>
    <w:p w:rsidR="00141CD9" w:rsidRDefault="00141CD9">
      <w:pPr>
        <w:pStyle w:val="normal0"/>
        <w:shd w:val="clear" w:color="auto" w:fill="FFFFFF"/>
        <w:spacing w:before="360" w:after="360"/>
        <w:ind w:left="720"/>
        <w:jc w:val="both"/>
      </w:pPr>
    </w:p>
    <w:p w:rsidR="00141CD9" w:rsidRDefault="003C0DB1">
      <w:pPr>
        <w:pStyle w:val="normal0"/>
        <w:shd w:val="clear" w:color="auto" w:fill="FFFFFF"/>
        <w:spacing w:before="360" w:after="360"/>
        <w:ind w:left="720"/>
        <w:jc w:val="both"/>
      </w:pPr>
      <w:r>
        <w:t xml:space="preserve">// static code </w:t>
      </w:r>
    </w:p>
    <w:p w:rsidR="00141CD9" w:rsidRDefault="00141CD9">
      <w:pPr>
        <w:pStyle w:val="normal0"/>
        <w:shd w:val="clear" w:color="auto" w:fill="FFFFFF"/>
        <w:spacing w:before="360" w:after="360"/>
        <w:ind w:left="720"/>
        <w:jc w:val="both"/>
      </w:pPr>
    </w:p>
    <w:p w:rsidR="00141CD9" w:rsidRDefault="003C0DB1">
      <w:pPr>
        <w:pStyle w:val="normal0"/>
        <w:shd w:val="clear" w:color="auto" w:fill="FFFFFF"/>
        <w:spacing w:before="360" w:after="360"/>
        <w:ind w:left="720"/>
        <w:jc w:val="both"/>
      </w:pPr>
      <w:r>
        <w:t>app.get('/send',(_,resp)=&gt;{</w:t>
      </w:r>
    </w:p>
    <w:p w:rsidR="00141CD9" w:rsidRDefault="003C0DB1">
      <w:pPr>
        <w:pStyle w:val="normal0"/>
        <w:shd w:val="clear" w:color="auto" w:fill="FFFFFF"/>
        <w:spacing w:before="360" w:after="360"/>
        <w:ind w:left="720"/>
        <w:jc w:val="both"/>
      </w:pPr>
      <w:r>
        <w:t xml:space="preserve">    resp.send(`&lt;h1&gt;Hello i am static code &lt;/h1&gt;`)</w:t>
      </w:r>
    </w:p>
    <w:p w:rsidR="00141CD9" w:rsidRDefault="003C0DB1">
      <w:pPr>
        <w:pStyle w:val="normal0"/>
        <w:shd w:val="clear" w:color="auto" w:fill="FFFFFF"/>
        <w:spacing w:before="360" w:after="360"/>
        <w:ind w:left="720"/>
        <w:jc w:val="both"/>
      </w:pPr>
      <w:r>
        <w:t>});</w:t>
      </w:r>
    </w:p>
    <w:p w:rsidR="00141CD9" w:rsidRDefault="00141CD9">
      <w:pPr>
        <w:pStyle w:val="normal0"/>
        <w:shd w:val="clear" w:color="auto" w:fill="FFFFFF"/>
        <w:spacing w:before="360" w:after="360"/>
        <w:ind w:left="720"/>
        <w:jc w:val="both"/>
      </w:pPr>
    </w:p>
    <w:p w:rsidR="00141CD9" w:rsidRDefault="00141CD9">
      <w:pPr>
        <w:pStyle w:val="normal0"/>
        <w:shd w:val="clear" w:color="auto" w:fill="FFFFFF"/>
        <w:spacing w:before="360" w:after="360"/>
        <w:ind w:left="720"/>
        <w:jc w:val="both"/>
      </w:pPr>
    </w:p>
    <w:p w:rsidR="00141CD9" w:rsidRDefault="003C0DB1">
      <w:pPr>
        <w:pStyle w:val="normal0"/>
        <w:shd w:val="clear" w:color="auto" w:fill="FFFFFF"/>
        <w:spacing w:before="360" w:after="360"/>
        <w:ind w:left="720"/>
        <w:jc w:val="both"/>
      </w:pPr>
      <w:r>
        <w:t>// want path stattic page</w:t>
      </w:r>
    </w:p>
    <w:p w:rsidR="00141CD9" w:rsidRDefault="00141CD9">
      <w:pPr>
        <w:pStyle w:val="normal0"/>
        <w:shd w:val="clear" w:color="auto" w:fill="FFFFFF"/>
        <w:spacing w:before="360" w:after="360"/>
        <w:ind w:left="720"/>
        <w:jc w:val="both"/>
      </w:pPr>
    </w:p>
    <w:p w:rsidR="00141CD9" w:rsidRDefault="003C0DB1">
      <w:pPr>
        <w:pStyle w:val="normal0"/>
        <w:shd w:val="clear" w:color="auto" w:fill="FFFFFF"/>
        <w:spacing w:before="360" w:after="360"/>
        <w:ind w:left="720"/>
        <w:jc w:val="both"/>
      </w:pPr>
      <w:r>
        <w:t>const path = require('path');</w:t>
      </w:r>
    </w:p>
    <w:p w:rsidR="00141CD9" w:rsidRDefault="003C0DB1">
      <w:pPr>
        <w:pStyle w:val="normal0"/>
        <w:shd w:val="clear" w:color="auto" w:fill="FFFFFF"/>
        <w:spacing w:before="360" w:after="360"/>
        <w:ind w:left="720"/>
        <w:jc w:val="both"/>
      </w:pPr>
      <w:r>
        <w:lastRenderedPageBreak/>
        <w:t xml:space="preserve">const publicPath=path.join(__dirname,'public'); </w:t>
      </w:r>
    </w:p>
    <w:p w:rsidR="00141CD9" w:rsidRDefault="00141CD9">
      <w:pPr>
        <w:pStyle w:val="normal0"/>
        <w:shd w:val="clear" w:color="auto" w:fill="FFFFFF"/>
        <w:spacing w:before="360" w:after="360"/>
        <w:ind w:left="720"/>
        <w:jc w:val="both"/>
      </w:pPr>
    </w:p>
    <w:p w:rsidR="00141CD9" w:rsidRDefault="003C0DB1">
      <w:pPr>
        <w:pStyle w:val="normal0"/>
        <w:shd w:val="clear" w:color="auto" w:fill="FFFFFF"/>
        <w:spacing w:before="360" w:after="360"/>
        <w:ind w:left="720"/>
        <w:jc w:val="both"/>
      </w:pPr>
      <w:r>
        <w:t xml:space="preserve">// static page call </w:t>
      </w:r>
    </w:p>
    <w:p w:rsidR="00141CD9" w:rsidRDefault="003C0DB1">
      <w:pPr>
        <w:pStyle w:val="normal0"/>
        <w:shd w:val="clear" w:color="auto" w:fill="FFFFFF"/>
        <w:spacing w:before="360" w:after="360"/>
        <w:ind w:left="720"/>
        <w:jc w:val="both"/>
      </w:pPr>
      <w:r>
        <w:t>app.get('/sendFile',(_,resp)=&gt;{</w:t>
      </w:r>
    </w:p>
    <w:p w:rsidR="00141CD9" w:rsidRDefault="003C0DB1">
      <w:pPr>
        <w:pStyle w:val="normal0"/>
        <w:shd w:val="clear" w:color="auto" w:fill="FFFFFF"/>
        <w:spacing w:before="360" w:after="360"/>
        <w:ind w:left="720"/>
        <w:jc w:val="both"/>
      </w:pPr>
      <w:r>
        <w:t xml:space="preserve">    resp.sendFile(`${publicPath}/demo.html`);</w:t>
      </w:r>
    </w:p>
    <w:p w:rsidR="00141CD9" w:rsidRDefault="003C0DB1">
      <w:pPr>
        <w:pStyle w:val="normal0"/>
        <w:shd w:val="clear" w:color="auto" w:fill="FFFFFF"/>
        <w:spacing w:before="360" w:after="360"/>
        <w:ind w:left="720"/>
        <w:jc w:val="both"/>
      </w:pPr>
      <w:r>
        <w:t>});</w:t>
      </w:r>
    </w:p>
    <w:p w:rsidR="00141CD9" w:rsidRDefault="00141CD9">
      <w:pPr>
        <w:pStyle w:val="normal0"/>
        <w:shd w:val="clear" w:color="auto" w:fill="FFFFFF"/>
        <w:spacing w:before="360" w:after="360"/>
        <w:ind w:left="720"/>
        <w:jc w:val="both"/>
      </w:pPr>
    </w:p>
    <w:p w:rsidR="00141CD9" w:rsidRDefault="00141CD9">
      <w:pPr>
        <w:pStyle w:val="normal0"/>
        <w:shd w:val="clear" w:color="auto" w:fill="FFFFFF"/>
        <w:spacing w:before="360" w:after="360"/>
        <w:ind w:left="720"/>
        <w:jc w:val="both"/>
      </w:pPr>
    </w:p>
    <w:p w:rsidR="00141CD9" w:rsidRDefault="003C0DB1">
      <w:pPr>
        <w:pStyle w:val="normal0"/>
        <w:shd w:val="clear" w:color="auto" w:fill="FFFFFF"/>
        <w:spacing w:before="360" w:after="360"/>
        <w:ind w:left="720"/>
        <w:jc w:val="both"/>
      </w:pPr>
      <w:r>
        <w:t xml:space="preserve">// get hbs template page from views  </w:t>
      </w:r>
    </w:p>
    <w:p w:rsidR="00141CD9" w:rsidRDefault="003C0DB1">
      <w:pPr>
        <w:pStyle w:val="normal0"/>
        <w:shd w:val="clear" w:color="auto" w:fill="FFFFFF"/>
        <w:spacing w:before="360" w:after="360"/>
        <w:ind w:left="720"/>
        <w:jc w:val="both"/>
      </w:pPr>
      <w:r>
        <w:t>app.get('/',(_,resp)=&gt;{</w:t>
      </w:r>
    </w:p>
    <w:p w:rsidR="00141CD9" w:rsidRDefault="003C0DB1">
      <w:pPr>
        <w:pStyle w:val="normal0"/>
        <w:shd w:val="clear" w:color="auto" w:fill="FFFFFF"/>
        <w:spacing w:before="360" w:after="360"/>
        <w:ind w:left="720"/>
        <w:jc w:val="both"/>
      </w:pPr>
      <w:r>
        <w:t xml:space="preserve">    resp.render('index');</w:t>
      </w:r>
    </w:p>
    <w:p w:rsidR="00141CD9" w:rsidRDefault="003C0DB1">
      <w:pPr>
        <w:pStyle w:val="normal0"/>
        <w:shd w:val="clear" w:color="auto" w:fill="FFFFFF"/>
        <w:spacing w:before="360" w:after="360"/>
        <w:ind w:left="720"/>
        <w:jc w:val="both"/>
      </w:pPr>
      <w:r>
        <w:t>});</w:t>
      </w:r>
    </w:p>
    <w:p w:rsidR="00141CD9" w:rsidRDefault="00141CD9">
      <w:pPr>
        <w:pStyle w:val="normal0"/>
        <w:shd w:val="clear" w:color="auto" w:fill="FFFFFF"/>
        <w:spacing w:before="360" w:after="360"/>
        <w:ind w:left="720"/>
        <w:jc w:val="both"/>
      </w:pPr>
    </w:p>
    <w:p w:rsidR="00141CD9" w:rsidRDefault="00141CD9">
      <w:pPr>
        <w:pStyle w:val="normal0"/>
        <w:shd w:val="clear" w:color="auto" w:fill="FFFFFF"/>
        <w:spacing w:before="360" w:after="360"/>
        <w:ind w:left="720"/>
        <w:jc w:val="both"/>
      </w:pPr>
    </w:p>
    <w:p w:rsidR="00141CD9" w:rsidRDefault="003C0DB1">
      <w:pPr>
        <w:pStyle w:val="normal0"/>
        <w:shd w:val="clear" w:color="auto" w:fill="FFFFFF"/>
        <w:spacing w:before="360" w:after="360"/>
        <w:ind w:left="720"/>
        <w:jc w:val="both"/>
      </w:pPr>
      <w:r>
        <w:t>app.get('/about',(_,resp)=&gt;{</w:t>
      </w:r>
    </w:p>
    <w:p w:rsidR="00141CD9" w:rsidRDefault="003C0DB1">
      <w:pPr>
        <w:pStyle w:val="normal0"/>
        <w:shd w:val="clear" w:color="auto" w:fill="FFFFFF"/>
        <w:spacing w:before="360" w:after="360"/>
        <w:ind w:left="720"/>
        <w:jc w:val="both"/>
      </w:pPr>
      <w:r>
        <w:t xml:space="preserve">    resp.render('about');</w:t>
      </w:r>
    </w:p>
    <w:p w:rsidR="00141CD9" w:rsidRDefault="003C0DB1">
      <w:pPr>
        <w:pStyle w:val="normal0"/>
        <w:shd w:val="clear" w:color="auto" w:fill="FFFFFF"/>
        <w:spacing w:before="360" w:after="360"/>
        <w:ind w:left="720"/>
        <w:jc w:val="both"/>
      </w:pPr>
      <w:r>
        <w:t>});</w:t>
      </w:r>
    </w:p>
    <w:p w:rsidR="00141CD9" w:rsidRDefault="00141CD9">
      <w:pPr>
        <w:pStyle w:val="normal0"/>
        <w:shd w:val="clear" w:color="auto" w:fill="FFFFFF"/>
        <w:spacing w:before="360" w:after="360"/>
        <w:ind w:left="720"/>
        <w:jc w:val="both"/>
      </w:pPr>
    </w:p>
    <w:p w:rsidR="00141CD9" w:rsidRDefault="003C0DB1">
      <w:pPr>
        <w:pStyle w:val="normal0"/>
        <w:shd w:val="clear" w:color="auto" w:fill="FFFFFF"/>
        <w:spacing w:before="360" w:after="360"/>
        <w:ind w:left="720"/>
        <w:jc w:val="both"/>
      </w:pPr>
      <w:r>
        <w:t>app.get('/service',(_,resp)=&gt;{</w:t>
      </w:r>
    </w:p>
    <w:p w:rsidR="00141CD9" w:rsidRDefault="003C0DB1">
      <w:pPr>
        <w:pStyle w:val="normal0"/>
        <w:shd w:val="clear" w:color="auto" w:fill="FFFFFF"/>
        <w:spacing w:before="360" w:after="360"/>
        <w:ind w:left="720"/>
        <w:jc w:val="both"/>
      </w:pPr>
      <w:r>
        <w:t xml:space="preserve">    resp.render('service');</w:t>
      </w:r>
    </w:p>
    <w:p w:rsidR="00141CD9" w:rsidRDefault="003C0DB1">
      <w:pPr>
        <w:pStyle w:val="normal0"/>
        <w:shd w:val="clear" w:color="auto" w:fill="FFFFFF"/>
        <w:spacing w:before="360" w:after="360"/>
        <w:ind w:left="720"/>
        <w:jc w:val="both"/>
      </w:pPr>
      <w:r>
        <w:lastRenderedPageBreak/>
        <w:t>});</w:t>
      </w:r>
    </w:p>
    <w:p w:rsidR="00141CD9" w:rsidRDefault="00141CD9">
      <w:pPr>
        <w:pStyle w:val="normal0"/>
        <w:shd w:val="clear" w:color="auto" w:fill="FFFFFF"/>
        <w:spacing w:before="360" w:after="360"/>
        <w:ind w:left="720"/>
        <w:jc w:val="both"/>
      </w:pPr>
    </w:p>
    <w:p w:rsidR="00141CD9" w:rsidRDefault="003C0DB1">
      <w:pPr>
        <w:pStyle w:val="normal0"/>
        <w:shd w:val="clear" w:color="auto" w:fill="FFFFFF"/>
        <w:spacing w:before="360" w:after="360"/>
        <w:ind w:left="720"/>
        <w:jc w:val="both"/>
      </w:pPr>
      <w:r>
        <w:t>app.get('/contact',(_,resp)=&gt;{</w:t>
      </w:r>
    </w:p>
    <w:p w:rsidR="00141CD9" w:rsidRDefault="003C0DB1">
      <w:pPr>
        <w:pStyle w:val="normal0"/>
        <w:shd w:val="clear" w:color="auto" w:fill="FFFFFF"/>
        <w:spacing w:before="360" w:after="360"/>
        <w:ind w:left="720"/>
        <w:jc w:val="both"/>
      </w:pPr>
      <w:r>
        <w:t xml:space="preserve">    resp.render('contact');</w:t>
      </w:r>
    </w:p>
    <w:p w:rsidR="00141CD9" w:rsidRDefault="003C0DB1">
      <w:pPr>
        <w:pStyle w:val="normal0"/>
        <w:shd w:val="clear" w:color="auto" w:fill="FFFFFF"/>
        <w:spacing w:before="360" w:after="360"/>
        <w:ind w:left="720"/>
        <w:jc w:val="both"/>
      </w:pPr>
      <w:r>
        <w:t>});</w:t>
      </w:r>
    </w:p>
    <w:p w:rsidR="00141CD9" w:rsidRDefault="00141CD9">
      <w:pPr>
        <w:pStyle w:val="normal0"/>
        <w:shd w:val="clear" w:color="auto" w:fill="FFFFFF"/>
        <w:spacing w:before="360" w:after="360"/>
        <w:ind w:left="720"/>
        <w:jc w:val="both"/>
      </w:pPr>
    </w:p>
    <w:p w:rsidR="00141CD9" w:rsidRDefault="003C0DB1">
      <w:pPr>
        <w:pStyle w:val="normal0"/>
        <w:shd w:val="clear" w:color="auto" w:fill="FFFFFF"/>
        <w:spacing w:before="360" w:after="360"/>
        <w:ind w:left="720"/>
        <w:jc w:val="both"/>
      </w:pPr>
      <w:r>
        <w:t>app.get('*',(_,resp)=&gt;{</w:t>
      </w:r>
    </w:p>
    <w:p w:rsidR="00141CD9" w:rsidRDefault="003C0DB1">
      <w:pPr>
        <w:pStyle w:val="normal0"/>
        <w:shd w:val="clear" w:color="auto" w:fill="FFFFFF"/>
        <w:spacing w:before="360" w:after="360"/>
        <w:ind w:left="720"/>
        <w:jc w:val="both"/>
      </w:pPr>
      <w:r>
        <w:t xml:space="preserve">    resp.render('pnf');</w:t>
      </w:r>
    </w:p>
    <w:p w:rsidR="00141CD9" w:rsidRDefault="003C0DB1">
      <w:pPr>
        <w:pStyle w:val="normal0"/>
        <w:shd w:val="clear" w:color="auto" w:fill="FFFFFF"/>
        <w:spacing w:before="360" w:after="360"/>
        <w:ind w:left="720"/>
        <w:jc w:val="both"/>
      </w:pPr>
      <w:r>
        <w:t>});</w:t>
      </w:r>
    </w:p>
    <w:p w:rsidR="00141CD9" w:rsidRDefault="00141CD9">
      <w:pPr>
        <w:pStyle w:val="normal0"/>
        <w:shd w:val="clear" w:color="auto" w:fill="FFFFFF"/>
        <w:spacing w:before="360" w:after="360"/>
        <w:ind w:left="720"/>
        <w:jc w:val="both"/>
      </w:pPr>
    </w:p>
    <w:p w:rsidR="00141CD9" w:rsidRDefault="003C0DB1">
      <w:pPr>
        <w:pStyle w:val="normal0"/>
        <w:shd w:val="clear" w:color="auto" w:fill="FFFFFF"/>
        <w:spacing w:before="360" w:after="360"/>
        <w:ind w:left="720"/>
        <w:jc w:val="both"/>
      </w:pPr>
      <w:r>
        <w:t>app.listen(3000);</w:t>
      </w:r>
    </w:p>
    <w:p w:rsidR="00141CD9" w:rsidRDefault="00141CD9">
      <w:pPr>
        <w:pStyle w:val="normal0"/>
        <w:shd w:val="clear" w:color="auto" w:fill="FFFFFF"/>
        <w:spacing w:before="360" w:after="360"/>
        <w:ind w:left="720"/>
        <w:jc w:val="both"/>
      </w:pPr>
    </w:p>
    <w:p w:rsidR="00141CD9" w:rsidRDefault="00141CD9">
      <w:pPr>
        <w:pStyle w:val="normal0"/>
        <w:shd w:val="clear" w:color="auto" w:fill="FFFFFF"/>
        <w:spacing w:before="360" w:after="360"/>
        <w:ind w:left="720"/>
        <w:jc w:val="both"/>
        <w:rPr>
          <w:rFonts w:ascii="Courier New" w:eastAsia="Courier New" w:hAnsi="Courier New" w:cs="Courier New"/>
          <w:b/>
          <w:bCs/>
          <w:sz w:val="24"/>
          <w:szCs w:val="24"/>
          <w:highlight w:val="white"/>
        </w:rPr>
      </w:pPr>
    </w:p>
    <w:p w:rsidR="00141CD9" w:rsidRDefault="00141CD9">
      <w:pPr>
        <w:pStyle w:val="normal0"/>
        <w:shd w:val="clear" w:color="auto" w:fill="FFFFFF"/>
        <w:spacing w:before="360" w:after="360"/>
        <w:ind w:left="720"/>
        <w:jc w:val="both"/>
        <w:rPr>
          <w:rFonts w:ascii="Courier New" w:eastAsia="Courier New" w:hAnsi="Courier New" w:cs="Courier New"/>
          <w:b/>
          <w:bCs/>
          <w:sz w:val="24"/>
          <w:szCs w:val="24"/>
          <w:highlight w:val="white"/>
        </w:rPr>
      </w:pPr>
    </w:p>
    <w:p w:rsidR="00141CD9" w:rsidRDefault="003C0DB1">
      <w:pPr>
        <w:pStyle w:val="normal0"/>
        <w:shd w:val="clear" w:color="auto" w:fill="FFFFFF"/>
        <w:spacing w:before="360" w:after="360"/>
        <w:ind w:left="720"/>
        <w:jc w:val="center"/>
        <w:rPr>
          <w:rFonts w:ascii="Courier New" w:eastAsia="Courier New" w:hAnsi="Courier New" w:cs="Courier New"/>
          <w:b/>
          <w:bCs/>
          <w:sz w:val="36"/>
          <w:szCs w:val="36"/>
          <w:highlight w:val="white"/>
        </w:rPr>
      </w:pPr>
      <w:r>
        <w:rPr>
          <w:rFonts w:ascii="Courier New" w:eastAsia="Courier New" w:hAnsi="Courier New" w:cs="Courier New"/>
          <w:b/>
          <w:bCs/>
          <w:sz w:val="40"/>
          <w:szCs w:val="40"/>
          <w:highlight w:val="white"/>
          <w:u w:val="single"/>
        </w:rPr>
        <w:t>Node js Middleware</w:t>
      </w:r>
      <w:r>
        <w:rPr>
          <w:rFonts w:ascii="Courier New" w:eastAsia="Courier New" w:hAnsi="Courier New" w:cs="Courier New"/>
          <w:b/>
          <w:bCs/>
          <w:sz w:val="36"/>
          <w:szCs w:val="36"/>
          <w:highlight w:val="white"/>
        </w:rPr>
        <w:t xml:space="preserve"> (</w:t>
      </w:r>
      <w:r>
        <w:rPr>
          <w:b/>
          <w:bCs/>
          <w:sz w:val="32"/>
          <w:szCs w:val="32"/>
        </w:rPr>
        <w:t>next</w:t>
      </w:r>
      <w:r>
        <w:rPr>
          <w:rFonts w:ascii="Courier New" w:eastAsia="Courier New" w:hAnsi="Courier New" w:cs="Courier New"/>
          <w:b/>
          <w:bCs/>
          <w:sz w:val="36"/>
          <w:szCs w:val="36"/>
          <w:highlight w:val="white"/>
        </w:rPr>
        <w:t>)</w:t>
      </w:r>
    </w:p>
    <w:p w:rsidR="00141CD9" w:rsidRDefault="003C0DB1">
      <w:pPr>
        <w:pStyle w:val="normal0"/>
      </w:pPr>
      <w:r>
        <w:rPr>
          <w:b/>
          <w:bCs/>
        </w:rPr>
        <w:t>const reqFilter=</w:t>
      </w:r>
      <w:r>
        <w:t>(req,res,next)=&gt;{</w:t>
      </w:r>
    </w:p>
    <w:p w:rsidR="00141CD9" w:rsidRDefault="003C0DB1">
      <w:pPr>
        <w:pStyle w:val="normal0"/>
      </w:pPr>
      <w:r>
        <w:tab/>
      </w:r>
    </w:p>
    <w:p w:rsidR="00141CD9" w:rsidRDefault="003C0DB1">
      <w:pPr>
        <w:pStyle w:val="normal0"/>
        <w:ind w:firstLine="720"/>
      </w:pPr>
      <w:r>
        <w:t>//console.log(‘reqFilter’)</w:t>
      </w:r>
    </w:p>
    <w:p w:rsidR="00141CD9" w:rsidRDefault="003C0DB1">
      <w:pPr>
        <w:pStyle w:val="normal0"/>
      </w:pPr>
      <w:r>
        <w:tab/>
        <w:t>next();</w:t>
      </w:r>
    </w:p>
    <w:p w:rsidR="00141CD9" w:rsidRDefault="003C0DB1">
      <w:pPr>
        <w:pStyle w:val="normal0"/>
      </w:pPr>
      <w:r>
        <w:t>}</w:t>
      </w:r>
    </w:p>
    <w:p w:rsidR="00141CD9" w:rsidRDefault="00141CD9">
      <w:pPr>
        <w:pStyle w:val="normal0"/>
      </w:pPr>
    </w:p>
    <w:p w:rsidR="00141CD9" w:rsidRDefault="003C0DB1">
      <w:pPr>
        <w:pStyle w:val="normal0"/>
        <w:rPr>
          <w:b/>
          <w:bCs/>
        </w:rPr>
      </w:pPr>
      <w:r>
        <w:rPr>
          <w:b/>
          <w:bCs/>
        </w:rPr>
        <w:t>app.use(reqFilter)</w:t>
      </w:r>
    </w:p>
    <w:p w:rsidR="00141CD9" w:rsidRDefault="00141CD9">
      <w:pPr>
        <w:pStyle w:val="normal0"/>
      </w:pPr>
    </w:p>
    <w:p w:rsidR="00141CD9" w:rsidRDefault="003C0DB1">
      <w:pPr>
        <w:pStyle w:val="normal0"/>
        <w:shd w:val="clear" w:color="auto" w:fill="FFFFFF"/>
        <w:spacing w:before="240" w:after="240"/>
        <w:jc w:val="both"/>
        <w:rPr>
          <w:rFonts w:ascii="Roboto" w:eastAsia="Roboto" w:hAnsi="Roboto" w:cs="Roboto"/>
          <w:color w:val="333333"/>
          <w:highlight w:val="white"/>
        </w:rPr>
      </w:pPr>
      <w:r>
        <w:rPr>
          <w:rFonts w:ascii="Roboto" w:eastAsia="Roboto" w:hAnsi="Roboto" w:cs="Roboto"/>
          <w:color w:val="333333"/>
          <w:highlight w:val="white"/>
        </w:rPr>
        <w:lastRenderedPageBreak/>
        <w:t xml:space="preserve">Express.js Middleware are </w:t>
      </w:r>
      <w:r>
        <w:rPr>
          <w:rFonts w:ascii="Roboto" w:eastAsia="Roboto" w:hAnsi="Roboto" w:cs="Roboto"/>
          <w:b/>
          <w:bCs/>
          <w:color w:val="333333"/>
          <w:highlight w:val="white"/>
        </w:rPr>
        <w:t>different types of functions that are invoked by the Express.js routing layer before the final request handler</w:t>
      </w:r>
      <w:r>
        <w:rPr>
          <w:rFonts w:ascii="Roboto" w:eastAsia="Roboto" w:hAnsi="Roboto" w:cs="Roboto"/>
          <w:color w:val="333333"/>
          <w:highlight w:val="white"/>
        </w:rPr>
        <w:t>. As the name s</w:t>
      </w:r>
      <w:r>
        <w:rPr>
          <w:rFonts w:ascii="Roboto" w:eastAsia="Roboto" w:hAnsi="Roboto" w:cs="Roboto"/>
          <w:b/>
          <w:bCs/>
          <w:color w:val="333333"/>
          <w:highlight w:val="white"/>
        </w:rPr>
        <w:t xml:space="preserve">pecified, Middleware appears in the </w:t>
      </w:r>
      <w:r>
        <w:rPr>
          <w:rFonts w:ascii="Roboto" w:eastAsia="Roboto" w:hAnsi="Roboto" w:cs="Roboto"/>
          <w:color w:val="333333"/>
          <w:highlight w:val="white"/>
        </w:rPr>
        <w:t>middle between an initial request and the final intended route. In stack, middleware functions are always invoked in the order in which they are added.</w:t>
      </w:r>
    </w:p>
    <w:p w:rsidR="00141CD9" w:rsidRDefault="003C0DB1">
      <w:pPr>
        <w:pStyle w:val="normal0"/>
        <w:shd w:val="clear" w:color="auto" w:fill="FFFFFF"/>
        <w:spacing w:before="240" w:after="240"/>
        <w:jc w:val="both"/>
        <w:rPr>
          <w:rFonts w:ascii="Roboto" w:eastAsia="Roboto" w:hAnsi="Roboto" w:cs="Roboto"/>
          <w:color w:val="333333"/>
          <w:highlight w:val="white"/>
        </w:rPr>
      </w:pPr>
      <w:r>
        <w:rPr>
          <w:rFonts w:ascii="Roboto" w:eastAsia="Roboto" w:hAnsi="Roboto" w:cs="Roboto"/>
          <w:color w:val="333333"/>
          <w:highlight w:val="white"/>
        </w:rPr>
        <w:t>Middleware is commonly used to perform tasks like body parsing for URL-encoded or JSON requests, cookie parsing for basic cookie handling, or even building JavaScript modules on the fly.</w:t>
      </w:r>
    </w:p>
    <w:p w:rsidR="00141CD9" w:rsidRDefault="003C0DB1">
      <w:pPr>
        <w:pStyle w:val="Heading2"/>
        <w:keepNext w:val="0"/>
        <w:keepLines w:val="0"/>
        <w:shd w:val="clear" w:color="auto" w:fill="FFFFFF"/>
        <w:spacing w:after="80" w:line="312" w:lineRule="auto"/>
        <w:jc w:val="both"/>
        <w:rPr>
          <w:color w:val="610B38"/>
          <w:sz w:val="22"/>
          <w:szCs w:val="22"/>
          <w:highlight w:val="white"/>
        </w:rPr>
      </w:pPr>
      <w:bookmarkStart w:id="106" w:name="_bpzzfa3vfrco" w:colFirst="0" w:colLast="0"/>
      <w:bookmarkEnd w:id="106"/>
      <w:r>
        <w:rPr>
          <w:color w:val="610B38"/>
          <w:sz w:val="22"/>
          <w:szCs w:val="22"/>
          <w:highlight w:val="white"/>
        </w:rPr>
        <w:t>What is a Middleware function</w:t>
      </w:r>
    </w:p>
    <w:p w:rsidR="00141CD9" w:rsidRDefault="003C0DB1">
      <w:pPr>
        <w:pStyle w:val="normal0"/>
        <w:shd w:val="clear" w:color="auto" w:fill="FFFFFF"/>
        <w:spacing w:before="240" w:after="240"/>
        <w:jc w:val="both"/>
        <w:rPr>
          <w:rFonts w:ascii="Roboto" w:eastAsia="Roboto" w:hAnsi="Roboto" w:cs="Roboto"/>
          <w:color w:val="333333"/>
          <w:highlight w:val="white"/>
        </w:rPr>
      </w:pPr>
      <w:r>
        <w:rPr>
          <w:rFonts w:ascii="Roboto" w:eastAsia="Roboto" w:hAnsi="Roboto" w:cs="Roboto"/>
          <w:color w:val="333333"/>
          <w:highlight w:val="white"/>
        </w:rPr>
        <w:t>Middleware functions are the functions that access the request and response object (req, res) in request-response cycle.</w:t>
      </w:r>
    </w:p>
    <w:p w:rsidR="00141CD9" w:rsidRDefault="003C0DB1">
      <w:pPr>
        <w:pStyle w:val="normal0"/>
        <w:numPr>
          <w:ilvl w:val="0"/>
          <w:numId w:val="4"/>
        </w:numPr>
        <w:pBdr>
          <w:top w:val="none" w:sz="0" w:space="2" w:color="auto"/>
          <w:bottom w:val="none" w:sz="0" w:space="2" w:color="auto"/>
          <w:right w:val="none" w:sz="0" w:space="2" w:color="auto"/>
          <w:between w:val="none" w:sz="0" w:space="2" w:color="auto"/>
        </w:pBdr>
        <w:shd w:val="clear" w:color="auto" w:fill="FFFFFF"/>
        <w:spacing w:before="300" w:line="375" w:lineRule="auto"/>
        <w:rPr>
          <w:color w:val="000000"/>
          <w:highlight w:val="white"/>
        </w:rPr>
      </w:pPr>
      <w:r>
        <w:rPr>
          <w:rFonts w:ascii="Roboto" w:eastAsia="Roboto" w:hAnsi="Roboto" w:cs="Roboto"/>
          <w:sz w:val="24"/>
          <w:szCs w:val="24"/>
          <w:highlight w:val="white"/>
        </w:rPr>
        <w:t>It can execute any code.</w:t>
      </w:r>
    </w:p>
    <w:p w:rsidR="00141CD9" w:rsidRDefault="003C0DB1">
      <w:pPr>
        <w:pStyle w:val="normal0"/>
        <w:numPr>
          <w:ilvl w:val="0"/>
          <w:numId w:val="4"/>
        </w:numPr>
        <w:pBdr>
          <w:top w:val="none" w:sz="0" w:space="2" w:color="auto"/>
          <w:bottom w:val="none" w:sz="0" w:space="2" w:color="auto"/>
          <w:right w:val="none" w:sz="0" w:space="2" w:color="auto"/>
          <w:between w:val="none" w:sz="0" w:space="2" w:color="auto"/>
        </w:pBdr>
        <w:shd w:val="clear" w:color="auto" w:fill="FFFFFF"/>
        <w:spacing w:line="375" w:lineRule="auto"/>
        <w:rPr>
          <w:color w:val="000000"/>
          <w:highlight w:val="white"/>
        </w:rPr>
      </w:pPr>
      <w:r>
        <w:rPr>
          <w:rFonts w:ascii="Roboto" w:eastAsia="Roboto" w:hAnsi="Roboto" w:cs="Roboto"/>
          <w:sz w:val="24"/>
          <w:szCs w:val="24"/>
          <w:highlight w:val="white"/>
        </w:rPr>
        <w:t>It can make changes to the request and the response objects.</w:t>
      </w:r>
    </w:p>
    <w:p w:rsidR="00141CD9" w:rsidRDefault="003C0DB1">
      <w:pPr>
        <w:pStyle w:val="normal0"/>
        <w:numPr>
          <w:ilvl w:val="0"/>
          <w:numId w:val="4"/>
        </w:numPr>
        <w:pBdr>
          <w:top w:val="none" w:sz="0" w:space="2" w:color="auto"/>
          <w:bottom w:val="none" w:sz="0" w:space="2" w:color="auto"/>
          <w:right w:val="none" w:sz="0" w:space="2" w:color="auto"/>
          <w:between w:val="none" w:sz="0" w:space="2" w:color="auto"/>
        </w:pBdr>
        <w:shd w:val="clear" w:color="auto" w:fill="FFFFFF"/>
        <w:spacing w:line="375" w:lineRule="auto"/>
        <w:rPr>
          <w:color w:val="000000"/>
          <w:highlight w:val="white"/>
        </w:rPr>
      </w:pPr>
      <w:r>
        <w:rPr>
          <w:rFonts w:ascii="Roboto" w:eastAsia="Roboto" w:hAnsi="Roboto" w:cs="Roboto"/>
          <w:sz w:val="24"/>
          <w:szCs w:val="24"/>
          <w:highlight w:val="white"/>
        </w:rPr>
        <w:t>It can end the request-response cycle.</w:t>
      </w:r>
    </w:p>
    <w:p w:rsidR="00141CD9" w:rsidRDefault="003C0DB1">
      <w:pPr>
        <w:pStyle w:val="normal0"/>
        <w:numPr>
          <w:ilvl w:val="0"/>
          <w:numId w:val="4"/>
        </w:numPr>
        <w:pBdr>
          <w:top w:val="none" w:sz="0" w:space="2" w:color="auto"/>
          <w:bottom w:val="none" w:sz="0" w:space="2" w:color="auto"/>
          <w:right w:val="none" w:sz="0" w:space="2" w:color="auto"/>
          <w:between w:val="none" w:sz="0" w:space="2" w:color="auto"/>
        </w:pBdr>
        <w:shd w:val="clear" w:color="auto" w:fill="FFFFFF"/>
        <w:spacing w:after="240" w:line="375" w:lineRule="auto"/>
        <w:rPr>
          <w:color w:val="000000"/>
          <w:highlight w:val="white"/>
        </w:rPr>
      </w:pPr>
      <w:r>
        <w:rPr>
          <w:rFonts w:ascii="Roboto" w:eastAsia="Roboto" w:hAnsi="Roboto" w:cs="Roboto"/>
          <w:sz w:val="24"/>
          <w:szCs w:val="24"/>
          <w:highlight w:val="white"/>
        </w:rPr>
        <w:t>It can call the next middleware function in the stac</w:t>
      </w:r>
    </w:p>
    <w:p w:rsidR="00141CD9" w:rsidRDefault="003C0DB1">
      <w:pPr>
        <w:pStyle w:val="Heading2"/>
        <w:keepNext w:val="0"/>
        <w:keepLines w:val="0"/>
        <w:shd w:val="clear" w:color="auto" w:fill="FFFFFF"/>
        <w:spacing w:after="80" w:line="312" w:lineRule="auto"/>
        <w:jc w:val="both"/>
        <w:rPr>
          <w:color w:val="610B38"/>
          <w:sz w:val="38"/>
          <w:szCs w:val="38"/>
          <w:highlight w:val="white"/>
        </w:rPr>
      </w:pPr>
      <w:bookmarkStart w:id="107" w:name="_ifmyot4sls8e" w:colFirst="0" w:colLast="0"/>
      <w:bookmarkEnd w:id="107"/>
      <w:r>
        <w:rPr>
          <w:color w:val="610B38"/>
          <w:sz w:val="38"/>
          <w:szCs w:val="38"/>
          <w:highlight w:val="white"/>
        </w:rPr>
        <w:t>Express.js Middleware</w:t>
      </w:r>
    </w:p>
    <w:p w:rsidR="00141CD9" w:rsidRDefault="003C0DB1">
      <w:pPr>
        <w:pStyle w:val="normal0"/>
        <w:shd w:val="clear" w:color="auto" w:fill="FFFFFF"/>
        <w:spacing w:before="240" w:after="240"/>
        <w:jc w:val="both"/>
        <w:rPr>
          <w:rFonts w:ascii="Roboto" w:eastAsia="Roboto" w:hAnsi="Roboto" w:cs="Roboto"/>
          <w:color w:val="333333"/>
          <w:sz w:val="24"/>
          <w:szCs w:val="24"/>
          <w:highlight w:val="white"/>
        </w:rPr>
      </w:pPr>
      <w:r>
        <w:rPr>
          <w:rFonts w:ascii="Roboto" w:eastAsia="Roboto" w:hAnsi="Roboto" w:cs="Roboto"/>
          <w:color w:val="333333"/>
          <w:sz w:val="24"/>
          <w:szCs w:val="24"/>
          <w:highlight w:val="white"/>
        </w:rPr>
        <w:t>Following is a list of possibly used middleware in Express.js app:</w:t>
      </w:r>
    </w:p>
    <w:p w:rsidR="00141CD9" w:rsidRDefault="003C0DB1">
      <w:pPr>
        <w:pStyle w:val="normal0"/>
        <w:numPr>
          <w:ilvl w:val="0"/>
          <w:numId w:val="33"/>
        </w:numPr>
        <w:pBdr>
          <w:top w:val="none" w:sz="0" w:space="2" w:color="auto"/>
          <w:bottom w:val="none" w:sz="0" w:space="2" w:color="auto"/>
          <w:right w:val="none" w:sz="0" w:space="2" w:color="auto"/>
          <w:between w:val="none" w:sz="0" w:space="2" w:color="auto"/>
        </w:pBdr>
        <w:shd w:val="clear" w:color="auto" w:fill="FFFFFF"/>
        <w:spacing w:before="300" w:line="375" w:lineRule="auto"/>
        <w:rPr>
          <w:color w:val="000000"/>
          <w:highlight w:val="white"/>
        </w:rPr>
      </w:pPr>
      <w:r>
        <w:rPr>
          <w:rFonts w:ascii="Roboto" w:eastAsia="Roboto" w:hAnsi="Roboto" w:cs="Roboto"/>
          <w:sz w:val="24"/>
          <w:szCs w:val="24"/>
          <w:highlight w:val="white"/>
        </w:rPr>
        <w:t>Application-level middleware</w:t>
      </w:r>
    </w:p>
    <w:p w:rsidR="00141CD9" w:rsidRDefault="003C0DB1">
      <w:pPr>
        <w:pStyle w:val="normal0"/>
        <w:numPr>
          <w:ilvl w:val="0"/>
          <w:numId w:val="33"/>
        </w:numPr>
        <w:pBdr>
          <w:top w:val="none" w:sz="0" w:space="2" w:color="auto"/>
          <w:bottom w:val="none" w:sz="0" w:space="2" w:color="auto"/>
          <w:right w:val="none" w:sz="0" w:space="2" w:color="auto"/>
          <w:between w:val="none" w:sz="0" w:space="2" w:color="auto"/>
        </w:pBdr>
        <w:shd w:val="clear" w:color="auto" w:fill="FFFFFF"/>
        <w:spacing w:line="375" w:lineRule="auto"/>
        <w:rPr>
          <w:color w:val="000000"/>
          <w:highlight w:val="white"/>
        </w:rPr>
      </w:pPr>
      <w:r>
        <w:rPr>
          <w:rFonts w:ascii="Roboto" w:eastAsia="Roboto" w:hAnsi="Roboto" w:cs="Roboto"/>
          <w:sz w:val="24"/>
          <w:szCs w:val="24"/>
          <w:highlight w:val="white"/>
        </w:rPr>
        <w:t>Router-level middleware</w:t>
      </w:r>
    </w:p>
    <w:p w:rsidR="00141CD9" w:rsidRDefault="003C0DB1">
      <w:pPr>
        <w:pStyle w:val="normal0"/>
        <w:numPr>
          <w:ilvl w:val="0"/>
          <w:numId w:val="33"/>
        </w:numPr>
        <w:pBdr>
          <w:top w:val="none" w:sz="0" w:space="2" w:color="auto"/>
          <w:bottom w:val="none" w:sz="0" w:space="2" w:color="auto"/>
          <w:right w:val="none" w:sz="0" w:space="2" w:color="auto"/>
          <w:between w:val="none" w:sz="0" w:space="2" w:color="auto"/>
        </w:pBdr>
        <w:shd w:val="clear" w:color="auto" w:fill="FFFFFF"/>
        <w:spacing w:line="375" w:lineRule="auto"/>
        <w:rPr>
          <w:color w:val="000000"/>
          <w:highlight w:val="white"/>
        </w:rPr>
      </w:pPr>
      <w:r>
        <w:rPr>
          <w:rFonts w:ascii="Roboto" w:eastAsia="Roboto" w:hAnsi="Roboto" w:cs="Roboto"/>
          <w:sz w:val="24"/>
          <w:szCs w:val="24"/>
          <w:highlight w:val="white"/>
        </w:rPr>
        <w:t>Error-handling middleware</w:t>
      </w:r>
    </w:p>
    <w:p w:rsidR="00141CD9" w:rsidRDefault="003C0DB1">
      <w:pPr>
        <w:pStyle w:val="normal0"/>
        <w:numPr>
          <w:ilvl w:val="0"/>
          <w:numId w:val="33"/>
        </w:numPr>
        <w:pBdr>
          <w:top w:val="none" w:sz="0" w:space="2" w:color="auto"/>
          <w:bottom w:val="none" w:sz="0" w:space="2" w:color="auto"/>
          <w:right w:val="none" w:sz="0" w:space="2" w:color="auto"/>
          <w:between w:val="none" w:sz="0" w:space="2" w:color="auto"/>
        </w:pBdr>
        <w:shd w:val="clear" w:color="auto" w:fill="FFFFFF"/>
        <w:spacing w:line="375" w:lineRule="auto"/>
        <w:rPr>
          <w:color w:val="000000"/>
          <w:highlight w:val="white"/>
        </w:rPr>
      </w:pPr>
      <w:r>
        <w:rPr>
          <w:rFonts w:ascii="Roboto" w:eastAsia="Roboto" w:hAnsi="Roboto" w:cs="Roboto"/>
          <w:sz w:val="24"/>
          <w:szCs w:val="24"/>
          <w:highlight w:val="white"/>
        </w:rPr>
        <w:t>Built-in middleware</w:t>
      </w:r>
    </w:p>
    <w:p w:rsidR="00141CD9" w:rsidRDefault="003C0DB1">
      <w:pPr>
        <w:pStyle w:val="normal0"/>
        <w:numPr>
          <w:ilvl w:val="0"/>
          <w:numId w:val="33"/>
        </w:numPr>
        <w:pBdr>
          <w:top w:val="none" w:sz="0" w:space="2" w:color="auto"/>
          <w:bottom w:val="none" w:sz="0" w:space="2" w:color="auto"/>
          <w:right w:val="none" w:sz="0" w:space="2" w:color="auto"/>
          <w:between w:val="none" w:sz="0" w:space="2" w:color="auto"/>
        </w:pBdr>
        <w:shd w:val="clear" w:color="auto" w:fill="FFFFFF"/>
        <w:spacing w:after="240" w:line="375" w:lineRule="auto"/>
        <w:rPr>
          <w:color w:val="000000"/>
          <w:highlight w:val="white"/>
        </w:rPr>
      </w:pPr>
      <w:r>
        <w:rPr>
          <w:rFonts w:ascii="Roboto" w:eastAsia="Roboto" w:hAnsi="Roboto" w:cs="Roboto"/>
          <w:sz w:val="24"/>
          <w:szCs w:val="24"/>
          <w:highlight w:val="white"/>
        </w:rPr>
        <w:t>Third-party middleware</w:t>
      </w:r>
    </w:p>
    <w:p w:rsidR="00141CD9" w:rsidRDefault="00141CD9">
      <w:pPr>
        <w:pStyle w:val="normal0"/>
        <w:shd w:val="clear" w:color="auto" w:fill="FFFFFF"/>
        <w:spacing w:before="240" w:after="240"/>
        <w:jc w:val="both"/>
        <w:rPr>
          <w:rFonts w:ascii="Roboto" w:eastAsia="Roboto" w:hAnsi="Roboto" w:cs="Roboto"/>
          <w:color w:val="333333"/>
          <w:highlight w:val="white"/>
        </w:rPr>
      </w:pPr>
    </w:p>
    <w:p w:rsidR="00141CD9" w:rsidRDefault="003C0DB1">
      <w:pPr>
        <w:pStyle w:val="normal0"/>
        <w:numPr>
          <w:ilvl w:val="0"/>
          <w:numId w:val="33"/>
        </w:numPr>
        <w:pBdr>
          <w:top w:val="none" w:sz="0" w:space="2" w:color="auto"/>
          <w:bottom w:val="none" w:sz="0" w:space="2" w:color="auto"/>
          <w:right w:val="none" w:sz="0" w:space="2" w:color="auto"/>
          <w:between w:val="none" w:sz="0" w:space="2" w:color="auto"/>
        </w:pBdr>
        <w:shd w:val="clear" w:color="auto" w:fill="FFFFFF"/>
        <w:spacing w:before="300" w:after="240" w:line="375" w:lineRule="auto"/>
        <w:rPr>
          <w:b/>
          <w:bCs/>
          <w:color w:val="000000"/>
          <w:sz w:val="34"/>
          <w:szCs w:val="34"/>
          <w:highlight w:val="white"/>
        </w:rPr>
      </w:pPr>
      <w:r>
        <w:rPr>
          <w:rFonts w:ascii="Roboto" w:eastAsia="Roboto" w:hAnsi="Roboto" w:cs="Roboto"/>
          <w:b/>
          <w:bCs/>
          <w:sz w:val="34"/>
          <w:szCs w:val="34"/>
          <w:highlight w:val="white"/>
        </w:rPr>
        <w:t xml:space="preserve">Application-level middleware   // work on all routes </w:t>
      </w:r>
    </w:p>
    <w:p w:rsidR="00141CD9" w:rsidRDefault="003C0DB1">
      <w:pPr>
        <w:pStyle w:val="normal0"/>
        <w:shd w:val="clear" w:color="auto" w:fill="FFFFFF"/>
        <w:spacing w:before="240" w:after="240"/>
        <w:jc w:val="both"/>
        <w:rPr>
          <w:rFonts w:ascii="Roboto" w:eastAsia="Roboto" w:hAnsi="Roboto" w:cs="Roboto"/>
          <w:color w:val="333333"/>
          <w:highlight w:val="white"/>
        </w:rPr>
      </w:pPr>
      <w:r>
        <w:rPr>
          <w:rFonts w:ascii="Roboto" w:eastAsia="Roboto" w:hAnsi="Roboto" w:cs="Roboto"/>
          <w:color w:val="333333"/>
          <w:highlight w:val="white"/>
        </w:rPr>
        <w:t>/*</w:t>
      </w:r>
    </w:p>
    <w:p w:rsidR="00141CD9" w:rsidRDefault="003C0DB1">
      <w:pPr>
        <w:pStyle w:val="normal0"/>
        <w:rPr>
          <w:b/>
          <w:bCs/>
        </w:rPr>
      </w:pPr>
      <w:r>
        <w:rPr>
          <w:b/>
          <w:bCs/>
        </w:rPr>
        <w:lastRenderedPageBreak/>
        <w:t>// Syntext</w:t>
      </w:r>
    </w:p>
    <w:p w:rsidR="00141CD9" w:rsidRDefault="00141CD9">
      <w:pPr>
        <w:pStyle w:val="normal0"/>
      </w:pPr>
    </w:p>
    <w:p w:rsidR="00141CD9" w:rsidRDefault="003C0DB1">
      <w:pPr>
        <w:pStyle w:val="normal0"/>
      </w:pPr>
      <w:r>
        <w:t>const reqFilter = (req, resp, next) =&gt; {</w:t>
      </w:r>
    </w:p>
    <w:p w:rsidR="00141CD9" w:rsidRDefault="003C0DB1">
      <w:pPr>
        <w:pStyle w:val="normal0"/>
        <w:ind w:firstLine="720"/>
      </w:pPr>
      <w:r>
        <w:t xml:space="preserve"> next() // must for request</w:t>
      </w:r>
    </w:p>
    <w:p w:rsidR="00141CD9" w:rsidRDefault="003C0DB1">
      <w:pPr>
        <w:pStyle w:val="normal0"/>
        <w:ind w:firstLine="720"/>
        <w:rPr>
          <w:rFonts w:ascii="Roboto" w:eastAsia="Roboto" w:hAnsi="Roboto" w:cs="Roboto"/>
          <w:color w:val="333333"/>
          <w:highlight w:val="white"/>
        </w:rPr>
      </w:pPr>
      <w:r>
        <w:t>}</w:t>
      </w:r>
    </w:p>
    <w:p w:rsidR="00141CD9" w:rsidRDefault="00141CD9">
      <w:pPr>
        <w:pStyle w:val="normal0"/>
        <w:shd w:val="clear" w:color="auto" w:fill="FFFFFF"/>
        <w:spacing w:before="240" w:after="240"/>
        <w:jc w:val="both"/>
        <w:rPr>
          <w:rFonts w:ascii="Roboto" w:eastAsia="Roboto" w:hAnsi="Roboto" w:cs="Roboto"/>
          <w:color w:val="333333"/>
          <w:highlight w:val="white"/>
        </w:rPr>
      </w:pPr>
    </w:p>
    <w:p w:rsidR="00141CD9" w:rsidRDefault="00141CD9">
      <w:pPr>
        <w:pStyle w:val="normal0"/>
        <w:shd w:val="clear" w:color="auto" w:fill="FFFFFF"/>
        <w:spacing w:before="240" w:after="240"/>
        <w:jc w:val="both"/>
        <w:rPr>
          <w:rFonts w:ascii="Roboto" w:eastAsia="Roboto" w:hAnsi="Roboto" w:cs="Roboto"/>
          <w:b/>
          <w:bCs/>
          <w:color w:val="333333"/>
          <w:highlight w:val="white"/>
        </w:rPr>
      </w:pPr>
    </w:p>
    <w:p w:rsidR="00141CD9" w:rsidRDefault="00141CD9">
      <w:pPr>
        <w:pStyle w:val="normal0"/>
        <w:shd w:val="clear" w:color="auto" w:fill="FFFFFF"/>
        <w:spacing w:before="240" w:after="240"/>
        <w:jc w:val="both"/>
        <w:rPr>
          <w:rFonts w:ascii="Roboto" w:eastAsia="Roboto" w:hAnsi="Roboto" w:cs="Roboto"/>
          <w:b/>
          <w:bCs/>
          <w:color w:val="333333"/>
          <w:highlight w:val="white"/>
        </w:rPr>
      </w:pPr>
    </w:p>
    <w:p w:rsidR="00141CD9" w:rsidRDefault="00141CD9">
      <w:pPr>
        <w:pStyle w:val="normal0"/>
        <w:shd w:val="clear" w:color="auto" w:fill="FFFFFF"/>
        <w:spacing w:before="240" w:after="240"/>
        <w:jc w:val="both"/>
        <w:rPr>
          <w:rFonts w:ascii="Roboto" w:eastAsia="Roboto" w:hAnsi="Roboto" w:cs="Roboto"/>
          <w:b/>
          <w:bCs/>
          <w:color w:val="333333"/>
          <w:highlight w:val="white"/>
        </w:rPr>
      </w:pPr>
    </w:p>
    <w:p w:rsidR="00141CD9" w:rsidRDefault="00141CD9">
      <w:pPr>
        <w:pStyle w:val="normal0"/>
        <w:shd w:val="clear" w:color="auto" w:fill="FFFFFF"/>
        <w:spacing w:before="240" w:after="240"/>
        <w:jc w:val="both"/>
        <w:rPr>
          <w:rFonts w:ascii="Roboto" w:eastAsia="Roboto" w:hAnsi="Roboto" w:cs="Roboto"/>
          <w:b/>
          <w:bCs/>
          <w:color w:val="333333"/>
          <w:highlight w:val="white"/>
        </w:rPr>
      </w:pPr>
    </w:p>
    <w:p w:rsidR="00141CD9" w:rsidRDefault="003C0DB1">
      <w:pPr>
        <w:pStyle w:val="normal0"/>
        <w:shd w:val="clear" w:color="auto" w:fill="FFFFFF"/>
        <w:spacing w:before="240" w:after="240"/>
        <w:jc w:val="both"/>
        <w:rPr>
          <w:rFonts w:ascii="Roboto" w:eastAsia="Roboto" w:hAnsi="Roboto" w:cs="Roboto"/>
          <w:b/>
          <w:bCs/>
          <w:color w:val="333333"/>
          <w:highlight w:val="white"/>
        </w:rPr>
      </w:pPr>
      <w:r>
        <w:rPr>
          <w:rFonts w:ascii="Roboto" w:eastAsia="Roboto" w:hAnsi="Roboto" w:cs="Roboto"/>
          <w:b/>
          <w:bCs/>
          <w:color w:val="333333"/>
          <w:highlight w:val="white"/>
        </w:rPr>
        <w:t xml:space="preserve">Example Index.js </w:t>
      </w:r>
    </w:p>
    <w:p w:rsidR="00141CD9" w:rsidRDefault="00141CD9">
      <w:pPr>
        <w:pStyle w:val="normal0"/>
        <w:shd w:val="clear" w:color="auto" w:fill="FFFFFF"/>
        <w:spacing w:before="240" w:after="240"/>
        <w:jc w:val="both"/>
        <w:rPr>
          <w:rFonts w:ascii="Roboto" w:eastAsia="Roboto" w:hAnsi="Roboto" w:cs="Roboto"/>
          <w:color w:val="333333"/>
          <w:highlight w:val="white"/>
        </w:rPr>
      </w:pPr>
    </w:p>
    <w:p w:rsidR="00141CD9" w:rsidRDefault="003C0DB1">
      <w:pPr>
        <w:pStyle w:val="normal0"/>
      </w:pPr>
      <w:r>
        <w:t>const express = require('express');</w:t>
      </w:r>
    </w:p>
    <w:p w:rsidR="00141CD9" w:rsidRDefault="003C0DB1">
      <w:pPr>
        <w:pStyle w:val="normal0"/>
      </w:pPr>
      <w:r>
        <w:t>const app = express();</w:t>
      </w:r>
    </w:p>
    <w:p w:rsidR="00141CD9" w:rsidRDefault="00141CD9">
      <w:pPr>
        <w:pStyle w:val="normal0"/>
      </w:pPr>
    </w:p>
    <w:p w:rsidR="00141CD9" w:rsidRDefault="003C0DB1">
      <w:pPr>
        <w:pStyle w:val="normal0"/>
      </w:pPr>
      <w:r>
        <w:t>app.set('view engine','ejs');</w:t>
      </w:r>
    </w:p>
    <w:p w:rsidR="00141CD9" w:rsidRDefault="00141CD9">
      <w:pPr>
        <w:pStyle w:val="normal0"/>
      </w:pPr>
    </w:p>
    <w:p w:rsidR="00141CD9" w:rsidRDefault="003C0DB1">
      <w:pPr>
        <w:pStyle w:val="normal0"/>
      </w:pPr>
      <w:r>
        <w:t>const reqFilter = (req, resp, next) =&gt; {</w:t>
      </w:r>
    </w:p>
    <w:p w:rsidR="00141CD9" w:rsidRDefault="003C0DB1">
      <w:pPr>
        <w:pStyle w:val="normal0"/>
      </w:pPr>
      <w:r>
        <w:t xml:space="preserve">    if (!req.query.age) {</w:t>
      </w:r>
    </w:p>
    <w:p w:rsidR="00141CD9" w:rsidRDefault="003C0DB1">
      <w:pPr>
        <w:pStyle w:val="normal0"/>
      </w:pPr>
      <w:r>
        <w:t xml:space="preserve">        resp.send("Please provide your age")</w:t>
      </w:r>
    </w:p>
    <w:p w:rsidR="00141CD9" w:rsidRDefault="003C0DB1">
      <w:pPr>
        <w:pStyle w:val="normal0"/>
      </w:pPr>
      <w:r>
        <w:t xml:space="preserve">    }</w:t>
      </w:r>
    </w:p>
    <w:p w:rsidR="00141CD9" w:rsidRDefault="003C0DB1">
      <w:pPr>
        <w:pStyle w:val="normal0"/>
      </w:pPr>
      <w:r>
        <w:t xml:space="preserve">    else if (req.query.age&lt;18) {</w:t>
      </w:r>
    </w:p>
    <w:p w:rsidR="00141CD9" w:rsidRDefault="003C0DB1">
      <w:pPr>
        <w:pStyle w:val="normal0"/>
      </w:pPr>
      <w:r>
        <w:t xml:space="preserve">        resp.send("You are under aged")</w:t>
      </w:r>
    </w:p>
    <w:p w:rsidR="00141CD9" w:rsidRDefault="003C0DB1">
      <w:pPr>
        <w:pStyle w:val="normal0"/>
      </w:pPr>
      <w:r>
        <w:t xml:space="preserve">    }</w:t>
      </w:r>
    </w:p>
    <w:p w:rsidR="00141CD9" w:rsidRDefault="003C0DB1">
      <w:pPr>
        <w:pStyle w:val="normal0"/>
      </w:pPr>
      <w:r>
        <w:t xml:space="preserve">    else {</w:t>
      </w:r>
    </w:p>
    <w:p w:rsidR="00141CD9" w:rsidRDefault="003C0DB1">
      <w:pPr>
        <w:pStyle w:val="normal0"/>
      </w:pPr>
      <w:r>
        <w:t xml:space="preserve">        next();</w:t>
      </w:r>
    </w:p>
    <w:p w:rsidR="00141CD9" w:rsidRDefault="003C0DB1">
      <w:pPr>
        <w:pStyle w:val="normal0"/>
      </w:pPr>
      <w:r>
        <w:t xml:space="preserve">    }</w:t>
      </w:r>
    </w:p>
    <w:p w:rsidR="00141CD9" w:rsidRDefault="003C0DB1">
      <w:pPr>
        <w:pStyle w:val="normal0"/>
      </w:pPr>
      <w:r>
        <w:t>}</w:t>
      </w:r>
    </w:p>
    <w:p w:rsidR="00141CD9" w:rsidRDefault="00141CD9">
      <w:pPr>
        <w:pStyle w:val="normal0"/>
      </w:pPr>
    </w:p>
    <w:p w:rsidR="00141CD9" w:rsidRDefault="003C0DB1">
      <w:pPr>
        <w:pStyle w:val="normal0"/>
      </w:pPr>
      <w:r>
        <w:t>app.use(reqFilter);  // use Middleware</w:t>
      </w:r>
    </w:p>
    <w:p w:rsidR="00141CD9" w:rsidRDefault="00141CD9">
      <w:pPr>
        <w:pStyle w:val="normal0"/>
      </w:pPr>
    </w:p>
    <w:p w:rsidR="00141CD9" w:rsidRDefault="003C0DB1">
      <w:pPr>
        <w:pStyle w:val="normal0"/>
        <w:rPr>
          <w:b/>
          <w:bCs/>
        </w:rPr>
      </w:pPr>
      <w:r>
        <w:rPr>
          <w:b/>
          <w:bCs/>
        </w:rPr>
        <w:t xml:space="preserve">// Not work any routes if condition not true </w:t>
      </w:r>
    </w:p>
    <w:p w:rsidR="00141CD9" w:rsidRDefault="00141CD9">
      <w:pPr>
        <w:pStyle w:val="normal0"/>
      </w:pPr>
    </w:p>
    <w:p w:rsidR="00141CD9" w:rsidRDefault="003C0DB1">
      <w:pPr>
        <w:pStyle w:val="normal0"/>
      </w:pPr>
      <w:r>
        <w:t>app.get('/signup',(_,resp)=&gt;{</w:t>
      </w:r>
    </w:p>
    <w:p w:rsidR="00141CD9" w:rsidRDefault="003C0DB1">
      <w:pPr>
        <w:pStyle w:val="normal0"/>
      </w:pPr>
      <w:r>
        <w:tab/>
        <w:t>resp.render('signup');</w:t>
      </w:r>
    </w:p>
    <w:p w:rsidR="00141CD9" w:rsidRDefault="003C0DB1">
      <w:pPr>
        <w:pStyle w:val="normal0"/>
      </w:pPr>
      <w:r>
        <w:t>})</w:t>
      </w:r>
    </w:p>
    <w:p w:rsidR="00141CD9" w:rsidRDefault="00141CD9">
      <w:pPr>
        <w:pStyle w:val="normal0"/>
      </w:pPr>
    </w:p>
    <w:p w:rsidR="00141CD9" w:rsidRDefault="003C0DB1">
      <w:pPr>
        <w:pStyle w:val="normal0"/>
      </w:pPr>
      <w:r>
        <w:lastRenderedPageBreak/>
        <w:t>app.get('*',(_,resp)=&gt;{</w:t>
      </w:r>
    </w:p>
    <w:p w:rsidR="00141CD9" w:rsidRDefault="003C0DB1">
      <w:pPr>
        <w:pStyle w:val="normal0"/>
      </w:pPr>
      <w:r>
        <w:t xml:space="preserve">    resp.sendFile(`${publicPath}/404.html`)</w:t>
      </w:r>
    </w:p>
    <w:p w:rsidR="00141CD9" w:rsidRDefault="003C0DB1">
      <w:pPr>
        <w:pStyle w:val="normal0"/>
      </w:pPr>
      <w:r>
        <w:t>});</w:t>
      </w:r>
    </w:p>
    <w:p w:rsidR="00141CD9" w:rsidRDefault="00141CD9">
      <w:pPr>
        <w:pStyle w:val="normal0"/>
      </w:pPr>
    </w:p>
    <w:p w:rsidR="00141CD9" w:rsidRDefault="003C0DB1">
      <w:pPr>
        <w:pStyle w:val="normal0"/>
      </w:pPr>
      <w:r>
        <w:t>app.listen(5000);</w:t>
      </w:r>
    </w:p>
    <w:p w:rsidR="00141CD9" w:rsidRDefault="003C0DB1">
      <w:pPr>
        <w:pStyle w:val="normal0"/>
        <w:shd w:val="clear" w:color="auto" w:fill="FFFFFF"/>
        <w:spacing w:before="240" w:after="240"/>
        <w:jc w:val="both"/>
        <w:rPr>
          <w:rFonts w:ascii="Roboto" w:eastAsia="Roboto" w:hAnsi="Roboto" w:cs="Roboto"/>
          <w:b/>
          <w:bCs/>
          <w:color w:val="333333"/>
          <w:sz w:val="24"/>
          <w:szCs w:val="24"/>
          <w:highlight w:val="white"/>
        </w:rPr>
      </w:pPr>
      <w:r>
        <w:rPr>
          <w:rFonts w:ascii="Roboto" w:eastAsia="Roboto" w:hAnsi="Roboto" w:cs="Roboto"/>
          <w:b/>
          <w:bCs/>
          <w:color w:val="333333"/>
          <w:sz w:val="24"/>
          <w:szCs w:val="24"/>
          <w:highlight w:val="white"/>
        </w:rPr>
        <w:t>//http://localhost:5000/login?age=17</w:t>
      </w:r>
    </w:p>
    <w:p w:rsidR="00141CD9" w:rsidRDefault="00141CD9">
      <w:pPr>
        <w:pStyle w:val="normal0"/>
        <w:shd w:val="clear" w:color="auto" w:fill="FFFFFF"/>
        <w:spacing w:before="240" w:after="240"/>
        <w:jc w:val="both"/>
        <w:rPr>
          <w:rFonts w:ascii="Roboto" w:eastAsia="Roboto" w:hAnsi="Roboto" w:cs="Roboto"/>
          <w:b/>
          <w:bCs/>
          <w:color w:val="333333"/>
          <w:sz w:val="24"/>
          <w:szCs w:val="24"/>
          <w:highlight w:val="white"/>
        </w:rPr>
      </w:pPr>
    </w:p>
    <w:p w:rsidR="00141CD9" w:rsidRDefault="00141CD9">
      <w:pPr>
        <w:pStyle w:val="normal0"/>
        <w:shd w:val="clear" w:color="auto" w:fill="FFFFFF"/>
        <w:spacing w:before="240" w:after="240"/>
        <w:jc w:val="both"/>
        <w:rPr>
          <w:rFonts w:ascii="Roboto" w:eastAsia="Roboto" w:hAnsi="Roboto" w:cs="Roboto"/>
          <w:b/>
          <w:bCs/>
          <w:color w:val="333333"/>
          <w:sz w:val="24"/>
          <w:szCs w:val="24"/>
          <w:highlight w:val="white"/>
        </w:rPr>
      </w:pPr>
    </w:p>
    <w:p w:rsidR="00141CD9" w:rsidRDefault="00141CD9">
      <w:pPr>
        <w:pStyle w:val="normal0"/>
        <w:shd w:val="clear" w:color="auto" w:fill="FFFFFF"/>
        <w:spacing w:before="240" w:after="240"/>
        <w:jc w:val="both"/>
        <w:rPr>
          <w:rFonts w:ascii="Roboto" w:eastAsia="Roboto" w:hAnsi="Roboto" w:cs="Roboto"/>
          <w:b/>
          <w:bCs/>
          <w:color w:val="333333"/>
          <w:sz w:val="24"/>
          <w:szCs w:val="24"/>
          <w:highlight w:val="white"/>
        </w:rPr>
      </w:pPr>
    </w:p>
    <w:p w:rsidR="00141CD9" w:rsidRDefault="00141CD9">
      <w:pPr>
        <w:pStyle w:val="normal0"/>
        <w:shd w:val="clear" w:color="auto" w:fill="FFFFFF"/>
        <w:spacing w:before="240" w:after="240"/>
        <w:jc w:val="both"/>
        <w:rPr>
          <w:rFonts w:ascii="Roboto" w:eastAsia="Roboto" w:hAnsi="Roboto" w:cs="Roboto"/>
          <w:b/>
          <w:bCs/>
          <w:color w:val="333333"/>
          <w:sz w:val="24"/>
          <w:szCs w:val="24"/>
          <w:highlight w:val="white"/>
        </w:rPr>
      </w:pPr>
    </w:p>
    <w:p w:rsidR="00141CD9" w:rsidRDefault="003C0DB1">
      <w:pPr>
        <w:pStyle w:val="normal0"/>
        <w:numPr>
          <w:ilvl w:val="0"/>
          <w:numId w:val="33"/>
        </w:numPr>
        <w:pBdr>
          <w:top w:val="none" w:sz="0" w:space="2" w:color="auto"/>
          <w:bottom w:val="none" w:sz="0" w:space="2" w:color="auto"/>
          <w:right w:val="none" w:sz="0" w:space="2" w:color="auto"/>
          <w:between w:val="none" w:sz="0" w:space="2" w:color="auto"/>
        </w:pBdr>
        <w:shd w:val="clear" w:color="auto" w:fill="FFFFFF"/>
        <w:spacing w:before="300" w:after="240" w:line="375" w:lineRule="auto"/>
        <w:rPr>
          <w:b/>
          <w:bCs/>
          <w:color w:val="000000"/>
          <w:sz w:val="34"/>
          <w:szCs w:val="34"/>
          <w:highlight w:val="white"/>
        </w:rPr>
      </w:pPr>
      <w:r>
        <w:rPr>
          <w:rFonts w:ascii="Roboto" w:eastAsia="Roboto" w:hAnsi="Roboto" w:cs="Roboto"/>
          <w:b/>
          <w:bCs/>
          <w:sz w:val="34"/>
          <w:szCs w:val="34"/>
          <w:highlight w:val="white"/>
        </w:rPr>
        <w:t>Router-level middleware // on particular url or group url</w:t>
      </w:r>
    </w:p>
    <w:p w:rsidR="00141CD9" w:rsidRDefault="003C0DB1">
      <w:pPr>
        <w:pStyle w:val="normal0"/>
      </w:pPr>
      <w:r>
        <w:t>Example Index.js</w:t>
      </w:r>
    </w:p>
    <w:p w:rsidR="00141CD9" w:rsidRDefault="00141CD9">
      <w:pPr>
        <w:pStyle w:val="normal0"/>
      </w:pPr>
    </w:p>
    <w:p w:rsidR="00141CD9" w:rsidRDefault="003C0DB1">
      <w:pPr>
        <w:pStyle w:val="normal0"/>
      </w:pPr>
      <w:r>
        <w:t>const express = require('express');</w:t>
      </w:r>
    </w:p>
    <w:p w:rsidR="00141CD9" w:rsidRDefault="003C0DB1">
      <w:pPr>
        <w:pStyle w:val="normal0"/>
      </w:pPr>
      <w:r>
        <w:t>const app = express();</w:t>
      </w:r>
    </w:p>
    <w:p w:rsidR="00141CD9" w:rsidRDefault="00141CD9">
      <w:pPr>
        <w:pStyle w:val="normal0"/>
      </w:pPr>
    </w:p>
    <w:p w:rsidR="00141CD9" w:rsidRDefault="003C0DB1">
      <w:pPr>
        <w:pStyle w:val="normal0"/>
      </w:pPr>
      <w:r>
        <w:t>app.set('view engine','ejs');</w:t>
      </w:r>
    </w:p>
    <w:p w:rsidR="00141CD9" w:rsidRDefault="00141CD9">
      <w:pPr>
        <w:pStyle w:val="normal0"/>
      </w:pPr>
    </w:p>
    <w:p w:rsidR="00141CD9" w:rsidRDefault="003C0DB1">
      <w:pPr>
        <w:pStyle w:val="normal0"/>
      </w:pPr>
      <w:r>
        <w:t>const reqFilter = (req, resp, next) =&gt; {</w:t>
      </w:r>
    </w:p>
    <w:p w:rsidR="00141CD9" w:rsidRDefault="003C0DB1">
      <w:pPr>
        <w:pStyle w:val="normal0"/>
      </w:pPr>
      <w:r>
        <w:t xml:space="preserve">    if (!req.query.age) {</w:t>
      </w:r>
    </w:p>
    <w:p w:rsidR="00141CD9" w:rsidRDefault="003C0DB1">
      <w:pPr>
        <w:pStyle w:val="normal0"/>
      </w:pPr>
      <w:r>
        <w:t xml:space="preserve">        resp.send("Please provide your age")</w:t>
      </w:r>
    </w:p>
    <w:p w:rsidR="00141CD9" w:rsidRDefault="003C0DB1">
      <w:pPr>
        <w:pStyle w:val="normal0"/>
      </w:pPr>
      <w:r>
        <w:t xml:space="preserve">    }</w:t>
      </w:r>
    </w:p>
    <w:p w:rsidR="00141CD9" w:rsidRDefault="003C0DB1">
      <w:pPr>
        <w:pStyle w:val="normal0"/>
      </w:pPr>
      <w:r>
        <w:t xml:space="preserve">    else if (req.query.age&lt;18) {</w:t>
      </w:r>
    </w:p>
    <w:p w:rsidR="00141CD9" w:rsidRDefault="003C0DB1">
      <w:pPr>
        <w:pStyle w:val="normal0"/>
      </w:pPr>
      <w:r>
        <w:t xml:space="preserve">        resp.send("You are under aged")</w:t>
      </w:r>
    </w:p>
    <w:p w:rsidR="00141CD9" w:rsidRDefault="003C0DB1">
      <w:pPr>
        <w:pStyle w:val="normal0"/>
      </w:pPr>
      <w:r>
        <w:t xml:space="preserve">    }</w:t>
      </w:r>
    </w:p>
    <w:p w:rsidR="00141CD9" w:rsidRDefault="003C0DB1">
      <w:pPr>
        <w:pStyle w:val="normal0"/>
      </w:pPr>
      <w:r>
        <w:t xml:space="preserve">    else {</w:t>
      </w:r>
    </w:p>
    <w:p w:rsidR="00141CD9" w:rsidRDefault="003C0DB1">
      <w:pPr>
        <w:pStyle w:val="normal0"/>
      </w:pPr>
      <w:r>
        <w:t xml:space="preserve">        next();</w:t>
      </w:r>
    </w:p>
    <w:p w:rsidR="00141CD9" w:rsidRDefault="003C0DB1">
      <w:pPr>
        <w:pStyle w:val="normal0"/>
      </w:pPr>
      <w:r>
        <w:t xml:space="preserve">    }</w:t>
      </w:r>
    </w:p>
    <w:p w:rsidR="00141CD9" w:rsidRDefault="003C0DB1">
      <w:pPr>
        <w:pStyle w:val="normal0"/>
      </w:pPr>
      <w:r>
        <w:t>}</w:t>
      </w:r>
    </w:p>
    <w:p w:rsidR="00141CD9" w:rsidRDefault="00141CD9">
      <w:pPr>
        <w:pStyle w:val="normal0"/>
      </w:pPr>
    </w:p>
    <w:p w:rsidR="00141CD9" w:rsidRDefault="003C0DB1">
      <w:pPr>
        <w:pStyle w:val="normal0"/>
        <w:rPr>
          <w:b/>
          <w:bCs/>
        </w:rPr>
      </w:pPr>
      <w:r>
        <w:rPr>
          <w:b/>
          <w:bCs/>
        </w:rPr>
        <w:t>// apply on particular route if true then work not for all routes</w:t>
      </w:r>
    </w:p>
    <w:p w:rsidR="00141CD9" w:rsidRDefault="00141CD9">
      <w:pPr>
        <w:pStyle w:val="normal0"/>
        <w:rPr>
          <w:b/>
          <w:bCs/>
        </w:rPr>
      </w:pPr>
    </w:p>
    <w:p w:rsidR="00141CD9" w:rsidRDefault="003C0DB1">
      <w:pPr>
        <w:pStyle w:val="normal0"/>
      </w:pPr>
      <w:r>
        <w:t>app.get('/login',</w:t>
      </w:r>
      <w:r>
        <w:rPr>
          <w:b/>
          <w:bCs/>
        </w:rPr>
        <w:t>reqFilter</w:t>
      </w:r>
      <w:r>
        <w:t>,(_,resp)=&gt;{</w:t>
      </w:r>
    </w:p>
    <w:p w:rsidR="00141CD9" w:rsidRDefault="003C0DB1">
      <w:pPr>
        <w:pStyle w:val="normal0"/>
      </w:pPr>
      <w:r>
        <w:tab/>
        <w:t>resp.render('login');</w:t>
      </w:r>
    </w:p>
    <w:p w:rsidR="00141CD9" w:rsidRDefault="003C0DB1">
      <w:pPr>
        <w:pStyle w:val="normal0"/>
      </w:pPr>
      <w:r>
        <w:t>})</w:t>
      </w:r>
    </w:p>
    <w:p w:rsidR="00141CD9" w:rsidRDefault="00141CD9">
      <w:pPr>
        <w:pStyle w:val="normal0"/>
        <w:shd w:val="clear" w:color="auto" w:fill="FFFFFF"/>
        <w:spacing w:before="360" w:after="360"/>
        <w:jc w:val="both"/>
        <w:rPr>
          <w:rFonts w:ascii="Courier New" w:eastAsia="Courier New" w:hAnsi="Courier New" w:cs="Courier New"/>
          <w:b/>
          <w:bCs/>
          <w:sz w:val="24"/>
          <w:szCs w:val="24"/>
          <w:highlight w:val="white"/>
        </w:rPr>
      </w:pPr>
    </w:p>
    <w:p w:rsidR="00141CD9" w:rsidRDefault="003C0DB1">
      <w:pPr>
        <w:pStyle w:val="normal0"/>
        <w:jc w:val="center"/>
        <w:rPr>
          <w:b/>
          <w:bCs/>
          <w:sz w:val="32"/>
          <w:szCs w:val="32"/>
        </w:rPr>
      </w:pPr>
      <w:r>
        <w:rPr>
          <w:b/>
          <w:bCs/>
          <w:sz w:val="32"/>
          <w:szCs w:val="32"/>
        </w:rPr>
        <w:t>Router() Method for Middleware</w:t>
      </w:r>
    </w:p>
    <w:p w:rsidR="00141CD9" w:rsidRDefault="00141CD9">
      <w:pPr>
        <w:pStyle w:val="normal0"/>
      </w:pPr>
    </w:p>
    <w:p w:rsidR="00141CD9" w:rsidRDefault="00141CD9">
      <w:pPr>
        <w:pStyle w:val="normal0"/>
      </w:pPr>
    </w:p>
    <w:p w:rsidR="00141CD9" w:rsidRDefault="003C0DB1">
      <w:pPr>
        <w:pStyle w:val="normal0"/>
        <w:rPr>
          <w:b/>
          <w:bCs/>
        </w:rPr>
      </w:pPr>
      <w:r>
        <w:t>//</w:t>
      </w:r>
      <w:r>
        <w:rPr>
          <w:b/>
          <w:bCs/>
        </w:rPr>
        <w:t xml:space="preserve"> if want add multiple routes so easy method apply below code  and also create diff file for middleware</w:t>
      </w:r>
    </w:p>
    <w:p w:rsidR="00141CD9" w:rsidRDefault="00141CD9">
      <w:pPr>
        <w:pStyle w:val="normal0"/>
      </w:pPr>
    </w:p>
    <w:p w:rsidR="00141CD9" w:rsidRDefault="003C0DB1">
      <w:pPr>
        <w:pStyle w:val="normal0"/>
        <w:rPr>
          <w:b/>
          <w:bCs/>
        </w:rPr>
      </w:pPr>
      <w:r>
        <w:rPr>
          <w:b/>
          <w:bCs/>
        </w:rPr>
        <w:t>1)middleware.js</w:t>
      </w:r>
    </w:p>
    <w:p w:rsidR="00141CD9" w:rsidRDefault="00141CD9">
      <w:pPr>
        <w:pStyle w:val="normal0"/>
      </w:pPr>
    </w:p>
    <w:p w:rsidR="00141CD9" w:rsidRDefault="003C0DB1">
      <w:pPr>
        <w:pStyle w:val="normal0"/>
      </w:pPr>
      <w:r>
        <w:t>const reqFilter = (req, resp, next) =&gt; {</w:t>
      </w:r>
    </w:p>
    <w:p w:rsidR="00141CD9" w:rsidRDefault="003C0DB1">
      <w:pPr>
        <w:pStyle w:val="normal0"/>
      </w:pPr>
      <w:r>
        <w:t xml:space="preserve">    if (!req.query.age) {</w:t>
      </w:r>
    </w:p>
    <w:p w:rsidR="00141CD9" w:rsidRDefault="003C0DB1">
      <w:pPr>
        <w:pStyle w:val="normal0"/>
      </w:pPr>
      <w:r>
        <w:t xml:space="preserve">        resp.send("Please provide your age")</w:t>
      </w:r>
    </w:p>
    <w:p w:rsidR="00141CD9" w:rsidRDefault="003C0DB1">
      <w:pPr>
        <w:pStyle w:val="normal0"/>
      </w:pPr>
      <w:r>
        <w:t xml:space="preserve">    }</w:t>
      </w:r>
    </w:p>
    <w:p w:rsidR="00141CD9" w:rsidRDefault="003C0DB1">
      <w:pPr>
        <w:pStyle w:val="normal0"/>
      </w:pPr>
      <w:r>
        <w:t xml:space="preserve">    else if (req.query.age&lt;18) {</w:t>
      </w:r>
    </w:p>
    <w:p w:rsidR="00141CD9" w:rsidRDefault="003C0DB1">
      <w:pPr>
        <w:pStyle w:val="normal0"/>
      </w:pPr>
      <w:r>
        <w:t xml:space="preserve">        resp.send("You are under aged")</w:t>
      </w:r>
    </w:p>
    <w:p w:rsidR="00141CD9" w:rsidRDefault="003C0DB1">
      <w:pPr>
        <w:pStyle w:val="normal0"/>
      </w:pPr>
      <w:r>
        <w:t xml:space="preserve">    }</w:t>
      </w:r>
    </w:p>
    <w:p w:rsidR="00141CD9" w:rsidRDefault="003C0DB1">
      <w:pPr>
        <w:pStyle w:val="normal0"/>
      </w:pPr>
      <w:r>
        <w:t xml:space="preserve">    else {</w:t>
      </w:r>
    </w:p>
    <w:p w:rsidR="00141CD9" w:rsidRDefault="003C0DB1">
      <w:pPr>
        <w:pStyle w:val="normal0"/>
      </w:pPr>
      <w:r>
        <w:t xml:space="preserve">        next();</w:t>
      </w:r>
    </w:p>
    <w:p w:rsidR="00141CD9" w:rsidRDefault="003C0DB1">
      <w:pPr>
        <w:pStyle w:val="normal0"/>
      </w:pPr>
      <w:r>
        <w:t xml:space="preserve">    }</w:t>
      </w:r>
    </w:p>
    <w:p w:rsidR="00141CD9" w:rsidRDefault="003C0DB1">
      <w:pPr>
        <w:pStyle w:val="normal0"/>
      </w:pPr>
      <w:r>
        <w:t>}</w:t>
      </w:r>
    </w:p>
    <w:p w:rsidR="00141CD9" w:rsidRDefault="00141CD9">
      <w:pPr>
        <w:pStyle w:val="normal0"/>
      </w:pPr>
    </w:p>
    <w:p w:rsidR="00141CD9" w:rsidRDefault="00141CD9">
      <w:pPr>
        <w:pStyle w:val="normal0"/>
      </w:pPr>
    </w:p>
    <w:p w:rsidR="00141CD9" w:rsidRDefault="00141CD9">
      <w:pPr>
        <w:pStyle w:val="normal0"/>
      </w:pPr>
    </w:p>
    <w:p w:rsidR="00141CD9" w:rsidRDefault="003C0DB1">
      <w:pPr>
        <w:pStyle w:val="normal0"/>
        <w:rPr>
          <w:b/>
          <w:bCs/>
        </w:rPr>
      </w:pPr>
      <w:r>
        <w:rPr>
          <w:b/>
          <w:bCs/>
        </w:rPr>
        <w:t>2)index.js</w:t>
      </w:r>
    </w:p>
    <w:p w:rsidR="00141CD9" w:rsidRDefault="00141CD9">
      <w:pPr>
        <w:pStyle w:val="normal0"/>
        <w:rPr>
          <w:b/>
          <w:bCs/>
        </w:rPr>
      </w:pPr>
    </w:p>
    <w:p w:rsidR="00141CD9" w:rsidRDefault="003C0DB1">
      <w:pPr>
        <w:pStyle w:val="normal0"/>
      </w:pPr>
      <w:r>
        <w:t>Const express= require(‘express’);</w:t>
      </w:r>
    </w:p>
    <w:p w:rsidR="00141CD9" w:rsidRDefault="003C0DB1">
      <w:pPr>
        <w:pStyle w:val="normal0"/>
      </w:pPr>
      <w:r>
        <w:t>const reqFilter= require('./middleware');  // create diff module for middleware</w:t>
      </w:r>
    </w:p>
    <w:p w:rsidR="00141CD9" w:rsidRDefault="003C0DB1">
      <w:pPr>
        <w:pStyle w:val="normal0"/>
        <w:rPr>
          <w:b/>
          <w:bCs/>
        </w:rPr>
      </w:pPr>
      <w:r>
        <w:t>const app=</w:t>
      </w:r>
      <w:r>
        <w:rPr>
          <w:b/>
          <w:bCs/>
        </w:rPr>
        <w:t xml:space="preserve"> express();</w:t>
      </w:r>
    </w:p>
    <w:p w:rsidR="00141CD9" w:rsidRDefault="00141CD9">
      <w:pPr>
        <w:pStyle w:val="normal0"/>
      </w:pPr>
    </w:p>
    <w:p w:rsidR="00141CD9" w:rsidRDefault="003C0DB1">
      <w:pPr>
        <w:pStyle w:val="normal0"/>
      </w:pPr>
      <w:r>
        <w:t>//app.use(reqFilter)  // apply on all routes so comment &amp; and now add in direct routes</w:t>
      </w:r>
    </w:p>
    <w:p w:rsidR="00141CD9" w:rsidRDefault="00141CD9">
      <w:pPr>
        <w:pStyle w:val="normal0"/>
      </w:pPr>
    </w:p>
    <w:p w:rsidR="00141CD9" w:rsidRDefault="003C0DB1">
      <w:pPr>
        <w:pStyle w:val="normal0"/>
      </w:pPr>
      <w:r>
        <w:t>app.get('/login',</w:t>
      </w:r>
      <w:r>
        <w:rPr>
          <w:b/>
          <w:bCs/>
        </w:rPr>
        <w:t>reqFilter</w:t>
      </w:r>
      <w:r>
        <w:t>,(_,resp)=&gt;{</w:t>
      </w:r>
    </w:p>
    <w:p w:rsidR="00141CD9" w:rsidRDefault="003C0DB1">
      <w:pPr>
        <w:pStyle w:val="normal0"/>
      </w:pPr>
      <w:r>
        <w:tab/>
        <w:t>resp.render('login');</w:t>
      </w:r>
    </w:p>
    <w:p w:rsidR="00141CD9" w:rsidRDefault="003C0DB1">
      <w:pPr>
        <w:pStyle w:val="normal0"/>
      </w:pPr>
      <w:r>
        <w:t>})</w:t>
      </w:r>
    </w:p>
    <w:p w:rsidR="00141CD9" w:rsidRDefault="00141CD9">
      <w:pPr>
        <w:pStyle w:val="normal0"/>
      </w:pPr>
    </w:p>
    <w:p w:rsidR="00141CD9" w:rsidRDefault="003C0DB1">
      <w:pPr>
        <w:pStyle w:val="normal0"/>
      </w:pPr>
      <w:r>
        <w:t>app.get('/signup',</w:t>
      </w:r>
      <w:r>
        <w:rPr>
          <w:b/>
          <w:bCs/>
        </w:rPr>
        <w:t>reqFilter</w:t>
      </w:r>
      <w:r>
        <w:t>(_,resp)=&gt;{</w:t>
      </w:r>
    </w:p>
    <w:p w:rsidR="00141CD9" w:rsidRDefault="003C0DB1">
      <w:pPr>
        <w:pStyle w:val="normal0"/>
      </w:pPr>
      <w:r>
        <w:tab/>
        <w:t>resp.render('signup');</w:t>
      </w:r>
    </w:p>
    <w:p w:rsidR="00141CD9" w:rsidRDefault="003C0DB1">
      <w:pPr>
        <w:pStyle w:val="normal0"/>
      </w:pPr>
      <w:r>
        <w:t>})</w:t>
      </w:r>
    </w:p>
    <w:p w:rsidR="00141CD9" w:rsidRDefault="00141CD9">
      <w:pPr>
        <w:pStyle w:val="normal0"/>
      </w:pPr>
    </w:p>
    <w:p w:rsidR="00141CD9" w:rsidRDefault="00141CD9">
      <w:pPr>
        <w:pStyle w:val="normal0"/>
      </w:pPr>
    </w:p>
    <w:p w:rsidR="00141CD9" w:rsidRDefault="003C0DB1">
      <w:pPr>
        <w:pStyle w:val="normal0"/>
      </w:pPr>
      <w:r>
        <w:t xml:space="preserve">Or  </w:t>
      </w:r>
    </w:p>
    <w:p w:rsidR="00141CD9" w:rsidRDefault="00141CD9">
      <w:pPr>
        <w:pStyle w:val="normal0"/>
      </w:pPr>
    </w:p>
    <w:p w:rsidR="00141CD9" w:rsidRDefault="003C0DB1">
      <w:pPr>
        <w:pStyle w:val="normal0"/>
        <w:rPr>
          <w:b/>
          <w:bCs/>
          <w:sz w:val="34"/>
          <w:szCs w:val="34"/>
        </w:rPr>
      </w:pPr>
      <w:r>
        <w:rPr>
          <w:b/>
          <w:bCs/>
          <w:sz w:val="34"/>
          <w:szCs w:val="34"/>
        </w:rPr>
        <w:lastRenderedPageBreak/>
        <w:t>Use Express.Router()   method</w:t>
      </w:r>
    </w:p>
    <w:p w:rsidR="00141CD9" w:rsidRDefault="00141CD9">
      <w:pPr>
        <w:pStyle w:val="normal0"/>
      </w:pPr>
    </w:p>
    <w:p w:rsidR="00141CD9" w:rsidRDefault="00141CD9">
      <w:pPr>
        <w:pStyle w:val="normal0"/>
      </w:pPr>
    </w:p>
    <w:p w:rsidR="00141CD9" w:rsidRDefault="00141CD9">
      <w:pPr>
        <w:pStyle w:val="normal0"/>
      </w:pPr>
    </w:p>
    <w:p w:rsidR="00141CD9" w:rsidRDefault="003C0DB1">
      <w:pPr>
        <w:pStyle w:val="normal0"/>
        <w:rPr>
          <w:b/>
          <w:bCs/>
        </w:rPr>
      </w:pPr>
      <w:r>
        <w:rPr>
          <w:b/>
          <w:bCs/>
        </w:rPr>
        <w:t>// use route instead of app.get</w:t>
      </w:r>
    </w:p>
    <w:p w:rsidR="00141CD9" w:rsidRDefault="00141CD9">
      <w:pPr>
        <w:pStyle w:val="normal0"/>
      </w:pPr>
    </w:p>
    <w:p w:rsidR="00141CD9" w:rsidRDefault="003C0DB1">
      <w:pPr>
        <w:pStyle w:val="normal0"/>
      </w:pPr>
      <w:r>
        <w:t>index.js</w:t>
      </w:r>
    </w:p>
    <w:p w:rsidR="00141CD9" w:rsidRDefault="00141CD9">
      <w:pPr>
        <w:pStyle w:val="normal0"/>
      </w:pPr>
    </w:p>
    <w:p w:rsidR="00141CD9" w:rsidRDefault="003C0DB1">
      <w:pPr>
        <w:pStyle w:val="normal0"/>
      </w:pPr>
      <w:r>
        <w:t>Const express= require(‘express’);</w:t>
      </w:r>
    </w:p>
    <w:p w:rsidR="00141CD9" w:rsidRDefault="003C0DB1">
      <w:pPr>
        <w:pStyle w:val="normal0"/>
      </w:pPr>
      <w:r>
        <w:t>const reqFilter= require('./middleware');  // create diff module for middleware</w:t>
      </w:r>
    </w:p>
    <w:p w:rsidR="00141CD9" w:rsidRDefault="003C0DB1">
      <w:pPr>
        <w:pStyle w:val="normal0"/>
        <w:rPr>
          <w:b/>
          <w:bCs/>
        </w:rPr>
      </w:pPr>
      <w:r>
        <w:rPr>
          <w:b/>
          <w:bCs/>
        </w:rPr>
        <w:t>const app=express();</w:t>
      </w:r>
    </w:p>
    <w:p w:rsidR="00141CD9" w:rsidRDefault="003C0DB1">
      <w:pPr>
        <w:pStyle w:val="normal0"/>
        <w:rPr>
          <w:b/>
          <w:bCs/>
        </w:rPr>
      </w:pPr>
      <w:r>
        <w:rPr>
          <w:b/>
          <w:bCs/>
        </w:rPr>
        <w:t>const route=express.Router();</w:t>
      </w:r>
    </w:p>
    <w:p w:rsidR="00141CD9" w:rsidRDefault="00141CD9">
      <w:pPr>
        <w:pStyle w:val="normal0"/>
      </w:pPr>
    </w:p>
    <w:p w:rsidR="00141CD9" w:rsidRDefault="003C0DB1">
      <w:pPr>
        <w:pStyle w:val="normal0"/>
        <w:rPr>
          <w:b/>
          <w:bCs/>
        </w:rPr>
      </w:pPr>
      <w:r>
        <w:rPr>
          <w:b/>
          <w:bCs/>
        </w:rPr>
        <w:t xml:space="preserve">route.use(reqFilter);   // apply reqFilter on route </w:t>
      </w:r>
    </w:p>
    <w:p w:rsidR="00141CD9" w:rsidRDefault="00141CD9">
      <w:pPr>
        <w:pStyle w:val="normal0"/>
      </w:pPr>
    </w:p>
    <w:p w:rsidR="00141CD9" w:rsidRDefault="003C0DB1">
      <w:pPr>
        <w:pStyle w:val="normal0"/>
      </w:pPr>
      <w:r>
        <w:rPr>
          <w:b/>
          <w:bCs/>
        </w:rPr>
        <w:t>app</w:t>
      </w:r>
      <w:r>
        <w:t>.get('/login',(_,resp)=&gt;{</w:t>
      </w:r>
    </w:p>
    <w:p w:rsidR="00141CD9" w:rsidRDefault="003C0DB1">
      <w:pPr>
        <w:pStyle w:val="normal0"/>
      </w:pPr>
      <w:r>
        <w:tab/>
        <w:t>resp.render('login');</w:t>
      </w:r>
      <w:r>
        <w:tab/>
      </w:r>
      <w:r>
        <w:tab/>
        <w:t>// middleware not work</w:t>
      </w:r>
    </w:p>
    <w:p w:rsidR="00141CD9" w:rsidRDefault="003C0DB1">
      <w:pPr>
        <w:pStyle w:val="normal0"/>
      </w:pPr>
      <w:r>
        <w:t>})</w:t>
      </w:r>
    </w:p>
    <w:p w:rsidR="00141CD9" w:rsidRDefault="00141CD9">
      <w:pPr>
        <w:pStyle w:val="normal0"/>
      </w:pPr>
    </w:p>
    <w:p w:rsidR="00141CD9" w:rsidRDefault="003C0DB1">
      <w:pPr>
        <w:pStyle w:val="normal0"/>
      </w:pPr>
      <w:r>
        <w:rPr>
          <w:b/>
          <w:bCs/>
        </w:rPr>
        <w:t>route</w:t>
      </w:r>
      <w:r>
        <w:t>.get('/login',(_,resp)=&gt;{</w:t>
      </w:r>
    </w:p>
    <w:p w:rsidR="00141CD9" w:rsidRDefault="003C0DB1">
      <w:pPr>
        <w:pStyle w:val="normal0"/>
      </w:pPr>
      <w:r>
        <w:tab/>
        <w:t>resp.render('login');</w:t>
      </w:r>
      <w:r>
        <w:tab/>
      </w:r>
      <w:r>
        <w:tab/>
        <w:t>// use Route so middleware work</w:t>
      </w:r>
    </w:p>
    <w:p w:rsidR="00141CD9" w:rsidRDefault="003C0DB1">
      <w:pPr>
        <w:pStyle w:val="normal0"/>
      </w:pPr>
      <w:r>
        <w:t>})</w:t>
      </w:r>
    </w:p>
    <w:p w:rsidR="00141CD9" w:rsidRDefault="00141CD9">
      <w:pPr>
        <w:pStyle w:val="normal0"/>
      </w:pPr>
    </w:p>
    <w:p w:rsidR="00141CD9" w:rsidRDefault="003C0DB1">
      <w:pPr>
        <w:pStyle w:val="normal0"/>
      </w:pPr>
      <w:r>
        <w:rPr>
          <w:b/>
          <w:bCs/>
        </w:rPr>
        <w:t>route</w:t>
      </w:r>
      <w:r>
        <w:t>.get('/signup',(_,resp)=&gt;{</w:t>
      </w:r>
    </w:p>
    <w:p w:rsidR="00141CD9" w:rsidRDefault="003C0DB1">
      <w:pPr>
        <w:pStyle w:val="normal0"/>
      </w:pPr>
      <w:r>
        <w:tab/>
        <w:t>resp.render('signup');</w:t>
      </w:r>
    </w:p>
    <w:p w:rsidR="00141CD9" w:rsidRDefault="003C0DB1">
      <w:pPr>
        <w:pStyle w:val="normal0"/>
      </w:pPr>
      <w:r>
        <w:t>})</w:t>
      </w:r>
    </w:p>
    <w:p w:rsidR="00141CD9" w:rsidRDefault="00141CD9">
      <w:pPr>
        <w:pStyle w:val="normal0"/>
        <w:rPr>
          <w:b/>
          <w:bCs/>
        </w:rPr>
      </w:pPr>
    </w:p>
    <w:p w:rsidR="00141CD9" w:rsidRDefault="003C0DB1">
      <w:pPr>
        <w:pStyle w:val="normal0"/>
      </w:pPr>
      <w:r>
        <w:rPr>
          <w:b/>
          <w:bCs/>
        </w:rPr>
        <w:t>app.use(‘/’,route);</w:t>
      </w:r>
    </w:p>
    <w:p w:rsidR="00141CD9" w:rsidRDefault="00141CD9">
      <w:pPr>
        <w:pStyle w:val="normal0"/>
        <w:shd w:val="clear" w:color="auto" w:fill="FFFFFF"/>
        <w:spacing w:before="360" w:after="360"/>
        <w:jc w:val="both"/>
        <w:rPr>
          <w:rFonts w:ascii="Courier New" w:eastAsia="Courier New" w:hAnsi="Courier New" w:cs="Courier New"/>
          <w:b/>
          <w:bCs/>
          <w:sz w:val="24"/>
          <w:szCs w:val="24"/>
          <w:highlight w:val="white"/>
        </w:rPr>
      </w:pPr>
    </w:p>
    <w:p w:rsidR="00141CD9" w:rsidRDefault="003C0DB1">
      <w:pPr>
        <w:pStyle w:val="normal0"/>
        <w:shd w:val="clear" w:color="auto" w:fill="FFFFFF"/>
        <w:spacing w:before="360" w:after="360"/>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w:t>
      </w:r>
    </w:p>
    <w:p w:rsidR="00141CD9" w:rsidRDefault="003C0DB1">
      <w:pPr>
        <w:pStyle w:val="normal0"/>
        <w:shd w:val="clear" w:color="auto" w:fill="FFFFFF"/>
        <w:spacing w:before="360" w:after="360"/>
        <w:jc w:val="center"/>
        <w:rPr>
          <w:rFonts w:ascii="Courier New" w:eastAsia="Courier New" w:hAnsi="Courier New" w:cs="Courier New"/>
          <w:b/>
          <w:bCs/>
          <w:sz w:val="52"/>
          <w:szCs w:val="52"/>
          <w:highlight w:val="white"/>
        </w:rPr>
      </w:pPr>
      <w:r>
        <w:rPr>
          <w:rFonts w:ascii="Courier New" w:eastAsia="Courier New" w:hAnsi="Courier New" w:cs="Courier New"/>
          <w:b/>
          <w:bCs/>
          <w:sz w:val="52"/>
          <w:szCs w:val="52"/>
          <w:highlight w:val="white"/>
        </w:rPr>
        <w:t xml:space="preserve">MongoDB / Mysql </w:t>
      </w:r>
    </w:p>
    <w:p w:rsidR="00141CD9" w:rsidRDefault="003C0DB1">
      <w:pPr>
        <w:pStyle w:val="normal0"/>
        <w:shd w:val="clear" w:color="auto" w:fill="FFFFFF"/>
        <w:spacing w:before="360" w:after="360"/>
        <w:jc w:val="both"/>
        <w:rPr>
          <w:rFonts w:ascii="Nunito" w:eastAsia="Nunito" w:hAnsi="Nunito" w:cs="Nunito"/>
          <w:b/>
          <w:bCs/>
          <w:sz w:val="24"/>
          <w:szCs w:val="24"/>
          <w:highlight w:val="white"/>
        </w:rPr>
      </w:pPr>
      <w:r>
        <w:rPr>
          <w:rFonts w:ascii="Nunito" w:eastAsia="Nunito" w:hAnsi="Nunito" w:cs="Nunito"/>
          <w:sz w:val="24"/>
          <w:szCs w:val="24"/>
          <w:highlight w:val="white"/>
        </w:rPr>
        <w:t xml:space="preserve">For Node.js we want to use database so you can use </w:t>
      </w:r>
      <w:r>
        <w:rPr>
          <w:rFonts w:ascii="Nunito" w:eastAsia="Nunito" w:hAnsi="Nunito" w:cs="Nunito"/>
          <w:b/>
          <w:bCs/>
          <w:sz w:val="24"/>
          <w:szCs w:val="24"/>
          <w:highlight w:val="white"/>
        </w:rPr>
        <w:t xml:space="preserve">Mongo db or Mysql </w:t>
      </w:r>
      <w:r>
        <w:rPr>
          <w:rFonts w:ascii="Nunito" w:eastAsia="Nunito" w:hAnsi="Nunito" w:cs="Nunito"/>
          <w:sz w:val="24"/>
          <w:szCs w:val="24"/>
          <w:highlight w:val="white"/>
        </w:rPr>
        <w:t>, But</w:t>
      </w:r>
      <w:r>
        <w:rPr>
          <w:rFonts w:ascii="Nunito" w:eastAsia="Nunito" w:hAnsi="Nunito" w:cs="Nunito"/>
          <w:b/>
          <w:bCs/>
          <w:sz w:val="24"/>
          <w:szCs w:val="24"/>
          <w:highlight w:val="white"/>
        </w:rPr>
        <w:t xml:space="preserve"> most of use Mongo db</w:t>
      </w:r>
    </w:p>
    <w:p w:rsidR="00141CD9" w:rsidRDefault="003C0DB1">
      <w:pPr>
        <w:pStyle w:val="normal0"/>
        <w:shd w:val="clear" w:color="auto" w:fill="FFFFFF"/>
        <w:spacing w:before="360" w:after="360"/>
        <w:jc w:val="both"/>
        <w:rPr>
          <w:rFonts w:ascii="Nunito" w:eastAsia="Nunito" w:hAnsi="Nunito" w:cs="Nunito"/>
          <w:b/>
          <w:bCs/>
          <w:sz w:val="24"/>
          <w:szCs w:val="24"/>
          <w:highlight w:val="white"/>
        </w:rPr>
      </w:pPr>
      <w:r>
        <w:rPr>
          <w:rFonts w:ascii="Nunito" w:eastAsia="Nunito" w:hAnsi="Nunito" w:cs="Nunito"/>
          <w:sz w:val="24"/>
          <w:szCs w:val="24"/>
          <w:highlight w:val="white"/>
        </w:rPr>
        <w:t xml:space="preserve">MongoDB is an </w:t>
      </w:r>
      <w:r>
        <w:rPr>
          <w:rFonts w:ascii="Nunito" w:eastAsia="Nunito" w:hAnsi="Nunito" w:cs="Nunito"/>
          <w:b/>
          <w:bCs/>
          <w:sz w:val="24"/>
          <w:szCs w:val="24"/>
          <w:highlight w:val="white"/>
        </w:rPr>
        <w:t>open-source</w:t>
      </w:r>
      <w:r>
        <w:rPr>
          <w:rFonts w:ascii="Nunito" w:eastAsia="Nunito" w:hAnsi="Nunito" w:cs="Nunito"/>
          <w:sz w:val="24"/>
          <w:szCs w:val="24"/>
          <w:highlight w:val="white"/>
        </w:rPr>
        <w:t xml:space="preserve"> document database and leading </w:t>
      </w:r>
      <w:r>
        <w:rPr>
          <w:rFonts w:ascii="Nunito" w:eastAsia="Nunito" w:hAnsi="Nunito" w:cs="Nunito"/>
          <w:b/>
          <w:bCs/>
          <w:sz w:val="24"/>
          <w:szCs w:val="24"/>
          <w:highlight w:val="white"/>
        </w:rPr>
        <w:t>NoSQL</w:t>
      </w:r>
      <w:r>
        <w:rPr>
          <w:rFonts w:ascii="Nunito" w:eastAsia="Nunito" w:hAnsi="Nunito" w:cs="Nunito"/>
          <w:sz w:val="24"/>
          <w:szCs w:val="24"/>
          <w:highlight w:val="white"/>
        </w:rPr>
        <w:t xml:space="preserve"> database. </w:t>
      </w:r>
      <w:r>
        <w:rPr>
          <w:rFonts w:ascii="Nunito" w:eastAsia="Nunito" w:hAnsi="Nunito" w:cs="Nunito"/>
          <w:b/>
          <w:bCs/>
          <w:sz w:val="24"/>
          <w:szCs w:val="24"/>
          <w:highlight w:val="white"/>
        </w:rPr>
        <w:t xml:space="preserve">MongoDB is written in C++. </w:t>
      </w:r>
    </w:p>
    <w:p w:rsidR="00141CD9" w:rsidRDefault="003C0DB1">
      <w:pPr>
        <w:pStyle w:val="normal0"/>
        <w:shd w:val="clear" w:color="auto" w:fill="FFFFFF"/>
        <w:spacing w:before="360" w:after="360"/>
        <w:jc w:val="both"/>
        <w:rPr>
          <w:rFonts w:ascii="Nunito" w:eastAsia="Nunito" w:hAnsi="Nunito" w:cs="Nunito"/>
          <w:b/>
          <w:bCs/>
          <w:sz w:val="24"/>
          <w:szCs w:val="24"/>
          <w:highlight w:val="white"/>
        </w:rPr>
      </w:pPr>
      <w:r>
        <w:rPr>
          <w:rFonts w:ascii="Nunito" w:eastAsia="Nunito" w:hAnsi="Nunito" w:cs="Nunito"/>
          <w:b/>
          <w:bCs/>
          <w:sz w:val="24"/>
          <w:szCs w:val="24"/>
          <w:highlight w:val="white"/>
        </w:rPr>
        <w:lastRenderedPageBreak/>
        <w:t>What is mongodb</w:t>
      </w:r>
    </w:p>
    <w:p w:rsidR="00141CD9" w:rsidRDefault="003C0DB1">
      <w:pPr>
        <w:pStyle w:val="normal0"/>
        <w:numPr>
          <w:ilvl w:val="0"/>
          <w:numId w:val="17"/>
        </w:numPr>
      </w:pPr>
      <w:r>
        <w:t>No sql database /</w:t>
      </w:r>
      <w:r>
        <w:rPr>
          <w:b/>
          <w:bCs/>
        </w:rPr>
        <w:t xml:space="preserve"> means we can not write select &amp; query</w:t>
      </w:r>
      <w:r>
        <w:t xml:space="preserve"> </w:t>
      </w:r>
    </w:p>
    <w:p w:rsidR="00141CD9" w:rsidRDefault="003C0DB1">
      <w:pPr>
        <w:pStyle w:val="normal0"/>
        <w:numPr>
          <w:ilvl w:val="0"/>
          <w:numId w:val="17"/>
        </w:numPr>
      </w:pPr>
      <w:r>
        <w:t xml:space="preserve">Data store in </w:t>
      </w:r>
      <w:r>
        <w:rPr>
          <w:b/>
          <w:bCs/>
        </w:rPr>
        <w:t>collection  format</w:t>
      </w:r>
      <w:r>
        <w:rPr>
          <w:b/>
          <w:bCs/>
        </w:rPr>
        <w:tab/>
        <w:t xml:space="preserve">  / </w:t>
      </w:r>
      <w:r>
        <w:rPr>
          <w:b/>
          <w:bCs/>
        </w:rPr>
        <w:tab/>
        <w:t>mysql table format</w:t>
      </w:r>
    </w:p>
    <w:p w:rsidR="00141CD9" w:rsidRDefault="003C0DB1">
      <w:pPr>
        <w:pStyle w:val="normal0"/>
        <w:numPr>
          <w:ilvl w:val="0"/>
          <w:numId w:val="17"/>
        </w:numPr>
      </w:pPr>
      <w:r>
        <w:t>Collection</w:t>
      </w:r>
      <w:r>
        <w:rPr>
          <w:b/>
          <w:bCs/>
        </w:rPr>
        <w:t xml:space="preserve"> don’t have row and column   (object) / </w:t>
      </w:r>
      <w:r>
        <w:rPr>
          <w:b/>
          <w:bCs/>
        </w:rPr>
        <w:tab/>
        <w:t xml:space="preserve">       mysql row &amp; column</w:t>
      </w:r>
    </w:p>
    <w:p w:rsidR="00141CD9" w:rsidRDefault="003C0DB1">
      <w:pPr>
        <w:pStyle w:val="normal0"/>
        <w:numPr>
          <w:ilvl w:val="0"/>
          <w:numId w:val="17"/>
        </w:numPr>
      </w:pPr>
      <w:r>
        <w:t xml:space="preserve">Data </w:t>
      </w:r>
      <w:r>
        <w:rPr>
          <w:b/>
          <w:bCs/>
        </w:rPr>
        <w:t>stored in form of object</w:t>
      </w:r>
    </w:p>
    <w:p w:rsidR="00141CD9" w:rsidRDefault="00141CD9">
      <w:pPr>
        <w:pStyle w:val="normal0"/>
        <w:shd w:val="clear" w:color="auto" w:fill="FFFFFF"/>
        <w:spacing w:before="360" w:after="360"/>
        <w:jc w:val="both"/>
        <w:rPr>
          <w:sz w:val="35"/>
          <w:szCs w:val="35"/>
          <w:highlight w:val="white"/>
        </w:rPr>
      </w:pPr>
    </w:p>
    <w:p w:rsidR="00141CD9" w:rsidRDefault="00141CD9">
      <w:pPr>
        <w:pStyle w:val="normal0"/>
        <w:shd w:val="clear" w:color="auto" w:fill="FFFFFF"/>
        <w:spacing w:before="360" w:after="360"/>
        <w:jc w:val="both"/>
        <w:rPr>
          <w:sz w:val="35"/>
          <w:szCs w:val="35"/>
          <w:highlight w:val="white"/>
        </w:rPr>
      </w:pPr>
    </w:p>
    <w:p w:rsidR="00141CD9" w:rsidRDefault="00141CD9">
      <w:pPr>
        <w:pStyle w:val="normal0"/>
        <w:shd w:val="clear" w:color="auto" w:fill="FFFFFF"/>
        <w:spacing w:before="360" w:after="360"/>
        <w:jc w:val="both"/>
        <w:rPr>
          <w:sz w:val="35"/>
          <w:szCs w:val="35"/>
          <w:highlight w:val="white"/>
        </w:rPr>
      </w:pPr>
    </w:p>
    <w:p w:rsidR="00141CD9" w:rsidRDefault="003C0DB1">
      <w:pPr>
        <w:pStyle w:val="normal0"/>
        <w:shd w:val="clear" w:color="auto" w:fill="FFFFFF"/>
        <w:spacing w:before="360" w:after="360"/>
        <w:jc w:val="both"/>
        <w:rPr>
          <w:sz w:val="35"/>
          <w:szCs w:val="35"/>
          <w:highlight w:val="white"/>
        </w:rPr>
      </w:pPr>
      <w:r>
        <w:rPr>
          <w:sz w:val="35"/>
          <w:szCs w:val="35"/>
          <w:highlight w:val="white"/>
        </w:rPr>
        <w:t>Database</w:t>
      </w:r>
    </w:p>
    <w:p w:rsidR="00141CD9" w:rsidRDefault="003C0DB1">
      <w:pPr>
        <w:pStyle w:val="normal0"/>
        <w:shd w:val="clear" w:color="auto" w:fill="FFFFFF"/>
        <w:spacing w:before="120" w:after="140" w:line="384" w:lineRule="auto"/>
        <w:jc w:val="both"/>
        <w:rPr>
          <w:rFonts w:ascii="Nunito" w:eastAsia="Nunito" w:hAnsi="Nunito" w:cs="Nunito"/>
          <w:b/>
          <w:bCs/>
          <w:sz w:val="24"/>
          <w:szCs w:val="24"/>
          <w:highlight w:val="white"/>
        </w:rPr>
      </w:pPr>
      <w:r>
        <w:rPr>
          <w:rFonts w:ascii="Nunito" w:eastAsia="Nunito" w:hAnsi="Nunito" w:cs="Nunito"/>
          <w:b/>
          <w:bCs/>
          <w:sz w:val="24"/>
          <w:szCs w:val="24"/>
          <w:highlight w:val="white"/>
        </w:rPr>
        <w:t>Database is a physical container for collections. Each database gets its own set of files on the file system. A single MongoDB server typically has multiple databases.</w:t>
      </w:r>
    </w:p>
    <w:p w:rsidR="00141CD9" w:rsidRDefault="003C0DB1">
      <w:pPr>
        <w:pStyle w:val="Heading2"/>
        <w:keepNext w:val="0"/>
        <w:keepLines w:val="0"/>
        <w:shd w:val="clear" w:color="auto" w:fill="FFFFFF"/>
        <w:spacing w:after="80" w:line="300" w:lineRule="auto"/>
        <w:jc w:val="both"/>
        <w:rPr>
          <w:sz w:val="35"/>
          <w:szCs w:val="35"/>
          <w:highlight w:val="white"/>
        </w:rPr>
      </w:pPr>
      <w:bookmarkStart w:id="108" w:name="_tgws5hg9ueh2" w:colFirst="0" w:colLast="0"/>
      <w:bookmarkEnd w:id="108"/>
      <w:r>
        <w:rPr>
          <w:sz w:val="35"/>
          <w:szCs w:val="35"/>
          <w:highlight w:val="white"/>
        </w:rPr>
        <w:t>Collection / table  (ex: customer) =&gt; name:”raj”,email:”raj”</w:t>
      </w:r>
    </w:p>
    <w:p w:rsidR="00141CD9" w:rsidRDefault="003C0DB1">
      <w:pPr>
        <w:pStyle w:val="normal0"/>
        <w:shd w:val="clear" w:color="auto" w:fill="FFFFFF"/>
        <w:spacing w:before="120" w:after="140" w:line="384" w:lineRule="auto"/>
        <w:jc w:val="both"/>
        <w:rPr>
          <w:rFonts w:ascii="Nunito" w:eastAsia="Nunito" w:hAnsi="Nunito" w:cs="Nunito"/>
          <w:b/>
          <w:bCs/>
          <w:sz w:val="24"/>
          <w:szCs w:val="24"/>
          <w:highlight w:val="white"/>
        </w:rPr>
      </w:pPr>
      <w:r>
        <w:rPr>
          <w:rFonts w:ascii="Nunito" w:eastAsia="Nunito" w:hAnsi="Nunito" w:cs="Nunito"/>
          <w:b/>
          <w:bCs/>
          <w:sz w:val="24"/>
          <w:szCs w:val="24"/>
          <w:highlight w:val="white"/>
        </w:rPr>
        <w:t>Collection is a group of MongoDB documents. It is the equivalent of an RDBMS table. A collection exists within a single database. Collections do not enforce a schema. Documents within a collection can have different fields. Typically, all documents in a collection are of similar or related purpose.</w:t>
      </w:r>
    </w:p>
    <w:p w:rsidR="00141CD9" w:rsidRDefault="003C0DB1">
      <w:pPr>
        <w:pStyle w:val="Heading2"/>
        <w:keepNext w:val="0"/>
        <w:keepLines w:val="0"/>
        <w:shd w:val="clear" w:color="auto" w:fill="FFFFFF"/>
        <w:spacing w:after="80" w:line="300" w:lineRule="auto"/>
        <w:jc w:val="both"/>
        <w:rPr>
          <w:sz w:val="35"/>
          <w:szCs w:val="35"/>
          <w:highlight w:val="white"/>
        </w:rPr>
      </w:pPr>
      <w:bookmarkStart w:id="109" w:name="_3ainff5f1ey2" w:colFirst="0" w:colLast="0"/>
      <w:bookmarkEnd w:id="109"/>
      <w:r>
        <w:rPr>
          <w:sz w:val="35"/>
          <w:szCs w:val="35"/>
          <w:highlight w:val="white"/>
        </w:rPr>
        <w:t>Document</w:t>
      </w:r>
    </w:p>
    <w:p w:rsidR="00141CD9" w:rsidRDefault="003C0DB1">
      <w:pPr>
        <w:pStyle w:val="normal0"/>
        <w:shd w:val="clear" w:color="auto" w:fill="FFFFFF"/>
        <w:spacing w:before="120" w:after="140" w:line="384" w:lineRule="auto"/>
        <w:jc w:val="both"/>
        <w:rPr>
          <w:rFonts w:ascii="Nunito" w:eastAsia="Nunito" w:hAnsi="Nunito" w:cs="Nunito"/>
          <w:b/>
          <w:bCs/>
          <w:sz w:val="24"/>
          <w:szCs w:val="24"/>
          <w:highlight w:val="white"/>
        </w:rPr>
      </w:pPr>
      <w:r>
        <w:rPr>
          <w:rFonts w:ascii="Nunito" w:eastAsia="Nunito" w:hAnsi="Nunito" w:cs="Nunito"/>
          <w:b/>
          <w:bCs/>
          <w:sz w:val="24"/>
          <w:szCs w:val="24"/>
          <w:highlight w:val="white"/>
        </w:rPr>
        <w:t>A document is a set of key-value pairs. Documents have dynamic schema. Dynamic schema means that documents in the same collection do not need to have the same set of fields or structure, and common fields in a collection's documents may hold different types of data.</w:t>
      </w:r>
    </w:p>
    <w:p w:rsidR="00141CD9" w:rsidRDefault="003C0DB1">
      <w:pPr>
        <w:pStyle w:val="normal0"/>
        <w:shd w:val="clear" w:color="auto" w:fill="FFFFFF"/>
        <w:spacing w:before="120" w:after="140" w:line="384" w:lineRule="auto"/>
        <w:jc w:val="both"/>
        <w:rPr>
          <w:rFonts w:ascii="Nunito" w:eastAsia="Nunito" w:hAnsi="Nunito" w:cs="Nunito"/>
          <w:b/>
          <w:bCs/>
          <w:sz w:val="24"/>
          <w:szCs w:val="24"/>
          <w:highlight w:val="white"/>
        </w:rPr>
      </w:pPr>
      <w:r>
        <w:rPr>
          <w:rFonts w:ascii="Nunito" w:eastAsia="Nunito" w:hAnsi="Nunito" w:cs="Nunito"/>
          <w:b/>
          <w:bCs/>
          <w:noProof/>
          <w:sz w:val="24"/>
          <w:szCs w:val="24"/>
          <w:highlight w:val="white"/>
          <w:lang w:val="en-US"/>
        </w:rPr>
        <w:lastRenderedPageBreak/>
        <w:drawing>
          <wp:inline distT="114300" distB="114300" distL="114300" distR="114300">
            <wp:extent cx="5943600" cy="3505200"/>
            <wp:effectExtent l="0" t="0" r="0" b="0"/>
            <wp:docPr id="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74"/>
                    <a:srcRect/>
                    <a:stretch>
                      <a:fillRect/>
                    </a:stretch>
                  </pic:blipFill>
                  <pic:spPr>
                    <a:xfrm>
                      <a:off x="0" y="0"/>
                      <a:ext cx="5943600" cy="3505200"/>
                    </a:xfrm>
                    <a:prstGeom prst="rect">
                      <a:avLst/>
                    </a:prstGeom>
                    <a:ln/>
                  </pic:spPr>
                </pic:pic>
              </a:graphicData>
            </a:graphic>
          </wp:inline>
        </w:drawing>
      </w:r>
    </w:p>
    <w:p w:rsidR="00141CD9" w:rsidRDefault="00141CD9">
      <w:pPr>
        <w:pStyle w:val="normal0"/>
        <w:shd w:val="clear" w:color="auto" w:fill="FFFFFF"/>
        <w:spacing w:before="120" w:after="140" w:line="384" w:lineRule="auto"/>
        <w:jc w:val="both"/>
        <w:rPr>
          <w:rFonts w:ascii="Nunito" w:eastAsia="Nunito" w:hAnsi="Nunito" w:cs="Nunito"/>
          <w:b/>
          <w:bCs/>
          <w:sz w:val="24"/>
          <w:szCs w:val="24"/>
          <w:highlight w:val="white"/>
        </w:rPr>
      </w:pPr>
    </w:p>
    <w:p w:rsidR="00141CD9" w:rsidRDefault="003C0DB1">
      <w:pPr>
        <w:pStyle w:val="normal0"/>
        <w:shd w:val="clear" w:color="auto" w:fill="FFFFFF"/>
        <w:spacing w:before="120" w:after="140" w:line="384" w:lineRule="auto"/>
        <w:jc w:val="both"/>
        <w:rPr>
          <w:rFonts w:ascii="Nunito" w:eastAsia="Nunito" w:hAnsi="Nunito" w:cs="Nunito"/>
          <w:b/>
          <w:bCs/>
          <w:sz w:val="24"/>
          <w:szCs w:val="24"/>
          <w:highlight w:val="white"/>
        </w:rPr>
      </w:pPr>
      <w:r>
        <w:rPr>
          <w:rFonts w:ascii="Nunito" w:eastAsia="Nunito" w:hAnsi="Nunito" w:cs="Nunito"/>
          <w:b/>
          <w:bCs/>
          <w:sz w:val="24"/>
          <w:szCs w:val="24"/>
          <w:highlight w:val="white"/>
        </w:rPr>
        <w:t>The following table shows the relationship of RDBMS terminology with MongoDB.</w:t>
      </w:r>
    </w:p>
    <w:tbl>
      <w:tblPr>
        <w:tblStyle w:val="a6"/>
        <w:tblW w:w="9360" w:type="dxa"/>
        <w:tblInd w:w="20" w:type="dxa"/>
        <w:tblBorders>
          <w:top w:val="nil"/>
          <w:left w:val="nil"/>
          <w:bottom w:val="nil"/>
          <w:right w:val="nil"/>
          <w:insideH w:val="nil"/>
          <w:insideV w:val="nil"/>
        </w:tblBorders>
        <w:tblLayout w:type="fixed"/>
        <w:tblLook w:val="0600"/>
      </w:tblPr>
      <w:tblGrid>
        <w:gridCol w:w="4680"/>
        <w:gridCol w:w="4680"/>
      </w:tblGrid>
      <w:tr w:rsidR="00141CD9">
        <w:trPr>
          <w:cantSplit/>
          <w:trHeight w:val="570"/>
          <w:tblHeader/>
        </w:trPr>
        <w:tc>
          <w:tcPr>
            <w:tcW w:w="468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tcPr>
          <w:p w:rsidR="00141CD9" w:rsidRDefault="003C0DB1">
            <w:pPr>
              <w:pStyle w:val="normal0"/>
              <w:shd w:val="clear" w:color="auto" w:fill="FFFFFF"/>
              <w:spacing w:before="360" w:after="360" w:line="342" w:lineRule="auto"/>
              <w:jc w:val="center"/>
              <w:rPr>
                <w:rFonts w:ascii="Nunito" w:eastAsia="Nunito" w:hAnsi="Nunito" w:cs="Nunito"/>
                <w:b/>
                <w:bCs/>
                <w:color w:val="212529"/>
                <w:sz w:val="23"/>
                <w:szCs w:val="23"/>
                <w:highlight w:val="white"/>
              </w:rPr>
            </w:pPr>
            <w:r>
              <w:rPr>
                <w:rFonts w:ascii="Nunito" w:eastAsia="Nunito" w:hAnsi="Nunito" w:cs="Nunito"/>
                <w:b/>
                <w:bCs/>
                <w:color w:val="212529"/>
                <w:sz w:val="23"/>
                <w:szCs w:val="23"/>
                <w:highlight w:val="white"/>
              </w:rPr>
              <w:t>RDBMS</w:t>
            </w:r>
          </w:p>
        </w:tc>
        <w:tc>
          <w:tcPr>
            <w:tcW w:w="468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tcPr>
          <w:p w:rsidR="00141CD9" w:rsidRDefault="003C0DB1">
            <w:pPr>
              <w:pStyle w:val="normal0"/>
              <w:shd w:val="clear" w:color="auto" w:fill="FFFFFF"/>
              <w:spacing w:before="360" w:after="360" w:line="342" w:lineRule="auto"/>
              <w:jc w:val="center"/>
              <w:rPr>
                <w:rFonts w:ascii="Nunito" w:eastAsia="Nunito" w:hAnsi="Nunito" w:cs="Nunito"/>
                <w:b/>
                <w:bCs/>
                <w:color w:val="212529"/>
                <w:sz w:val="23"/>
                <w:szCs w:val="23"/>
                <w:highlight w:val="white"/>
              </w:rPr>
            </w:pPr>
            <w:r>
              <w:rPr>
                <w:rFonts w:ascii="Nunito" w:eastAsia="Nunito" w:hAnsi="Nunito" w:cs="Nunito"/>
                <w:b/>
                <w:bCs/>
                <w:color w:val="212529"/>
                <w:sz w:val="23"/>
                <w:szCs w:val="23"/>
                <w:highlight w:val="white"/>
              </w:rPr>
              <w:t>MongoDB</w:t>
            </w:r>
          </w:p>
        </w:tc>
      </w:tr>
      <w:tr w:rsidR="00141CD9">
        <w:trPr>
          <w:cantSplit/>
          <w:trHeight w:val="570"/>
          <w:tblHeader/>
        </w:trPr>
        <w:tc>
          <w:tcPr>
            <w:tcW w:w="46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rsidR="00141CD9" w:rsidRDefault="003C0DB1">
            <w:pPr>
              <w:pStyle w:val="normal0"/>
              <w:shd w:val="clear" w:color="auto" w:fill="FFFFFF"/>
              <w:spacing w:before="360" w:after="360" w:line="342" w:lineRule="auto"/>
              <w:jc w:val="center"/>
              <w:rPr>
                <w:rFonts w:ascii="Nunito" w:eastAsia="Nunito" w:hAnsi="Nunito" w:cs="Nunito"/>
                <w:b/>
                <w:bCs/>
                <w:color w:val="212529"/>
                <w:sz w:val="23"/>
                <w:szCs w:val="23"/>
                <w:highlight w:val="white"/>
              </w:rPr>
            </w:pPr>
            <w:r>
              <w:rPr>
                <w:rFonts w:ascii="Nunito" w:eastAsia="Nunito" w:hAnsi="Nunito" w:cs="Nunito"/>
                <w:b/>
                <w:bCs/>
                <w:color w:val="212529"/>
                <w:sz w:val="23"/>
                <w:szCs w:val="23"/>
                <w:highlight w:val="white"/>
              </w:rPr>
              <w:t>Database</w:t>
            </w:r>
          </w:p>
        </w:tc>
        <w:tc>
          <w:tcPr>
            <w:tcW w:w="46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rsidR="00141CD9" w:rsidRDefault="003C0DB1">
            <w:pPr>
              <w:pStyle w:val="normal0"/>
              <w:shd w:val="clear" w:color="auto" w:fill="FFFFFF"/>
              <w:spacing w:before="360" w:after="360" w:line="342" w:lineRule="auto"/>
              <w:jc w:val="center"/>
              <w:rPr>
                <w:rFonts w:ascii="Nunito" w:eastAsia="Nunito" w:hAnsi="Nunito" w:cs="Nunito"/>
                <w:b/>
                <w:bCs/>
                <w:color w:val="212529"/>
                <w:sz w:val="23"/>
                <w:szCs w:val="23"/>
                <w:highlight w:val="white"/>
              </w:rPr>
            </w:pPr>
            <w:r>
              <w:rPr>
                <w:rFonts w:ascii="Nunito" w:eastAsia="Nunito" w:hAnsi="Nunito" w:cs="Nunito"/>
                <w:b/>
                <w:bCs/>
                <w:color w:val="212529"/>
                <w:sz w:val="23"/>
                <w:szCs w:val="23"/>
                <w:highlight w:val="white"/>
              </w:rPr>
              <w:t>Database</w:t>
            </w:r>
          </w:p>
        </w:tc>
      </w:tr>
      <w:tr w:rsidR="00141CD9">
        <w:trPr>
          <w:cantSplit/>
          <w:trHeight w:val="570"/>
          <w:tblHeader/>
        </w:trPr>
        <w:tc>
          <w:tcPr>
            <w:tcW w:w="46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rsidR="00141CD9" w:rsidRDefault="003C0DB1">
            <w:pPr>
              <w:pStyle w:val="normal0"/>
              <w:shd w:val="clear" w:color="auto" w:fill="FFFFFF"/>
              <w:spacing w:before="360" w:after="360" w:line="342" w:lineRule="auto"/>
              <w:jc w:val="center"/>
              <w:rPr>
                <w:rFonts w:ascii="Nunito" w:eastAsia="Nunito" w:hAnsi="Nunito" w:cs="Nunito"/>
                <w:b/>
                <w:bCs/>
                <w:color w:val="212529"/>
                <w:sz w:val="23"/>
                <w:szCs w:val="23"/>
                <w:highlight w:val="white"/>
              </w:rPr>
            </w:pPr>
            <w:r>
              <w:rPr>
                <w:rFonts w:ascii="Nunito" w:eastAsia="Nunito" w:hAnsi="Nunito" w:cs="Nunito"/>
                <w:b/>
                <w:bCs/>
                <w:color w:val="212529"/>
                <w:sz w:val="23"/>
                <w:szCs w:val="23"/>
                <w:highlight w:val="white"/>
              </w:rPr>
              <w:t>Table</w:t>
            </w:r>
          </w:p>
        </w:tc>
        <w:tc>
          <w:tcPr>
            <w:tcW w:w="46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rsidR="00141CD9" w:rsidRDefault="003C0DB1">
            <w:pPr>
              <w:pStyle w:val="normal0"/>
              <w:shd w:val="clear" w:color="auto" w:fill="FFFFFF"/>
              <w:spacing w:before="360" w:after="360" w:line="342" w:lineRule="auto"/>
              <w:jc w:val="center"/>
              <w:rPr>
                <w:rFonts w:ascii="Nunito" w:eastAsia="Nunito" w:hAnsi="Nunito" w:cs="Nunito"/>
                <w:b/>
                <w:bCs/>
                <w:color w:val="212529"/>
                <w:sz w:val="23"/>
                <w:szCs w:val="23"/>
                <w:highlight w:val="white"/>
              </w:rPr>
            </w:pPr>
            <w:r>
              <w:rPr>
                <w:rFonts w:ascii="Nunito" w:eastAsia="Nunito" w:hAnsi="Nunito" w:cs="Nunito"/>
                <w:b/>
                <w:bCs/>
                <w:color w:val="212529"/>
                <w:sz w:val="23"/>
                <w:szCs w:val="23"/>
                <w:highlight w:val="white"/>
              </w:rPr>
              <w:t>Collection</w:t>
            </w:r>
          </w:p>
        </w:tc>
      </w:tr>
      <w:tr w:rsidR="00141CD9">
        <w:trPr>
          <w:cantSplit/>
          <w:trHeight w:val="570"/>
          <w:tblHeader/>
        </w:trPr>
        <w:tc>
          <w:tcPr>
            <w:tcW w:w="46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rsidR="00141CD9" w:rsidRDefault="003C0DB1">
            <w:pPr>
              <w:pStyle w:val="normal0"/>
              <w:shd w:val="clear" w:color="auto" w:fill="FFFFFF"/>
              <w:spacing w:before="360" w:after="360" w:line="342" w:lineRule="auto"/>
              <w:jc w:val="center"/>
              <w:rPr>
                <w:rFonts w:ascii="Nunito" w:eastAsia="Nunito" w:hAnsi="Nunito" w:cs="Nunito"/>
                <w:b/>
                <w:bCs/>
                <w:color w:val="212529"/>
                <w:sz w:val="23"/>
                <w:szCs w:val="23"/>
                <w:highlight w:val="white"/>
              </w:rPr>
            </w:pPr>
            <w:r>
              <w:rPr>
                <w:rFonts w:ascii="Nunito" w:eastAsia="Nunito" w:hAnsi="Nunito" w:cs="Nunito"/>
                <w:b/>
                <w:bCs/>
                <w:color w:val="212529"/>
                <w:sz w:val="23"/>
                <w:szCs w:val="23"/>
                <w:highlight w:val="white"/>
              </w:rPr>
              <w:t>Tuple/Row</w:t>
            </w:r>
          </w:p>
        </w:tc>
        <w:tc>
          <w:tcPr>
            <w:tcW w:w="46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rsidR="00141CD9" w:rsidRDefault="003C0DB1">
            <w:pPr>
              <w:pStyle w:val="normal0"/>
              <w:shd w:val="clear" w:color="auto" w:fill="FFFFFF"/>
              <w:spacing w:before="360" w:after="360" w:line="342" w:lineRule="auto"/>
              <w:jc w:val="center"/>
              <w:rPr>
                <w:rFonts w:ascii="Nunito" w:eastAsia="Nunito" w:hAnsi="Nunito" w:cs="Nunito"/>
                <w:b/>
                <w:bCs/>
                <w:color w:val="212529"/>
                <w:sz w:val="23"/>
                <w:szCs w:val="23"/>
                <w:highlight w:val="white"/>
              </w:rPr>
            </w:pPr>
            <w:r>
              <w:rPr>
                <w:rFonts w:ascii="Nunito" w:eastAsia="Nunito" w:hAnsi="Nunito" w:cs="Nunito"/>
                <w:b/>
                <w:bCs/>
                <w:color w:val="212529"/>
                <w:sz w:val="23"/>
                <w:szCs w:val="23"/>
                <w:highlight w:val="white"/>
              </w:rPr>
              <w:t>Document</w:t>
            </w:r>
          </w:p>
        </w:tc>
      </w:tr>
      <w:tr w:rsidR="00141CD9">
        <w:trPr>
          <w:cantSplit/>
          <w:trHeight w:val="570"/>
          <w:tblHeader/>
        </w:trPr>
        <w:tc>
          <w:tcPr>
            <w:tcW w:w="46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rsidR="00141CD9" w:rsidRDefault="003C0DB1">
            <w:pPr>
              <w:pStyle w:val="normal0"/>
              <w:shd w:val="clear" w:color="auto" w:fill="FFFFFF"/>
              <w:spacing w:before="360" w:after="360" w:line="342" w:lineRule="auto"/>
              <w:jc w:val="center"/>
              <w:rPr>
                <w:rFonts w:ascii="Nunito" w:eastAsia="Nunito" w:hAnsi="Nunito" w:cs="Nunito"/>
                <w:b/>
                <w:bCs/>
                <w:color w:val="212529"/>
                <w:sz w:val="23"/>
                <w:szCs w:val="23"/>
                <w:highlight w:val="white"/>
              </w:rPr>
            </w:pPr>
            <w:r>
              <w:rPr>
                <w:rFonts w:ascii="Nunito" w:eastAsia="Nunito" w:hAnsi="Nunito" w:cs="Nunito"/>
                <w:b/>
                <w:bCs/>
                <w:color w:val="212529"/>
                <w:sz w:val="23"/>
                <w:szCs w:val="23"/>
                <w:highlight w:val="white"/>
              </w:rPr>
              <w:lastRenderedPageBreak/>
              <w:t>column</w:t>
            </w:r>
          </w:p>
        </w:tc>
        <w:tc>
          <w:tcPr>
            <w:tcW w:w="46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rsidR="00141CD9" w:rsidRDefault="003C0DB1">
            <w:pPr>
              <w:pStyle w:val="normal0"/>
              <w:shd w:val="clear" w:color="auto" w:fill="FFFFFF"/>
              <w:spacing w:before="360" w:after="360" w:line="342" w:lineRule="auto"/>
              <w:jc w:val="center"/>
              <w:rPr>
                <w:rFonts w:ascii="Nunito" w:eastAsia="Nunito" w:hAnsi="Nunito" w:cs="Nunito"/>
                <w:b/>
                <w:bCs/>
                <w:color w:val="212529"/>
                <w:sz w:val="23"/>
                <w:szCs w:val="23"/>
                <w:highlight w:val="white"/>
              </w:rPr>
            </w:pPr>
            <w:r>
              <w:rPr>
                <w:rFonts w:ascii="Nunito" w:eastAsia="Nunito" w:hAnsi="Nunito" w:cs="Nunito"/>
                <w:b/>
                <w:bCs/>
                <w:color w:val="212529"/>
                <w:sz w:val="23"/>
                <w:szCs w:val="23"/>
                <w:highlight w:val="white"/>
              </w:rPr>
              <w:t>Field</w:t>
            </w:r>
          </w:p>
        </w:tc>
      </w:tr>
      <w:tr w:rsidR="00141CD9">
        <w:trPr>
          <w:cantSplit/>
          <w:trHeight w:val="570"/>
          <w:tblHeader/>
        </w:trPr>
        <w:tc>
          <w:tcPr>
            <w:tcW w:w="46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rsidR="00141CD9" w:rsidRDefault="003C0DB1">
            <w:pPr>
              <w:pStyle w:val="normal0"/>
              <w:shd w:val="clear" w:color="auto" w:fill="FFFFFF"/>
              <w:spacing w:before="360" w:after="360" w:line="342" w:lineRule="auto"/>
              <w:jc w:val="center"/>
              <w:rPr>
                <w:rFonts w:ascii="Nunito" w:eastAsia="Nunito" w:hAnsi="Nunito" w:cs="Nunito"/>
                <w:b/>
                <w:bCs/>
                <w:color w:val="212529"/>
                <w:sz w:val="23"/>
                <w:szCs w:val="23"/>
                <w:highlight w:val="white"/>
              </w:rPr>
            </w:pPr>
            <w:r>
              <w:rPr>
                <w:rFonts w:ascii="Nunito" w:eastAsia="Nunito" w:hAnsi="Nunito" w:cs="Nunito"/>
                <w:b/>
                <w:bCs/>
                <w:color w:val="212529"/>
                <w:sz w:val="23"/>
                <w:szCs w:val="23"/>
                <w:highlight w:val="white"/>
              </w:rPr>
              <w:t>Table Join</w:t>
            </w:r>
          </w:p>
        </w:tc>
        <w:tc>
          <w:tcPr>
            <w:tcW w:w="46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rsidR="00141CD9" w:rsidRDefault="003C0DB1">
            <w:pPr>
              <w:pStyle w:val="normal0"/>
              <w:shd w:val="clear" w:color="auto" w:fill="FFFFFF"/>
              <w:spacing w:before="360" w:after="360" w:line="342" w:lineRule="auto"/>
              <w:jc w:val="center"/>
              <w:rPr>
                <w:rFonts w:ascii="Nunito" w:eastAsia="Nunito" w:hAnsi="Nunito" w:cs="Nunito"/>
                <w:b/>
                <w:bCs/>
                <w:color w:val="212529"/>
                <w:sz w:val="23"/>
                <w:szCs w:val="23"/>
                <w:highlight w:val="white"/>
              </w:rPr>
            </w:pPr>
            <w:r>
              <w:rPr>
                <w:rFonts w:ascii="Nunito" w:eastAsia="Nunito" w:hAnsi="Nunito" w:cs="Nunito"/>
                <w:b/>
                <w:bCs/>
                <w:color w:val="212529"/>
                <w:sz w:val="23"/>
                <w:szCs w:val="23"/>
                <w:highlight w:val="white"/>
              </w:rPr>
              <w:t>Embedded Documents</w:t>
            </w:r>
          </w:p>
        </w:tc>
      </w:tr>
      <w:tr w:rsidR="00141CD9">
        <w:trPr>
          <w:cantSplit/>
          <w:trHeight w:val="900"/>
          <w:tblHeader/>
        </w:trPr>
        <w:tc>
          <w:tcPr>
            <w:tcW w:w="46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rsidR="00141CD9" w:rsidRDefault="003C0DB1">
            <w:pPr>
              <w:pStyle w:val="normal0"/>
              <w:shd w:val="clear" w:color="auto" w:fill="FFFFFF"/>
              <w:spacing w:before="360" w:after="360" w:line="342" w:lineRule="auto"/>
              <w:jc w:val="center"/>
              <w:rPr>
                <w:rFonts w:ascii="Nunito" w:eastAsia="Nunito" w:hAnsi="Nunito" w:cs="Nunito"/>
                <w:b/>
                <w:bCs/>
                <w:color w:val="212529"/>
                <w:sz w:val="23"/>
                <w:szCs w:val="23"/>
                <w:highlight w:val="white"/>
              </w:rPr>
            </w:pPr>
            <w:r>
              <w:rPr>
                <w:rFonts w:ascii="Nunito" w:eastAsia="Nunito" w:hAnsi="Nunito" w:cs="Nunito"/>
                <w:b/>
                <w:bCs/>
                <w:color w:val="212529"/>
                <w:sz w:val="23"/>
                <w:szCs w:val="23"/>
                <w:highlight w:val="white"/>
              </w:rPr>
              <w:t>Primary Key</w:t>
            </w:r>
          </w:p>
        </w:tc>
        <w:tc>
          <w:tcPr>
            <w:tcW w:w="46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rsidR="00141CD9" w:rsidRDefault="003C0DB1">
            <w:pPr>
              <w:pStyle w:val="normal0"/>
              <w:shd w:val="clear" w:color="auto" w:fill="FFFFFF"/>
              <w:spacing w:before="360" w:after="360" w:line="342" w:lineRule="auto"/>
              <w:jc w:val="center"/>
              <w:rPr>
                <w:rFonts w:ascii="Nunito" w:eastAsia="Nunito" w:hAnsi="Nunito" w:cs="Nunito"/>
                <w:b/>
                <w:bCs/>
                <w:color w:val="212529"/>
                <w:sz w:val="23"/>
                <w:szCs w:val="23"/>
                <w:highlight w:val="white"/>
              </w:rPr>
            </w:pPr>
            <w:r>
              <w:rPr>
                <w:rFonts w:ascii="Nunito" w:eastAsia="Nunito" w:hAnsi="Nunito" w:cs="Nunito"/>
                <w:b/>
                <w:bCs/>
                <w:color w:val="212529"/>
                <w:sz w:val="23"/>
                <w:szCs w:val="23"/>
                <w:highlight w:val="white"/>
              </w:rPr>
              <w:t>Primary Key (Default key _id provided by MongoDB itself)</w:t>
            </w:r>
          </w:p>
        </w:tc>
      </w:tr>
      <w:tr w:rsidR="00141CD9">
        <w:trPr>
          <w:cantSplit/>
          <w:trHeight w:val="570"/>
          <w:tblHeader/>
        </w:trPr>
        <w:tc>
          <w:tcPr>
            <w:tcW w:w="9360" w:type="dxa"/>
            <w:gridSpan w:val="2"/>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tcPr>
          <w:p w:rsidR="00141CD9" w:rsidRDefault="003C0DB1">
            <w:pPr>
              <w:pStyle w:val="normal0"/>
              <w:shd w:val="clear" w:color="auto" w:fill="FFFFFF"/>
              <w:spacing w:before="360" w:after="360" w:line="342" w:lineRule="auto"/>
              <w:jc w:val="center"/>
              <w:rPr>
                <w:rFonts w:ascii="Nunito" w:eastAsia="Nunito" w:hAnsi="Nunito" w:cs="Nunito"/>
                <w:b/>
                <w:bCs/>
                <w:color w:val="212529"/>
                <w:sz w:val="23"/>
                <w:szCs w:val="23"/>
                <w:highlight w:val="white"/>
              </w:rPr>
            </w:pPr>
            <w:r>
              <w:rPr>
                <w:rFonts w:ascii="Nunito" w:eastAsia="Nunito" w:hAnsi="Nunito" w:cs="Nunito"/>
                <w:b/>
                <w:bCs/>
                <w:color w:val="212529"/>
                <w:sz w:val="23"/>
                <w:szCs w:val="23"/>
                <w:highlight w:val="white"/>
              </w:rPr>
              <w:t>Database Server and Client</w:t>
            </w:r>
          </w:p>
        </w:tc>
      </w:tr>
      <w:tr w:rsidR="00141CD9">
        <w:trPr>
          <w:cantSplit/>
          <w:trHeight w:val="570"/>
          <w:tblHeader/>
        </w:trPr>
        <w:tc>
          <w:tcPr>
            <w:tcW w:w="468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tcPr>
          <w:p w:rsidR="00141CD9" w:rsidRDefault="003C0DB1">
            <w:pPr>
              <w:pStyle w:val="normal0"/>
              <w:shd w:val="clear" w:color="auto" w:fill="FFFFFF"/>
              <w:spacing w:before="360" w:after="360" w:line="342" w:lineRule="auto"/>
              <w:jc w:val="center"/>
              <w:rPr>
                <w:rFonts w:ascii="Nunito" w:eastAsia="Nunito" w:hAnsi="Nunito" w:cs="Nunito"/>
                <w:b/>
                <w:bCs/>
                <w:color w:val="212529"/>
                <w:sz w:val="23"/>
                <w:szCs w:val="23"/>
                <w:highlight w:val="white"/>
              </w:rPr>
            </w:pPr>
            <w:r>
              <w:rPr>
                <w:rFonts w:ascii="Nunito" w:eastAsia="Nunito" w:hAnsi="Nunito" w:cs="Nunito"/>
                <w:b/>
                <w:bCs/>
                <w:color w:val="212529"/>
                <w:sz w:val="23"/>
                <w:szCs w:val="23"/>
                <w:highlight w:val="white"/>
              </w:rPr>
              <w:t>mysqld/Oracle</w:t>
            </w:r>
          </w:p>
        </w:tc>
        <w:tc>
          <w:tcPr>
            <w:tcW w:w="468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tcPr>
          <w:p w:rsidR="00141CD9" w:rsidRDefault="003C0DB1">
            <w:pPr>
              <w:pStyle w:val="normal0"/>
              <w:shd w:val="clear" w:color="auto" w:fill="FFFFFF"/>
              <w:spacing w:before="360" w:after="360" w:line="342" w:lineRule="auto"/>
              <w:jc w:val="center"/>
              <w:rPr>
                <w:rFonts w:ascii="Nunito" w:eastAsia="Nunito" w:hAnsi="Nunito" w:cs="Nunito"/>
                <w:b/>
                <w:bCs/>
                <w:color w:val="212529"/>
                <w:sz w:val="23"/>
                <w:szCs w:val="23"/>
                <w:highlight w:val="white"/>
              </w:rPr>
            </w:pPr>
            <w:r>
              <w:rPr>
                <w:rFonts w:ascii="Nunito" w:eastAsia="Nunito" w:hAnsi="Nunito" w:cs="Nunito"/>
                <w:b/>
                <w:bCs/>
                <w:color w:val="212529"/>
                <w:sz w:val="23"/>
                <w:szCs w:val="23"/>
                <w:highlight w:val="white"/>
              </w:rPr>
              <w:t>mongod</w:t>
            </w:r>
            <w:ins w:id="110" w:author="Rajesh Nagar" w:date="2024-12-30T09:42:00Z">
              <w:r>
                <w:rPr>
                  <w:rFonts w:ascii="Nunito" w:eastAsia="Nunito" w:hAnsi="Nunito" w:cs="Nunito"/>
                  <w:b/>
                  <w:bCs/>
                  <w:color w:val="212529"/>
                  <w:sz w:val="23"/>
                  <w:szCs w:val="23"/>
                  <w:highlight w:val="white"/>
                </w:rPr>
                <w:t>b</w:t>
              </w:r>
            </w:ins>
          </w:p>
        </w:tc>
      </w:tr>
      <w:tr w:rsidR="00141CD9">
        <w:trPr>
          <w:cantSplit/>
          <w:trHeight w:val="570"/>
          <w:tblHeader/>
        </w:trPr>
        <w:tc>
          <w:tcPr>
            <w:tcW w:w="468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tcPr>
          <w:p w:rsidR="00141CD9" w:rsidRDefault="003C0DB1">
            <w:pPr>
              <w:pStyle w:val="normal0"/>
              <w:shd w:val="clear" w:color="auto" w:fill="FFFFFF"/>
              <w:spacing w:before="360" w:after="360" w:line="342" w:lineRule="auto"/>
              <w:jc w:val="center"/>
              <w:rPr>
                <w:rFonts w:ascii="Nunito" w:eastAsia="Nunito" w:hAnsi="Nunito" w:cs="Nunito"/>
                <w:b/>
                <w:bCs/>
                <w:color w:val="212529"/>
                <w:sz w:val="23"/>
                <w:szCs w:val="23"/>
                <w:highlight w:val="white"/>
              </w:rPr>
            </w:pPr>
            <w:r>
              <w:rPr>
                <w:rFonts w:ascii="Nunito" w:eastAsia="Nunito" w:hAnsi="Nunito" w:cs="Nunito"/>
                <w:b/>
                <w:bCs/>
                <w:color w:val="212529"/>
                <w:sz w:val="23"/>
                <w:szCs w:val="23"/>
                <w:highlight w:val="white"/>
              </w:rPr>
              <w:t>mysql/sqlplus</w:t>
            </w:r>
          </w:p>
        </w:tc>
        <w:tc>
          <w:tcPr>
            <w:tcW w:w="4680"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tcPr>
          <w:p w:rsidR="00141CD9" w:rsidRDefault="003C0DB1">
            <w:pPr>
              <w:pStyle w:val="normal0"/>
              <w:shd w:val="clear" w:color="auto" w:fill="FFFFFF"/>
              <w:spacing w:before="360" w:after="360" w:line="342" w:lineRule="auto"/>
              <w:jc w:val="center"/>
              <w:rPr>
                <w:rFonts w:ascii="Nunito" w:eastAsia="Nunito" w:hAnsi="Nunito" w:cs="Nunito"/>
                <w:b/>
                <w:bCs/>
                <w:color w:val="212529"/>
                <w:sz w:val="23"/>
                <w:szCs w:val="23"/>
                <w:highlight w:val="white"/>
              </w:rPr>
            </w:pPr>
            <w:r>
              <w:rPr>
                <w:rFonts w:ascii="Nunito" w:eastAsia="Nunito" w:hAnsi="Nunito" w:cs="Nunito"/>
                <w:b/>
                <w:bCs/>
                <w:color w:val="212529"/>
                <w:sz w:val="23"/>
                <w:szCs w:val="23"/>
                <w:highlight w:val="white"/>
              </w:rPr>
              <w:t>mongo</w:t>
            </w:r>
          </w:p>
        </w:tc>
      </w:tr>
    </w:tbl>
    <w:p w:rsidR="00141CD9" w:rsidRPr="00141CD9" w:rsidRDefault="00141CD9">
      <w:pPr>
        <w:pStyle w:val="normal0"/>
        <w:shd w:val="clear" w:color="auto" w:fill="FFFFFF"/>
        <w:spacing w:before="360" w:after="360"/>
        <w:jc w:val="both"/>
        <w:rPr>
          <w:ins w:id="111" w:author="Rajesh Nagar" w:date="2024-12-30T09:42:00Z"/>
          <w:rFonts w:ascii="Nunito" w:eastAsia="Nunito" w:hAnsi="Nunito" w:cs="Nunito"/>
          <w:b/>
          <w:bCs/>
          <w:sz w:val="24"/>
          <w:szCs w:val="24"/>
          <w:highlight w:val="white"/>
          <w:rPrChange w:id="112" w:author="Rajesh Nagar" w:date="2024-12-30T09:42:00Z">
            <w:rPr>
              <w:ins w:id="113" w:author="Rajesh Nagar" w:date="2024-12-30T09:42:00Z"/>
              <w:rFonts w:ascii="Nunito" w:eastAsia="Nunito" w:hAnsi="Nunito" w:cs="Nunito"/>
              <w:b/>
              <w:bCs/>
              <w:color w:val="212529"/>
              <w:sz w:val="23"/>
              <w:szCs w:val="23"/>
              <w:highlight w:val="white"/>
            </w:rPr>
          </w:rPrChange>
        </w:rPr>
      </w:pPr>
    </w:p>
    <w:p w:rsidR="00141CD9" w:rsidRPr="00141CD9" w:rsidRDefault="00141CD9">
      <w:pPr>
        <w:pStyle w:val="normal0"/>
        <w:shd w:val="clear" w:color="auto" w:fill="FFFFFF"/>
        <w:spacing w:before="360" w:after="360"/>
        <w:jc w:val="both"/>
        <w:rPr>
          <w:ins w:id="114" w:author="Rajesh Nagar" w:date="2024-12-30T09:42:00Z"/>
          <w:rFonts w:ascii="Nunito" w:eastAsia="Nunito" w:hAnsi="Nunito" w:cs="Nunito"/>
          <w:b/>
          <w:bCs/>
          <w:sz w:val="24"/>
          <w:szCs w:val="24"/>
          <w:highlight w:val="white"/>
          <w:rPrChange w:id="115" w:author="Rajesh Nagar" w:date="2024-12-30T09:42:00Z">
            <w:rPr>
              <w:ins w:id="116" w:author="Rajesh Nagar" w:date="2024-12-30T09:42:00Z"/>
              <w:rFonts w:ascii="Nunito" w:eastAsia="Nunito" w:hAnsi="Nunito" w:cs="Nunito"/>
              <w:b/>
              <w:bCs/>
              <w:color w:val="212529"/>
              <w:sz w:val="23"/>
              <w:szCs w:val="23"/>
              <w:highlight w:val="white"/>
            </w:rPr>
          </w:rPrChange>
        </w:rPr>
      </w:pPr>
    </w:p>
    <w:p w:rsidR="00141CD9" w:rsidRPr="00141CD9" w:rsidRDefault="00141CD9">
      <w:pPr>
        <w:pStyle w:val="normal0"/>
        <w:shd w:val="clear" w:color="auto" w:fill="FFFFFF"/>
        <w:spacing w:before="360" w:after="360"/>
        <w:jc w:val="both"/>
        <w:rPr>
          <w:ins w:id="117" w:author="Rajesh Nagar" w:date="2024-12-30T09:42:00Z"/>
          <w:rFonts w:ascii="Nunito" w:eastAsia="Nunito" w:hAnsi="Nunito" w:cs="Nunito"/>
          <w:b/>
          <w:bCs/>
          <w:sz w:val="24"/>
          <w:szCs w:val="24"/>
          <w:highlight w:val="white"/>
          <w:rPrChange w:id="118" w:author="Rajesh Nagar" w:date="2024-12-30T09:42:00Z">
            <w:rPr>
              <w:ins w:id="119" w:author="Rajesh Nagar" w:date="2024-12-30T09:42:00Z"/>
              <w:rFonts w:ascii="Nunito" w:eastAsia="Nunito" w:hAnsi="Nunito" w:cs="Nunito"/>
              <w:b/>
              <w:bCs/>
              <w:color w:val="212529"/>
              <w:sz w:val="23"/>
              <w:szCs w:val="23"/>
              <w:highlight w:val="white"/>
            </w:rPr>
          </w:rPrChange>
        </w:rPr>
      </w:pPr>
    </w:p>
    <w:p w:rsidR="00141CD9" w:rsidRDefault="00141CD9">
      <w:pPr>
        <w:pStyle w:val="normal0"/>
        <w:shd w:val="clear" w:color="auto" w:fill="FFFFFF"/>
        <w:spacing w:before="360" w:after="360"/>
        <w:jc w:val="both"/>
        <w:rPr>
          <w:rFonts w:ascii="Nunito" w:eastAsia="Nunito" w:hAnsi="Nunito" w:cs="Nunito"/>
          <w:b/>
          <w:bCs/>
          <w:sz w:val="24"/>
          <w:szCs w:val="24"/>
          <w:highlight w:val="white"/>
        </w:rPr>
      </w:pPr>
    </w:p>
    <w:p w:rsidR="00141CD9" w:rsidRDefault="003C0DB1">
      <w:pPr>
        <w:pStyle w:val="normal0"/>
        <w:shd w:val="clear" w:color="auto" w:fill="FFFFFF"/>
        <w:spacing w:before="360" w:after="360"/>
        <w:jc w:val="both"/>
        <w:rPr>
          <w:rFonts w:ascii="Nunito" w:eastAsia="Nunito" w:hAnsi="Nunito" w:cs="Nunito"/>
          <w:b/>
          <w:bCs/>
          <w:sz w:val="24"/>
          <w:szCs w:val="24"/>
          <w:highlight w:val="white"/>
        </w:rPr>
      </w:pPr>
      <w:r>
        <w:rPr>
          <w:rFonts w:ascii="Nunito" w:eastAsia="Nunito" w:hAnsi="Nunito" w:cs="Nunito"/>
          <w:b/>
          <w:bCs/>
          <w:sz w:val="24"/>
          <w:szCs w:val="24"/>
          <w:highlight w:val="white"/>
        </w:rPr>
        <w:t xml:space="preserve">Download  &amp; Install </w:t>
      </w:r>
    </w:p>
    <w:p w:rsidR="00141CD9" w:rsidRDefault="00141CD9">
      <w:pPr>
        <w:pStyle w:val="normal0"/>
        <w:shd w:val="clear" w:color="auto" w:fill="FFFFFF"/>
        <w:spacing w:before="360" w:after="360"/>
        <w:jc w:val="both"/>
        <w:rPr>
          <w:rFonts w:ascii="Nunito" w:eastAsia="Nunito" w:hAnsi="Nunito" w:cs="Nunito"/>
          <w:b/>
          <w:bCs/>
          <w:sz w:val="24"/>
          <w:szCs w:val="24"/>
          <w:highlight w:val="white"/>
        </w:rPr>
      </w:pPr>
      <w:hyperlink r:id="rId75">
        <w:r w:rsidR="003C0DB1">
          <w:rPr>
            <w:rFonts w:ascii="Nunito" w:eastAsia="Nunito" w:hAnsi="Nunito" w:cs="Nunito"/>
            <w:b/>
            <w:bCs/>
            <w:color w:val="1155CC"/>
            <w:sz w:val="24"/>
            <w:szCs w:val="24"/>
            <w:highlight w:val="white"/>
            <w:u w:val="single"/>
          </w:rPr>
          <w:t>https://www.mongodb.com/try/download/community-edition</w:t>
        </w:r>
      </w:hyperlink>
      <w:r w:rsidR="003C0DB1">
        <w:rPr>
          <w:rFonts w:ascii="Nunito" w:eastAsia="Nunito" w:hAnsi="Nunito" w:cs="Nunito"/>
          <w:b/>
          <w:bCs/>
          <w:sz w:val="24"/>
          <w:szCs w:val="24"/>
          <w:highlight w:val="white"/>
        </w:rPr>
        <w:t xml:space="preserve"> </w:t>
      </w:r>
    </w:p>
    <w:p w:rsidR="00141CD9" w:rsidRDefault="003C0DB1">
      <w:pPr>
        <w:pStyle w:val="normal0"/>
        <w:shd w:val="clear" w:color="auto" w:fill="FFFFFF"/>
        <w:spacing w:before="360" w:after="36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Next -&gt; next : Installed</w:t>
      </w:r>
    </w:p>
    <w:p w:rsidR="00141CD9" w:rsidRDefault="003C0DB1">
      <w:pPr>
        <w:pStyle w:val="normal0"/>
        <w:shd w:val="clear" w:color="auto" w:fill="FFFFFF"/>
        <w:spacing w:before="360" w:after="36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C:\Program Files\MongoDB\Server\6.0 in this folder</w:t>
      </w:r>
    </w:p>
    <w:p w:rsidR="00141CD9" w:rsidRDefault="003C0DB1">
      <w:pPr>
        <w:pStyle w:val="normal0"/>
        <w:shd w:val="clear" w:color="auto" w:fill="FFFFFF"/>
        <w:spacing w:before="360" w:after="360"/>
        <w:jc w:val="both"/>
        <w:rPr>
          <w:rFonts w:ascii="Courier New" w:eastAsia="Courier New" w:hAnsi="Courier New" w:cs="Courier New"/>
          <w:sz w:val="24"/>
          <w:szCs w:val="24"/>
          <w:highlight w:val="white"/>
        </w:rPr>
      </w:pPr>
      <w:r>
        <w:rPr>
          <w:rFonts w:ascii="Courier New" w:eastAsia="Courier New" w:hAnsi="Courier New" w:cs="Courier New"/>
          <w:b/>
          <w:bCs/>
          <w:sz w:val="24"/>
          <w:szCs w:val="24"/>
          <w:highlight w:val="white"/>
        </w:rPr>
        <w:t>Data &amp; bin</w:t>
      </w:r>
      <w:r>
        <w:rPr>
          <w:rFonts w:ascii="Courier New" w:eastAsia="Courier New" w:hAnsi="Courier New" w:cs="Courier New"/>
          <w:sz w:val="24"/>
          <w:szCs w:val="24"/>
          <w:highlight w:val="white"/>
        </w:rPr>
        <w:t xml:space="preserve"> is the most important folder in it.</w:t>
      </w:r>
    </w:p>
    <w:p w:rsidR="00141CD9" w:rsidRDefault="00141CD9">
      <w:pPr>
        <w:pStyle w:val="normal0"/>
        <w:shd w:val="clear" w:color="auto" w:fill="FFFFFF"/>
        <w:spacing w:before="360" w:after="360"/>
        <w:jc w:val="both"/>
        <w:rPr>
          <w:rFonts w:ascii="Courier New" w:eastAsia="Courier New" w:hAnsi="Courier New" w:cs="Courier New"/>
          <w:sz w:val="24"/>
          <w:szCs w:val="24"/>
          <w:highlight w:val="white"/>
        </w:rPr>
      </w:pPr>
    </w:p>
    <w:p w:rsidR="00141CD9" w:rsidRDefault="003C0DB1">
      <w:pPr>
        <w:pStyle w:val="normal0"/>
        <w:shd w:val="clear" w:color="auto" w:fill="FFFFFF"/>
        <w:spacing w:before="360" w:after="360"/>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Note : MongoDB AFTER 6 VERSION mongo command not work</w:t>
      </w:r>
    </w:p>
    <w:p w:rsidR="00141CD9" w:rsidRDefault="003C0DB1">
      <w:pPr>
        <w:pStyle w:val="normal0"/>
        <w:shd w:val="clear" w:color="auto" w:fill="FFFFFF"/>
        <w:spacing w:before="360" w:after="36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Check installed or not: </w:t>
      </w:r>
    </w:p>
    <w:p w:rsidR="00141CD9" w:rsidRDefault="003C0DB1">
      <w:pPr>
        <w:pStyle w:val="normal0"/>
        <w:shd w:val="clear" w:color="auto" w:fill="FFFFFF"/>
        <w:spacing w:before="360" w:after="360"/>
        <w:jc w:val="both"/>
        <w:rPr>
          <w:rFonts w:ascii="Courier New" w:eastAsia="Courier New" w:hAnsi="Courier New" w:cs="Courier New"/>
          <w:b/>
          <w:bCs/>
          <w:sz w:val="24"/>
          <w:szCs w:val="24"/>
          <w:highlight w:val="white"/>
        </w:rPr>
      </w:pPr>
      <w:r>
        <w:rPr>
          <w:rFonts w:ascii="Courier New" w:eastAsia="Courier New" w:hAnsi="Courier New" w:cs="Courier New"/>
          <w:sz w:val="24"/>
          <w:szCs w:val="24"/>
          <w:highlight w:val="white"/>
        </w:rPr>
        <w:t xml:space="preserve">cmd : </w:t>
      </w:r>
      <w:r>
        <w:rPr>
          <w:rFonts w:ascii="Courier New" w:eastAsia="Courier New" w:hAnsi="Courier New" w:cs="Courier New"/>
          <w:b/>
          <w:bCs/>
          <w:sz w:val="24"/>
          <w:szCs w:val="24"/>
          <w:highlight w:val="white"/>
        </w:rPr>
        <w:t xml:space="preserve">mongodb —-version </w:t>
      </w:r>
    </w:p>
    <w:p w:rsidR="00141CD9" w:rsidRDefault="003C0DB1">
      <w:pPr>
        <w:pStyle w:val="normal0"/>
        <w:shd w:val="clear" w:color="auto" w:fill="FFFFFF"/>
        <w:spacing w:before="360" w:after="360"/>
        <w:jc w:val="both"/>
        <w:rPr>
          <w:rFonts w:ascii="Courier New" w:eastAsia="Courier New" w:hAnsi="Courier New" w:cs="Courier New"/>
          <w:b/>
          <w:bCs/>
          <w:sz w:val="38"/>
          <w:szCs w:val="38"/>
          <w:highlight w:val="white"/>
        </w:rPr>
      </w:pPr>
      <w:r>
        <w:rPr>
          <w:rFonts w:ascii="Courier New" w:eastAsia="Courier New" w:hAnsi="Courier New" w:cs="Courier New"/>
          <w:b/>
          <w:bCs/>
          <w:sz w:val="38"/>
          <w:szCs w:val="38"/>
          <w:highlight w:val="white"/>
        </w:rPr>
        <w:t xml:space="preserve">Use Mongosh in Mongodb Compass </w:t>
      </w:r>
    </w:p>
    <w:p w:rsidR="00141CD9" w:rsidRDefault="003C0DB1">
      <w:pPr>
        <w:pStyle w:val="normal0"/>
        <w:shd w:val="clear" w:color="auto" w:fill="FFFFFF"/>
        <w:spacing w:before="360" w:after="360"/>
        <w:jc w:val="both"/>
        <w:rPr>
          <w:rFonts w:ascii="Courier New" w:eastAsia="Courier New" w:hAnsi="Courier New" w:cs="Courier New"/>
          <w:b/>
          <w:bCs/>
          <w:sz w:val="38"/>
          <w:szCs w:val="38"/>
          <w:highlight w:val="white"/>
        </w:rPr>
      </w:pPr>
      <w:r>
        <w:rPr>
          <w:rFonts w:ascii="Courier New" w:eastAsia="Courier New" w:hAnsi="Courier New" w:cs="Courier New"/>
          <w:b/>
          <w:bCs/>
          <w:sz w:val="38"/>
          <w:szCs w:val="38"/>
          <w:highlight w:val="white"/>
        </w:rPr>
        <w:t>Manage Database by command in mongosh</w:t>
      </w:r>
    </w:p>
    <w:p w:rsidR="00141CD9" w:rsidRDefault="003C0DB1">
      <w:pPr>
        <w:pStyle w:val="normal0"/>
        <w:shd w:val="clear" w:color="auto" w:fill="FFFFFF"/>
        <w:spacing w:before="360" w:after="360"/>
        <w:jc w:val="both"/>
        <w:rPr>
          <w:rFonts w:ascii="Courier New" w:eastAsia="Courier New" w:hAnsi="Courier New" w:cs="Courier New"/>
          <w:b/>
          <w:bCs/>
          <w:sz w:val="38"/>
          <w:szCs w:val="38"/>
          <w:highlight w:val="white"/>
        </w:rPr>
      </w:pPr>
      <w:r>
        <w:rPr>
          <w:rFonts w:ascii="Courier New" w:eastAsia="Courier New" w:hAnsi="Courier New" w:cs="Courier New"/>
          <w:b/>
          <w:bCs/>
          <w:sz w:val="38"/>
          <w:szCs w:val="38"/>
          <w:highlight w:val="white"/>
        </w:rPr>
        <w:t>========================================</w:t>
      </w:r>
    </w:p>
    <w:p w:rsidR="00141CD9" w:rsidRDefault="003C0DB1">
      <w:pPr>
        <w:pStyle w:val="normal0"/>
        <w:shd w:val="clear" w:color="auto" w:fill="FFFFFF"/>
        <w:spacing w:before="360" w:after="36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Note : Below use in mongodb compass </w:t>
      </w:r>
    </w:p>
    <w:p w:rsidR="00141CD9" w:rsidRDefault="00141CD9">
      <w:pPr>
        <w:pStyle w:val="normal0"/>
        <w:shd w:val="clear" w:color="auto" w:fill="FFFFFF"/>
        <w:spacing w:before="360" w:after="360"/>
        <w:jc w:val="both"/>
        <w:rPr>
          <w:rFonts w:ascii="Courier New" w:eastAsia="Courier New" w:hAnsi="Courier New" w:cs="Courier New"/>
          <w:sz w:val="24"/>
          <w:szCs w:val="24"/>
          <w:highlight w:val="white"/>
        </w:rPr>
      </w:pPr>
    </w:p>
    <w:p w:rsidR="00141CD9" w:rsidRDefault="00141CD9">
      <w:pPr>
        <w:pStyle w:val="normal0"/>
        <w:shd w:val="clear" w:color="auto" w:fill="FFFFFF"/>
        <w:spacing w:before="360" w:after="360"/>
        <w:jc w:val="both"/>
        <w:rPr>
          <w:rFonts w:ascii="Courier New" w:eastAsia="Courier New" w:hAnsi="Courier New" w:cs="Courier New"/>
          <w:sz w:val="24"/>
          <w:szCs w:val="24"/>
          <w:highlight w:val="white"/>
        </w:rPr>
      </w:pPr>
    </w:p>
    <w:p w:rsidR="00141CD9" w:rsidRDefault="00141CD9">
      <w:pPr>
        <w:pStyle w:val="normal0"/>
        <w:shd w:val="clear" w:color="auto" w:fill="FFFFFF"/>
        <w:spacing w:before="360" w:after="360"/>
        <w:jc w:val="both"/>
        <w:rPr>
          <w:rFonts w:ascii="Courier New" w:eastAsia="Courier New" w:hAnsi="Courier New" w:cs="Courier New"/>
          <w:sz w:val="24"/>
          <w:szCs w:val="24"/>
          <w:highlight w:val="white"/>
        </w:rPr>
      </w:pPr>
    </w:p>
    <w:p w:rsidR="00141CD9" w:rsidRDefault="00141CD9">
      <w:pPr>
        <w:pStyle w:val="normal0"/>
        <w:shd w:val="clear" w:color="auto" w:fill="FFFFFF"/>
        <w:spacing w:before="360" w:after="360"/>
        <w:jc w:val="both"/>
        <w:rPr>
          <w:rFonts w:ascii="Courier New" w:eastAsia="Courier New" w:hAnsi="Courier New" w:cs="Courier New"/>
          <w:sz w:val="24"/>
          <w:szCs w:val="24"/>
          <w:highlight w:val="white"/>
        </w:rPr>
      </w:pPr>
    </w:p>
    <w:p w:rsidR="00141CD9" w:rsidRDefault="00141CD9">
      <w:pPr>
        <w:pStyle w:val="normal0"/>
        <w:shd w:val="clear" w:color="auto" w:fill="FFFFFF"/>
        <w:spacing w:before="360" w:after="360"/>
        <w:jc w:val="both"/>
        <w:rPr>
          <w:rFonts w:ascii="Courier New" w:eastAsia="Courier New" w:hAnsi="Courier New" w:cs="Courier New"/>
          <w:sz w:val="24"/>
          <w:szCs w:val="24"/>
          <w:highlight w:val="white"/>
        </w:rPr>
      </w:pPr>
    </w:p>
    <w:p w:rsidR="00141CD9" w:rsidRDefault="003C0DB1">
      <w:pPr>
        <w:pStyle w:val="normal0"/>
        <w:shd w:val="clear" w:color="auto" w:fill="FFFFFF"/>
        <w:spacing w:before="360" w:after="36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Cmd :</w:t>
      </w:r>
      <w:r>
        <w:rPr>
          <w:rFonts w:ascii="Courier New" w:eastAsia="Courier New" w:hAnsi="Courier New" w:cs="Courier New"/>
          <w:b/>
          <w:bCs/>
          <w:sz w:val="24"/>
          <w:szCs w:val="24"/>
          <w:highlight w:val="white"/>
        </w:rPr>
        <w:t>show dbs</w:t>
      </w:r>
      <w:r>
        <w:rPr>
          <w:rFonts w:ascii="Courier New" w:eastAsia="Courier New" w:hAnsi="Courier New" w:cs="Courier New"/>
          <w:sz w:val="24"/>
          <w:szCs w:val="24"/>
          <w:highlight w:val="white"/>
        </w:rPr>
        <w:t xml:space="preserve">  // show collections //show all db or collections</w:t>
      </w:r>
    </w:p>
    <w:p w:rsidR="00141CD9" w:rsidRDefault="003C0DB1">
      <w:pPr>
        <w:pStyle w:val="normal0"/>
        <w:shd w:val="clear" w:color="auto" w:fill="FFFFFF"/>
        <w:spacing w:before="360" w:after="360"/>
        <w:jc w:val="both"/>
        <w:rPr>
          <w:rFonts w:ascii="Courier New" w:eastAsia="Courier New" w:hAnsi="Courier New" w:cs="Courier New"/>
          <w:b/>
          <w:bCs/>
          <w:sz w:val="24"/>
          <w:szCs w:val="24"/>
          <w:highlight w:val="white"/>
        </w:rPr>
      </w:pPr>
      <w:r>
        <w:rPr>
          <w:rFonts w:ascii="Courier New" w:eastAsia="Courier New" w:hAnsi="Courier New" w:cs="Courier New"/>
          <w:sz w:val="24"/>
          <w:szCs w:val="24"/>
          <w:highlight w:val="white"/>
        </w:rPr>
        <w:lastRenderedPageBreak/>
        <w:t>Cmd :</w:t>
      </w:r>
      <w:r>
        <w:rPr>
          <w:rFonts w:ascii="Courier New" w:eastAsia="Courier New" w:hAnsi="Courier New" w:cs="Courier New"/>
          <w:b/>
          <w:bCs/>
          <w:sz w:val="24"/>
          <w:szCs w:val="24"/>
          <w:highlight w:val="white"/>
        </w:rPr>
        <w:t xml:space="preserve"> use databasename  // Go in Database</w:t>
      </w:r>
    </w:p>
    <w:p w:rsidR="00141CD9" w:rsidRDefault="003C0DB1">
      <w:pPr>
        <w:pStyle w:val="normal0"/>
        <w:shd w:val="clear" w:color="auto" w:fill="FFFFFF"/>
        <w:spacing w:before="360" w:after="360"/>
        <w:jc w:val="both"/>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 xml:space="preserve">Cmd : db.dropDatabase() </w:t>
      </w:r>
    </w:p>
    <w:p w:rsidR="00141CD9" w:rsidRDefault="003C0DB1">
      <w:pPr>
        <w:pStyle w:val="normal0"/>
        <w:shd w:val="clear" w:color="auto" w:fill="FFFFFF"/>
        <w:spacing w:before="360" w:after="36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Cmd :</w:t>
      </w:r>
      <w:r>
        <w:rPr>
          <w:rFonts w:ascii="Courier New" w:eastAsia="Courier New" w:hAnsi="Courier New" w:cs="Courier New"/>
          <w:b/>
          <w:bCs/>
          <w:sz w:val="24"/>
          <w:szCs w:val="24"/>
          <w:highlight w:val="white"/>
        </w:rPr>
        <w:t xml:space="preserve"> db.createCollection(‘users’)</w:t>
      </w:r>
      <w:r>
        <w:rPr>
          <w:rFonts w:ascii="Courier New" w:eastAsia="Courier New" w:hAnsi="Courier New" w:cs="Courier New"/>
          <w:sz w:val="24"/>
          <w:szCs w:val="24"/>
          <w:highlight w:val="white"/>
        </w:rPr>
        <w:t xml:space="preserve">  // create collection /table</w:t>
      </w:r>
    </w:p>
    <w:p w:rsidR="00141CD9" w:rsidRDefault="003C0DB1">
      <w:pPr>
        <w:pStyle w:val="normal0"/>
        <w:shd w:val="clear" w:color="auto" w:fill="FFFFFF"/>
        <w:spacing w:before="360" w:after="36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Cmd :</w:t>
      </w:r>
      <w:r>
        <w:rPr>
          <w:rFonts w:ascii="Courier New" w:eastAsia="Courier New" w:hAnsi="Courier New" w:cs="Courier New"/>
          <w:b/>
          <w:bCs/>
          <w:sz w:val="24"/>
          <w:szCs w:val="24"/>
          <w:highlight w:val="white"/>
        </w:rPr>
        <w:t xml:space="preserve"> show collections</w:t>
      </w:r>
      <w:r>
        <w:rPr>
          <w:rFonts w:ascii="Courier New" w:eastAsia="Courier New" w:hAnsi="Courier New" w:cs="Courier New"/>
          <w:sz w:val="24"/>
          <w:szCs w:val="24"/>
          <w:highlight w:val="white"/>
        </w:rPr>
        <w:t xml:space="preserve">  // show all collection /table</w:t>
      </w:r>
    </w:p>
    <w:p w:rsidR="00141CD9" w:rsidRDefault="003C0DB1">
      <w:pPr>
        <w:pStyle w:val="normal0"/>
        <w:shd w:val="clear" w:color="auto" w:fill="FFFFFF"/>
        <w:spacing w:before="360" w:after="36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Cmd : </w:t>
      </w:r>
      <w:r>
        <w:rPr>
          <w:rFonts w:ascii="Courier New" w:eastAsia="Courier New" w:hAnsi="Courier New" w:cs="Courier New"/>
          <w:b/>
          <w:bCs/>
          <w:sz w:val="24"/>
          <w:szCs w:val="24"/>
          <w:highlight w:val="white"/>
        </w:rPr>
        <w:t xml:space="preserve">db.users.drop() </w:t>
      </w:r>
      <w:r>
        <w:rPr>
          <w:rFonts w:ascii="Courier New" w:eastAsia="Courier New" w:hAnsi="Courier New" w:cs="Courier New"/>
          <w:sz w:val="24"/>
          <w:szCs w:val="24"/>
          <w:highlight w:val="white"/>
        </w:rPr>
        <w:t xml:space="preserve"> // delete collection /table</w:t>
      </w:r>
    </w:p>
    <w:p w:rsidR="00141CD9" w:rsidRDefault="003C0DB1">
      <w:pPr>
        <w:pStyle w:val="normal0"/>
        <w:shd w:val="clear" w:color="auto" w:fill="FFFFFF"/>
        <w:spacing w:before="360" w:after="36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Cmd : </w:t>
      </w:r>
      <w:r>
        <w:rPr>
          <w:rFonts w:ascii="Courier New" w:eastAsia="Courier New" w:hAnsi="Courier New" w:cs="Courier New"/>
          <w:b/>
          <w:bCs/>
          <w:sz w:val="24"/>
          <w:szCs w:val="24"/>
          <w:highlight w:val="white"/>
        </w:rPr>
        <w:t xml:space="preserve">db.collections </w:t>
      </w:r>
      <w:r>
        <w:rPr>
          <w:rFonts w:ascii="Courier New" w:eastAsia="Courier New" w:hAnsi="Courier New" w:cs="Courier New"/>
          <w:sz w:val="24"/>
          <w:szCs w:val="24"/>
          <w:highlight w:val="white"/>
        </w:rPr>
        <w:t xml:space="preserve"> // show collection /table List</w:t>
      </w:r>
    </w:p>
    <w:p w:rsidR="00141CD9" w:rsidRDefault="003C0DB1">
      <w:pPr>
        <w:pStyle w:val="normal0"/>
        <w:shd w:val="clear" w:color="auto" w:fill="FFFFFF"/>
        <w:spacing w:after="360"/>
        <w:jc w:val="both"/>
        <w:rPr>
          <w:rFonts w:ascii="Courier New" w:eastAsia="Courier New" w:hAnsi="Courier New" w:cs="Courier New"/>
          <w:color w:val="666600"/>
          <w:sz w:val="23"/>
          <w:szCs w:val="23"/>
          <w:shd w:val="clear" w:color="auto" w:fill="EEEEEE"/>
        </w:rPr>
      </w:pPr>
      <w:r>
        <w:rPr>
          <w:rFonts w:ascii="Courier New" w:eastAsia="Courier New" w:hAnsi="Courier New" w:cs="Courier New"/>
          <w:sz w:val="23"/>
          <w:szCs w:val="23"/>
          <w:shd w:val="clear" w:color="auto" w:fill="EEEEEE"/>
        </w:rPr>
        <w:t xml:space="preserve">Cmd : </w:t>
      </w:r>
      <w:r>
        <w:rPr>
          <w:rFonts w:ascii="Courier New" w:eastAsia="Courier New" w:hAnsi="Courier New" w:cs="Courier New"/>
          <w:b/>
          <w:bCs/>
          <w:sz w:val="23"/>
          <w:szCs w:val="23"/>
          <w:shd w:val="clear" w:color="auto" w:fill="EEEEEE"/>
        </w:rPr>
        <w:t>db</w:t>
      </w:r>
      <w:r>
        <w:rPr>
          <w:rFonts w:ascii="Courier New" w:eastAsia="Courier New" w:hAnsi="Courier New" w:cs="Courier New"/>
          <w:b/>
          <w:bCs/>
          <w:color w:val="666600"/>
          <w:sz w:val="23"/>
          <w:szCs w:val="23"/>
          <w:shd w:val="clear" w:color="auto" w:fill="EEEEEE"/>
        </w:rPr>
        <w:t>.</w:t>
      </w:r>
      <w:r>
        <w:rPr>
          <w:rFonts w:ascii="Courier New" w:eastAsia="Courier New" w:hAnsi="Courier New" w:cs="Courier New"/>
          <w:b/>
          <w:bCs/>
          <w:sz w:val="24"/>
          <w:szCs w:val="24"/>
          <w:highlight w:val="white"/>
        </w:rPr>
        <w:t>users</w:t>
      </w:r>
      <w:r>
        <w:rPr>
          <w:rFonts w:ascii="Courier New" w:eastAsia="Courier New" w:hAnsi="Courier New" w:cs="Courier New"/>
          <w:b/>
          <w:bCs/>
          <w:color w:val="666600"/>
          <w:sz w:val="23"/>
          <w:szCs w:val="23"/>
          <w:shd w:val="clear" w:color="auto" w:fill="EEEEEE"/>
        </w:rPr>
        <w:t>.</w:t>
      </w:r>
      <w:r>
        <w:rPr>
          <w:rFonts w:ascii="Courier New" w:eastAsia="Courier New" w:hAnsi="Courier New" w:cs="Courier New"/>
          <w:b/>
          <w:bCs/>
          <w:sz w:val="23"/>
          <w:szCs w:val="23"/>
          <w:shd w:val="clear" w:color="auto" w:fill="EEEEEE"/>
        </w:rPr>
        <w:t>insert</w:t>
      </w:r>
      <w:r>
        <w:rPr>
          <w:rFonts w:ascii="Courier New" w:eastAsia="Courier New" w:hAnsi="Courier New" w:cs="Courier New"/>
          <w:b/>
          <w:bCs/>
          <w:color w:val="666600"/>
          <w:sz w:val="23"/>
          <w:szCs w:val="23"/>
          <w:shd w:val="clear" w:color="auto" w:fill="EEEEEE"/>
        </w:rPr>
        <w:t>({</w:t>
      </w:r>
      <w:r>
        <w:rPr>
          <w:rFonts w:ascii="Courier New" w:eastAsia="Courier New" w:hAnsi="Courier New" w:cs="Courier New"/>
          <w:b/>
          <w:bCs/>
          <w:color w:val="008800"/>
          <w:sz w:val="23"/>
          <w:szCs w:val="23"/>
          <w:shd w:val="clear" w:color="auto" w:fill="EEEEEE"/>
        </w:rPr>
        <w:t>"name"</w:t>
      </w:r>
      <w:r>
        <w:rPr>
          <w:rFonts w:ascii="Courier New" w:eastAsia="Courier New" w:hAnsi="Courier New" w:cs="Courier New"/>
          <w:b/>
          <w:bCs/>
          <w:color w:val="666600"/>
          <w:sz w:val="23"/>
          <w:szCs w:val="23"/>
          <w:shd w:val="clear" w:color="auto" w:fill="EEEEEE"/>
        </w:rPr>
        <w:t>:</w:t>
      </w:r>
      <w:r>
        <w:rPr>
          <w:rFonts w:ascii="Courier New" w:eastAsia="Courier New" w:hAnsi="Courier New" w:cs="Courier New"/>
          <w:b/>
          <w:bCs/>
          <w:color w:val="008800"/>
          <w:sz w:val="23"/>
          <w:szCs w:val="23"/>
          <w:shd w:val="clear" w:color="auto" w:fill="EEEEEE"/>
        </w:rPr>
        <w:t>"tutorials point"</w:t>
      </w:r>
      <w:r>
        <w:rPr>
          <w:rFonts w:ascii="Courier New" w:eastAsia="Courier New" w:hAnsi="Courier New" w:cs="Courier New"/>
          <w:b/>
          <w:bCs/>
          <w:color w:val="666600"/>
          <w:sz w:val="23"/>
          <w:szCs w:val="23"/>
          <w:shd w:val="clear" w:color="auto" w:fill="EEEEEE"/>
        </w:rPr>
        <w:t>})</w:t>
      </w:r>
      <w:r>
        <w:rPr>
          <w:rFonts w:ascii="Courier New" w:eastAsia="Courier New" w:hAnsi="Courier New" w:cs="Courier New"/>
          <w:color w:val="666600"/>
          <w:sz w:val="23"/>
          <w:szCs w:val="23"/>
          <w:shd w:val="clear" w:color="auto" w:fill="EEEEEE"/>
        </w:rPr>
        <w:t xml:space="preserve"> // add column</w:t>
      </w:r>
    </w:p>
    <w:p w:rsidR="00141CD9" w:rsidRDefault="003C0DB1">
      <w:pPr>
        <w:pStyle w:val="normal0"/>
        <w:shd w:val="clear" w:color="auto" w:fill="FFFFFF"/>
        <w:spacing w:line="392" w:lineRule="auto"/>
        <w:jc w:val="both"/>
        <w:rPr>
          <w:rFonts w:ascii="Courier New" w:eastAsia="Courier New" w:hAnsi="Courier New" w:cs="Courier New"/>
          <w:color w:val="F9FBFA"/>
          <w:sz w:val="20"/>
          <w:szCs w:val="20"/>
          <w:shd w:val="clear" w:color="auto" w:fill="21313C"/>
        </w:rPr>
      </w:pPr>
      <w:r>
        <w:rPr>
          <w:rFonts w:ascii="Courier New" w:eastAsia="Courier New" w:hAnsi="Courier New" w:cs="Courier New"/>
          <w:color w:val="F9FBFA"/>
          <w:sz w:val="20"/>
          <w:szCs w:val="20"/>
          <w:shd w:val="clear" w:color="auto" w:fill="21313C"/>
        </w:rPr>
        <w:t>db.customer.insertMany([{"name":"rajesh nagar","mobile":"9722041171","email":"rajeshnagar@gmail.com","password":"1234"}])</w:t>
      </w:r>
    </w:p>
    <w:p w:rsidR="00141CD9" w:rsidRDefault="00141CD9">
      <w:pPr>
        <w:pStyle w:val="normal0"/>
        <w:shd w:val="clear" w:color="auto" w:fill="FFFFFF"/>
        <w:spacing w:after="360"/>
        <w:jc w:val="both"/>
        <w:rPr>
          <w:rFonts w:ascii="Courier New" w:eastAsia="Courier New" w:hAnsi="Courier New" w:cs="Courier New"/>
          <w:color w:val="666600"/>
          <w:sz w:val="23"/>
          <w:szCs w:val="23"/>
          <w:shd w:val="clear" w:color="auto" w:fill="EEEEEE"/>
        </w:rPr>
      </w:pPr>
    </w:p>
    <w:p w:rsidR="00141CD9" w:rsidRDefault="003C0DB1">
      <w:pPr>
        <w:pStyle w:val="normal0"/>
        <w:shd w:val="clear" w:color="auto" w:fill="FFFFFF"/>
        <w:spacing w:after="360"/>
        <w:jc w:val="both"/>
        <w:rPr>
          <w:rFonts w:ascii="Courier New" w:eastAsia="Courier New" w:hAnsi="Courier New" w:cs="Courier New"/>
          <w:color w:val="666600"/>
          <w:sz w:val="23"/>
          <w:szCs w:val="23"/>
          <w:shd w:val="clear" w:color="auto" w:fill="EEEEEE"/>
        </w:rPr>
      </w:pPr>
      <w:r>
        <w:rPr>
          <w:rFonts w:ascii="Courier New" w:eastAsia="Courier New" w:hAnsi="Courier New" w:cs="Courier New"/>
          <w:noProof/>
          <w:color w:val="666600"/>
          <w:sz w:val="23"/>
          <w:szCs w:val="23"/>
          <w:shd w:val="clear" w:color="auto" w:fill="EEEEEE"/>
          <w:lang w:val="en-US"/>
        </w:rPr>
        <w:drawing>
          <wp:inline distT="114300" distB="114300" distL="114300" distR="114300">
            <wp:extent cx="5943600" cy="3340100"/>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6"/>
                    <a:srcRect/>
                    <a:stretch>
                      <a:fillRect/>
                    </a:stretch>
                  </pic:blipFill>
                  <pic:spPr>
                    <a:xfrm>
                      <a:off x="0" y="0"/>
                      <a:ext cx="5943600" cy="3340100"/>
                    </a:xfrm>
                    <a:prstGeom prst="rect">
                      <a:avLst/>
                    </a:prstGeom>
                    <a:ln/>
                  </pic:spPr>
                </pic:pic>
              </a:graphicData>
            </a:graphic>
          </wp:inline>
        </w:drawing>
      </w:r>
    </w:p>
    <w:p w:rsidR="00141CD9" w:rsidRDefault="00141CD9">
      <w:pPr>
        <w:pStyle w:val="normal0"/>
        <w:shd w:val="clear" w:color="auto" w:fill="FFFFFF"/>
        <w:spacing w:before="360" w:after="360"/>
        <w:jc w:val="both"/>
        <w:rPr>
          <w:rFonts w:ascii="Courier New" w:eastAsia="Courier New" w:hAnsi="Courier New" w:cs="Courier New"/>
          <w:sz w:val="24"/>
          <w:szCs w:val="24"/>
          <w:highlight w:val="white"/>
        </w:rPr>
      </w:pPr>
    </w:p>
    <w:p w:rsidR="00141CD9" w:rsidRDefault="003C0DB1">
      <w:pPr>
        <w:pStyle w:val="normal0"/>
        <w:shd w:val="clear" w:color="auto" w:fill="FFFFFF"/>
        <w:spacing w:before="360" w:after="36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lastRenderedPageBreak/>
        <w:t>Note: If some time not install proper due to path not set then</w:t>
      </w:r>
    </w:p>
    <w:p w:rsidR="00141CD9" w:rsidRDefault="003C0DB1">
      <w:pPr>
        <w:pStyle w:val="normal0"/>
        <w:shd w:val="clear" w:color="auto" w:fill="FFFFFF"/>
        <w:spacing w:before="360" w:after="36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Copy bin folder path &amp; search env=&gt; advance=&gt; env variable =&gt; path =&gt; add new path </w:t>
      </w:r>
    </w:p>
    <w:p w:rsidR="00141CD9" w:rsidRDefault="00141CD9">
      <w:pPr>
        <w:pStyle w:val="normal0"/>
        <w:shd w:val="clear" w:color="auto" w:fill="FFFFFF"/>
        <w:spacing w:before="360" w:after="360"/>
        <w:jc w:val="both"/>
        <w:rPr>
          <w:ins w:id="120" w:author="Rajesh Nagar" w:date="2024-12-30T10:01:00Z"/>
          <w:rFonts w:ascii="Courier New" w:eastAsia="Courier New" w:hAnsi="Courier New" w:cs="Courier New"/>
          <w:sz w:val="24"/>
          <w:szCs w:val="24"/>
          <w:highlight w:val="white"/>
        </w:rPr>
      </w:pPr>
    </w:p>
    <w:p w:rsidR="00141CD9" w:rsidRDefault="00141CD9">
      <w:pPr>
        <w:pStyle w:val="normal0"/>
        <w:shd w:val="clear" w:color="auto" w:fill="FFFFFF"/>
        <w:spacing w:before="360" w:after="360"/>
        <w:jc w:val="both"/>
        <w:rPr>
          <w:ins w:id="121" w:author="Rajesh Nagar" w:date="2024-12-30T10:01:00Z"/>
          <w:rFonts w:ascii="Courier New" w:eastAsia="Courier New" w:hAnsi="Courier New" w:cs="Courier New"/>
          <w:sz w:val="24"/>
          <w:szCs w:val="24"/>
          <w:highlight w:val="white"/>
        </w:rPr>
      </w:pPr>
    </w:p>
    <w:p w:rsidR="00141CD9" w:rsidRDefault="003C0DB1">
      <w:pPr>
        <w:pStyle w:val="normal0"/>
        <w:shd w:val="clear" w:color="auto" w:fill="FFFFFF"/>
        <w:spacing w:before="360" w:after="36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Mongo Compass : GUI TOOLS LIKE MYSQL </w:t>
      </w:r>
    </w:p>
    <w:p w:rsidR="00141CD9" w:rsidRDefault="003C0DB1">
      <w:pPr>
        <w:pStyle w:val="normal0"/>
        <w:shd w:val="clear" w:color="auto" w:fill="FFFFFF"/>
        <w:spacing w:before="360" w:after="36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CREATE : DATABSE </w:t>
      </w:r>
    </w:p>
    <w:p w:rsidR="00141CD9" w:rsidRDefault="003C0DB1">
      <w:pPr>
        <w:pStyle w:val="normal0"/>
        <w:shd w:val="clear" w:color="auto" w:fill="FFFFFF"/>
        <w:spacing w:before="360" w:after="36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CREATE : COLLECTION // LIKE SQL TABLE</w:t>
      </w:r>
    </w:p>
    <w:p w:rsidR="00141CD9" w:rsidRDefault="003C0DB1">
      <w:pPr>
        <w:pStyle w:val="normal0"/>
        <w:shd w:val="clear" w:color="auto" w:fill="FFFFFF"/>
        <w:spacing w:before="360" w:after="360"/>
        <w:jc w:val="both"/>
        <w:rPr>
          <w:rFonts w:ascii="Courier New" w:eastAsia="Courier New" w:hAnsi="Courier New" w:cs="Courier New"/>
          <w:sz w:val="24"/>
          <w:szCs w:val="24"/>
          <w:highlight w:val="white"/>
        </w:rPr>
      </w:pPr>
      <w:r>
        <w:rPr>
          <w:color w:val="232629"/>
          <w:sz w:val="23"/>
          <w:szCs w:val="23"/>
          <w:highlight w:val="white"/>
        </w:rPr>
        <w:t xml:space="preserve">Cmd : mongod --version  // 6.01 version  //old only mongo </w:t>
      </w:r>
    </w:p>
    <w:p w:rsidR="00141CD9" w:rsidRDefault="00141CD9">
      <w:pPr>
        <w:pStyle w:val="normal0"/>
        <w:shd w:val="clear" w:color="auto" w:fill="FFFFFF"/>
        <w:spacing w:before="360" w:after="360"/>
        <w:jc w:val="both"/>
        <w:rPr>
          <w:rFonts w:ascii="Courier New" w:eastAsia="Courier New" w:hAnsi="Courier New" w:cs="Courier New"/>
          <w:sz w:val="24"/>
          <w:szCs w:val="24"/>
          <w:highlight w:val="white"/>
        </w:rPr>
      </w:pPr>
    </w:p>
    <w:p w:rsidR="00141CD9" w:rsidRDefault="003C0DB1">
      <w:pPr>
        <w:pStyle w:val="normal0"/>
        <w:shd w:val="clear" w:color="auto" w:fill="FFFFFF"/>
        <w:spacing w:before="360" w:after="360"/>
        <w:jc w:val="both"/>
        <w:rPr>
          <w:rFonts w:ascii="Courier New" w:eastAsia="Courier New" w:hAnsi="Courier New" w:cs="Courier New"/>
          <w:b/>
          <w:bCs/>
          <w:sz w:val="38"/>
          <w:szCs w:val="38"/>
          <w:highlight w:val="white"/>
        </w:rPr>
      </w:pPr>
      <w:r>
        <w:rPr>
          <w:rFonts w:ascii="Courier New" w:eastAsia="Courier New" w:hAnsi="Courier New" w:cs="Courier New"/>
          <w:b/>
          <w:bCs/>
          <w:sz w:val="38"/>
          <w:szCs w:val="38"/>
          <w:highlight w:val="white"/>
        </w:rPr>
        <w:t>Database Create</w:t>
      </w:r>
    </w:p>
    <w:p w:rsidR="00141CD9" w:rsidRDefault="00141CD9">
      <w:pPr>
        <w:pStyle w:val="normal0"/>
        <w:shd w:val="clear" w:color="auto" w:fill="FFFFFF"/>
        <w:spacing w:before="360" w:after="360"/>
        <w:jc w:val="both"/>
        <w:rPr>
          <w:rFonts w:ascii="Courier New" w:eastAsia="Courier New" w:hAnsi="Courier New" w:cs="Courier New"/>
          <w:sz w:val="24"/>
          <w:szCs w:val="24"/>
          <w:highlight w:val="white"/>
        </w:rPr>
      </w:pPr>
    </w:p>
    <w:p w:rsidR="00141CD9" w:rsidRDefault="003C0DB1">
      <w:pPr>
        <w:pStyle w:val="normal0"/>
        <w:shd w:val="clear" w:color="auto" w:fill="FFFFFF"/>
        <w:spacing w:before="360" w:after="36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Create Database &gt; Database Name &gt; collection name</w:t>
      </w:r>
    </w:p>
    <w:p w:rsidR="00141CD9" w:rsidRDefault="003C0DB1">
      <w:pPr>
        <w:pStyle w:val="normal0"/>
        <w:shd w:val="clear" w:color="auto" w:fill="FFFFFF"/>
        <w:spacing w:before="360" w:after="360"/>
        <w:jc w:val="both"/>
        <w:rPr>
          <w:rFonts w:ascii="Courier New" w:eastAsia="Courier New" w:hAnsi="Courier New" w:cs="Courier New"/>
          <w:sz w:val="24"/>
          <w:szCs w:val="24"/>
          <w:highlight w:val="white"/>
        </w:rPr>
      </w:pPr>
      <w:r>
        <w:rPr>
          <w:rFonts w:ascii="Courier New" w:eastAsia="Courier New" w:hAnsi="Courier New" w:cs="Courier New"/>
          <w:noProof/>
          <w:sz w:val="24"/>
          <w:szCs w:val="24"/>
          <w:highlight w:val="white"/>
          <w:lang w:val="en-US"/>
        </w:rPr>
        <w:lastRenderedPageBreak/>
        <w:drawing>
          <wp:inline distT="114300" distB="114300" distL="114300" distR="114300">
            <wp:extent cx="5943600" cy="3340100"/>
            <wp:effectExtent l="0" t="0" r="0" b="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7"/>
                    <a:srcRect/>
                    <a:stretch>
                      <a:fillRect/>
                    </a:stretch>
                  </pic:blipFill>
                  <pic:spPr>
                    <a:xfrm>
                      <a:off x="0" y="0"/>
                      <a:ext cx="5943600" cy="3340100"/>
                    </a:xfrm>
                    <a:prstGeom prst="rect">
                      <a:avLst/>
                    </a:prstGeom>
                    <a:ln/>
                  </pic:spPr>
                </pic:pic>
              </a:graphicData>
            </a:graphic>
          </wp:inline>
        </w:drawing>
      </w:r>
    </w:p>
    <w:p w:rsidR="00141CD9" w:rsidRDefault="00141CD9">
      <w:pPr>
        <w:pStyle w:val="normal0"/>
        <w:rPr>
          <w:rFonts w:ascii="Verdana" w:eastAsia="Verdana" w:hAnsi="Verdana" w:cs="Verdana"/>
          <w:color w:val="181717"/>
          <w:sz w:val="26"/>
          <w:szCs w:val="26"/>
          <w:highlight w:val="white"/>
        </w:rPr>
      </w:pPr>
    </w:p>
    <w:p w:rsidR="00141CD9" w:rsidRDefault="003C0DB1">
      <w:pPr>
        <w:pStyle w:val="normal0"/>
        <w:rPr>
          <w:rFonts w:ascii="Verdana" w:eastAsia="Verdana" w:hAnsi="Verdana" w:cs="Verdana"/>
          <w:color w:val="181717"/>
          <w:sz w:val="26"/>
          <w:szCs w:val="26"/>
          <w:highlight w:val="yellow"/>
        </w:rPr>
      </w:pPr>
      <w:r>
        <w:rPr>
          <w:rFonts w:ascii="Verdana" w:eastAsia="Verdana" w:hAnsi="Verdana" w:cs="Verdana"/>
          <w:color w:val="181717"/>
          <w:sz w:val="26"/>
          <w:szCs w:val="26"/>
          <w:highlight w:val="yellow"/>
        </w:rPr>
        <w:t>Que : Diffe between mongo &amp; mysql</w:t>
      </w:r>
    </w:p>
    <w:p w:rsidR="00141CD9" w:rsidRDefault="003C0DB1">
      <w:pPr>
        <w:pStyle w:val="normal0"/>
        <w:rPr>
          <w:rFonts w:ascii="Verdana" w:eastAsia="Verdana" w:hAnsi="Verdana" w:cs="Verdana"/>
          <w:color w:val="181717"/>
          <w:sz w:val="26"/>
          <w:szCs w:val="26"/>
          <w:highlight w:val="yellow"/>
        </w:rPr>
      </w:pPr>
      <w:r>
        <w:rPr>
          <w:rFonts w:ascii="Verdana" w:eastAsia="Verdana" w:hAnsi="Verdana" w:cs="Verdana"/>
          <w:color w:val="181717"/>
          <w:sz w:val="26"/>
          <w:szCs w:val="26"/>
          <w:highlight w:val="yellow"/>
        </w:rPr>
        <w:t>Ans 👍</w:t>
      </w:r>
    </w:p>
    <w:p w:rsidR="00141CD9" w:rsidRDefault="00141CD9">
      <w:pPr>
        <w:pStyle w:val="normal0"/>
        <w:rPr>
          <w:rFonts w:ascii="Verdana" w:eastAsia="Verdana" w:hAnsi="Verdana" w:cs="Verdana"/>
          <w:color w:val="181717"/>
          <w:sz w:val="26"/>
          <w:szCs w:val="26"/>
          <w:highlight w:val="yellow"/>
        </w:rPr>
      </w:pPr>
    </w:p>
    <w:p w:rsidR="00141CD9" w:rsidRDefault="003C0DB1">
      <w:pPr>
        <w:pStyle w:val="normal0"/>
        <w:rPr>
          <w:rFonts w:ascii="Verdana" w:eastAsia="Verdana" w:hAnsi="Verdana" w:cs="Verdana"/>
          <w:color w:val="181717"/>
          <w:sz w:val="26"/>
          <w:szCs w:val="26"/>
          <w:highlight w:val="yellow"/>
        </w:rPr>
      </w:pPr>
      <w:r>
        <w:rPr>
          <w:rFonts w:ascii="Verdana" w:eastAsia="Verdana" w:hAnsi="Verdana" w:cs="Verdana"/>
          <w:color w:val="181717"/>
          <w:sz w:val="26"/>
          <w:szCs w:val="26"/>
          <w:highlight w:val="yellow"/>
        </w:rPr>
        <w:t>Que : Mongo Path env setup</w:t>
      </w:r>
    </w:p>
    <w:p w:rsidR="00141CD9" w:rsidRDefault="003C0DB1">
      <w:pPr>
        <w:pStyle w:val="normal0"/>
        <w:rPr>
          <w:rFonts w:ascii="Verdana" w:eastAsia="Verdana" w:hAnsi="Verdana" w:cs="Verdana"/>
          <w:color w:val="181717"/>
          <w:sz w:val="26"/>
          <w:szCs w:val="26"/>
          <w:highlight w:val="yellow"/>
        </w:rPr>
      </w:pPr>
      <w:r>
        <w:rPr>
          <w:rFonts w:ascii="Verdana" w:eastAsia="Verdana" w:hAnsi="Verdana" w:cs="Verdana"/>
          <w:color w:val="181717"/>
          <w:sz w:val="26"/>
          <w:szCs w:val="26"/>
          <w:highlight w:val="yellow"/>
        </w:rPr>
        <w:t>Ans:</w:t>
      </w:r>
    </w:p>
    <w:p w:rsidR="00141CD9" w:rsidRDefault="00141CD9">
      <w:pPr>
        <w:pStyle w:val="normal0"/>
        <w:rPr>
          <w:rFonts w:ascii="Verdana" w:eastAsia="Verdana" w:hAnsi="Verdana" w:cs="Verdana"/>
          <w:color w:val="181717"/>
          <w:sz w:val="26"/>
          <w:szCs w:val="26"/>
          <w:highlight w:val="yellow"/>
        </w:rPr>
      </w:pPr>
    </w:p>
    <w:p w:rsidR="00141CD9" w:rsidRDefault="003C0DB1">
      <w:pPr>
        <w:pStyle w:val="normal0"/>
        <w:rPr>
          <w:rFonts w:ascii="Verdana" w:eastAsia="Verdana" w:hAnsi="Verdana" w:cs="Verdana"/>
          <w:color w:val="181717"/>
          <w:sz w:val="26"/>
          <w:szCs w:val="26"/>
          <w:highlight w:val="yellow"/>
        </w:rPr>
      </w:pPr>
      <w:r>
        <w:rPr>
          <w:rFonts w:ascii="Verdana" w:eastAsia="Verdana" w:hAnsi="Verdana" w:cs="Verdana"/>
          <w:color w:val="181717"/>
          <w:sz w:val="26"/>
          <w:szCs w:val="26"/>
          <w:highlight w:val="yellow"/>
        </w:rPr>
        <w:t>Que Mongo gui tools</w:t>
      </w:r>
    </w:p>
    <w:p w:rsidR="00141CD9" w:rsidRDefault="003C0DB1">
      <w:pPr>
        <w:pStyle w:val="normal0"/>
        <w:rPr>
          <w:rFonts w:ascii="Verdana" w:eastAsia="Verdana" w:hAnsi="Verdana" w:cs="Verdana"/>
          <w:color w:val="181717"/>
          <w:sz w:val="26"/>
          <w:szCs w:val="26"/>
          <w:highlight w:val="yellow"/>
        </w:rPr>
      </w:pPr>
      <w:r>
        <w:rPr>
          <w:rFonts w:ascii="Verdana" w:eastAsia="Verdana" w:hAnsi="Verdana" w:cs="Verdana"/>
          <w:color w:val="181717"/>
          <w:sz w:val="26"/>
          <w:szCs w:val="26"/>
          <w:highlight w:val="yellow"/>
        </w:rPr>
        <w:t>Ans: Mongodb Compass</w:t>
      </w:r>
    </w:p>
    <w:p w:rsidR="00141CD9" w:rsidRDefault="00141CD9">
      <w:pPr>
        <w:pStyle w:val="normal0"/>
        <w:rPr>
          <w:rFonts w:ascii="Verdana" w:eastAsia="Verdana" w:hAnsi="Verdana" w:cs="Verdana"/>
          <w:color w:val="181717"/>
          <w:sz w:val="26"/>
          <w:szCs w:val="26"/>
          <w:highlight w:val="white"/>
        </w:rPr>
      </w:pPr>
      <w:ins w:id="122" w:author="Rajesh Nagar" w:date="2024-12-30T10:03:00Z">
        <w:r w:rsidRPr="00141CD9">
          <w:rPr>
            <w:rFonts w:ascii="Verdana" w:eastAsia="Verdana" w:hAnsi="Verdana" w:cs="Verdana"/>
            <w:color w:val="181717"/>
            <w:sz w:val="26"/>
            <w:szCs w:val="26"/>
            <w:highlight w:val="white"/>
            <w:rPrChange w:id="123" w:author="Rajesh Nagar" w:date="2024-12-30T10:03:00Z">
              <w:rPr>
                <w:rFonts w:ascii="Verdana" w:eastAsia="Verdana" w:hAnsi="Verdana" w:cs="Verdana"/>
                <w:color w:val="181717"/>
                <w:sz w:val="26"/>
                <w:szCs w:val="26"/>
                <w:highlight w:val="yellow"/>
              </w:rPr>
            </w:rPrChange>
          </w:rPr>
          <w:t>===========================================</w:t>
        </w:r>
      </w:ins>
    </w:p>
    <w:p w:rsidR="00141CD9" w:rsidRDefault="00141CD9">
      <w:pPr>
        <w:pStyle w:val="normal0"/>
        <w:rPr>
          <w:rFonts w:ascii="Verdana" w:eastAsia="Verdana" w:hAnsi="Verdana" w:cs="Verdana"/>
          <w:color w:val="181717"/>
          <w:sz w:val="26"/>
          <w:szCs w:val="26"/>
          <w:highlight w:val="white"/>
        </w:rPr>
      </w:pPr>
    </w:p>
    <w:p w:rsidR="00141CD9" w:rsidRDefault="00141CD9">
      <w:pPr>
        <w:pStyle w:val="normal0"/>
        <w:jc w:val="center"/>
        <w:rPr>
          <w:rFonts w:ascii="Verdana" w:eastAsia="Verdana" w:hAnsi="Verdana" w:cs="Verdana"/>
          <w:b/>
          <w:bCs/>
          <w:color w:val="181717"/>
          <w:sz w:val="32"/>
          <w:szCs w:val="32"/>
          <w:highlight w:val="white"/>
        </w:rPr>
      </w:pPr>
    </w:p>
    <w:p w:rsidR="00141CD9" w:rsidRDefault="00141CD9">
      <w:pPr>
        <w:pStyle w:val="normal0"/>
        <w:jc w:val="center"/>
        <w:rPr>
          <w:rFonts w:ascii="Verdana" w:eastAsia="Verdana" w:hAnsi="Verdana" w:cs="Verdana"/>
          <w:b/>
          <w:bCs/>
          <w:color w:val="181717"/>
          <w:sz w:val="32"/>
          <w:szCs w:val="32"/>
          <w:highlight w:val="white"/>
        </w:rPr>
      </w:pPr>
    </w:p>
    <w:p w:rsidR="00141CD9" w:rsidRDefault="00141CD9">
      <w:pPr>
        <w:pStyle w:val="normal0"/>
        <w:jc w:val="center"/>
        <w:rPr>
          <w:rFonts w:ascii="Verdana" w:eastAsia="Verdana" w:hAnsi="Verdana" w:cs="Verdana"/>
          <w:b/>
          <w:bCs/>
          <w:color w:val="181717"/>
          <w:sz w:val="32"/>
          <w:szCs w:val="32"/>
          <w:highlight w:val="white"/>
        </w:rPr>
      </w:pPr>
    </w:p>
    <w:p w:rsidR="00141CD9" w:rsidRDefault="003C0DB1">
      <w:pPr>
        <w:pStyle w:val="normal0"/>
        <w:jc w:val="center"/>
        <w:rPr>
          <w:rFonts w:ascii="Verdana" w:eastAsia="Verdana" w:hAnsi="Verdana" w:cs="Verdana"/>
          <w:b/>
          <w:bCs/>
          <w:color w:val="181717"/>
          <w:sz w:val="32"/>
          <w:szCs w:val="32"/>
          <w:highlight w:val="white"/>
        </w:rPr>
      </w:pPr>
      <w:r>
        <w:rPr>
          <w:rFonts w:ascii="Verdana" w:eastAsia="Verdana" w:hAnsi="Verdana" w:cs="Verdana"/>
          <w:b/>
          <w:bCs/>
          <w:color w:val="181717"/>
          <w:sz w:val="32"/>
          <w:szCs w:val="32"/>
          <w:highlight w:val="white"/>
        </w:rPr>
        <w:t>Crud in MongoDB / Command</w:t>
      </w:r>
    </w:p>
    <w:p w:rsidR="00141CD9" w:rsidRDefault="00141CD9">
      <w:pPr>
        <w:pStyle w:val="normal0"/>
        <w:jc w:val="center"/>
        <w:rPr>
          <w:rFonts w:ascii="Verdana" w:eastAsia="Verdana" w:hAnsi="Verdana" w:cs="Verdana"/>
          <w:b/>
          <w:bCs/>
          <w:color w:val="181717"/>
          <w:sz w:val="32"/>
          <w:szCs w:val="32"/>
          <w:highlight w:val="white"/>
        </w:rPr>
      </w:pPr>
    </w:p>
    <w:p w:rsidR="00141CD9" w:rsidRDefault="003C0DB1">
      <w:pPr>
        <w:pStyle w:val="normal0"/>
        <w:rPr>
          <w:rFonts w:ascii="Nunito" w:eastAsia="Nunito" w:hAnsi="Nunito" w:cs="Nunito"/>
          <w:color w:val="181717"/>
          <w:sz w:val="23"/>
          <w:szCs w:val="23"/>
          <w:shd w:val="clear" w:color="auto" w:fill="EEEEEE"/>
        </w:rPr>
      </w:pPr>
      <w:r>
        <w:rPr>
          <w:rFonts w:ascii="Nunito" w:eastAsia="Nunito" w:hAnsi="Nunito" w:cs="Nunito"/>
          <w:b/>
          <w:bCs/>
          <w:color w:val="181717"/>
          <w:sz w:val="24"/>
          <w:szCs w:val="24"/>
          <w:highlight w:val="white"/>
        </w:rPr>
        <w:t xml:space="preserve">create a new database : </w:t>
      </w:r>
      <w:r>
        <w:rPr>
          <w:rFonts w:ascii="Nunito" w:eastAsia="Nunito" w:hAnsi="Nunito" w:cs="Nunito"/>
          <w:color w:val="181717"/>
          <w:sz w:val="23"/>
          <w:szCs w:val="23"/>
          <w:shd w:val="clear" w:color="auto" w:fill="EEEEEE"/>
        </w:rPr>
        <w:t>use DATABASE_NAME</w:t>
      </w:r>
    </w:p>
    <w:p w:rsidR="00141CD9" w:rsidRDefault="003C0DB1">
      <w:pPr>
        <w:pStyle w:val="normal0"/>
        <w:rPr>
          <w:rFonts w:ascii="Nunito" w:eastAsia="Nunito" w:hAnsi="Nunito" w:cs="Nunito"/>
          <w:color w:val="181717"/>
          <w:sz w:val="23"/>
          <w:szCs w:val="23"/>
          <w:shd w:val="clear" w:color="auto" w:fill="EEEEEE"/>
        </w:rPr>
      </w:pPr>
      <w:r>
        <w:rPr>
          <w:rFonts w:ascii="Nunito" w:eastAsia="Nunito" w:hAnsi="Nunito" w:cs="Nunito"/>
          <w:b/>
          <w:bCs/>
          <w:color w:val="181717"/>
          <w:sz w:val="24"/>
          <w:szCs w:val="24"/>
          <w:highlight w:val="white"/>
        </w:rPr>
        <w:t xml:space="preserve">Show all db : </w:t>
      </w:r>
      <w:r>
        <w:rPr>
          <w:rFonts w:ascii="Nunito" w:eastAsia="Nunito" w:hAnsi="Nunito" w:cs="Nunito"/>
          <w:color w:val="181717"/>
          <w:sz w:val="23"/>
          <w:szCs w:val="23"/>
          <w:shd w:val="clear" w:color="auto" w:fill="EEEEEE"/>
        </w:rPr>
        <w:t>show dbs</w:t>
      </w:r>
    </w:p>
    <w:p w:rsidR="00141CD9" w:rsidRDefault="00141CD9">
      <w:pPr>
        <w:pStyle w:val="normal0"/>
        <w:rPr>
          <w:rFonts w:ascii="Nunito" w:eastAsia="Nunito" w:hAnsi="Nunito" w:cs="Nunito"/>
          <w:b/>
          <w:bCs/>
          <w:color w:val="181717"/>
          <w:sz w:val="24"/>
          <w:szCs w:val="24"/>
          <w:highlight w:val="white"/>
        </w:rPr>
      </w:pPr>
    </w:p>
    <w:p w:rsidR="00141CD9" w:rsidRDefault="003C0DB1">
      <w:pPr>
        <w:pStyle w:val="normal0"/>
        <w:spacing w:before="120" w:after="140" w:line="384" w:lineRule="auto"/>
        <w:jc w:val="both"/>
        <w:rPr>
          <w:rFonts w:ascii="Nunito" w:eastAsia="Nunito" w:hAnsi="Nunito" w:cs="Nunito"/>
          <w:b/>
          <w:bCs/>
          <w:color w:val="181717"/>
          <w:sz w:val="36"/>
          <w:szCs w:val="36"/>
          <w:highlight w:val="white"/>
        </w:rPr>
      </w:pPr>
      <w:r>
        <w:rPr>
          <w:rFonts w:ascii="Nunito" w:eastAsia="Nunito" w:hAnsi="Nunito" w:cs="Nunito"/>
          <w:b/>
          <w:bCs/>
          <w:color w:val="181717"/>
          <w:sz w:val="24"/>
          <w:szCs w:val="24"/>
          <w:highlight w:val="white"/>
        </w:rPr>
        <w:t xml:space="preserve">Your created database (mydb) is not present in list. To display database, you need </w:t>
      </w:r>
      <w:r>
        <w:rPr>
          <w:rFonts w:ascii="Nunito" w:eastAsia="Nunito" w:hAnsi="Nunito" w:cs="Nunito"/>
          <w:b/>
          <w:bCs/>
          <w:color w:val="181717"/>
          <w:sz w:val="36"/>
          <w:szCs w:val="36"/>
          <w:highlight w:val="white"/>
        </w:rPr>
        <w:t>to insert at least one document into it.</w:t>
      </w:r>
    </w:p>
    <w:p w:rsidR="00141CD9" w:rsidRDefault="003C0DB1">
      <w:pPr>
        <w:pStyle w:val="normal0"/>
        <w:rPr>
          <w:rFonts w:ascii="Nunito" w:eastAsia="Nunito" w:hAnsi="Nunito" w:cs="Nunito"/>
          <w:b/>
          <w:bCs/>
          <w:color w:val="666600"/>
          <w:sz w:val="23"/>
          <w:szCs w:val="23"/>
          <w:shd w:val="clear" w:color="auto" w:fill="EEEEEE"/>
        </w:rPr>
      </w:pPr>
      <w:r>
        <w:rPr>
          <w:rFonts w:ascii="Nunito" w:eastAsia="Nunito" w:hAnsi="Nunito" w:cs="Nunito"/>
          <w:b/>
          <w:bCs/>
          <w:color w:val="666600"/>
          <w:sz w:val="23"/>
          <w:szCs w:val="23"/>
          <w:shd w:val="clear" w:color="auto" w:fill="EEEEEE"/>
        </w:rPr>
        <w:t>&gt;</w:t>
      </w:r>
      <w:r>
        <w:rPr>
          <w:rFonts w:ascii="Nunito" w:eastAsia="Nunito" w:hAnsi="Nunito" w:cs="Nunito"/>
          <w:b/>
          <w:bCs/>
          <w:sz w:val="23"/>
          <w:szCs w:val="23"/>
          <w:shd w:val="clear" w:color="auto" w:fill="EEEEEE"/>
        </w:rPr>
        <w:t>db</w:t>
      </w:r>
      <w:r>
        <w:rPr>
          <w:rFonts w:ascii="Nunito" w:eastAsia="Nunito" w:hAnsi="Nunito" w:cs="Nunito"/>
          <w:b/>
          <w:bCs/>
          <w:color w:val="666600"/>
          <w:sz w:val="23"/>
          <w:szCs w:val="23"/>
          <w:shd w:val="clear" w:color="auto" w:fill="EEEEEE"/>
        </w:rPr>
        <w:t>.</w:t>
      </w:r>
      <w:r>
        <w:rPr>
          <w:rFonts w:ascii="Nunito" w:eastAsia="Nunito" w:hAnsi="Nunito" w:cs="Nunito"/>
          <w:b/>
          <w:bCs/>
          <w:sz w:val="23"/>
          <w:szCs w:val="23"/>
          <w:shd w:val="clear" w:color="auto" w:fill="EEEEEE"/>
        </w:rPr>
        <w:t>movie</w:t>
      </w:r>
      <w:r>
        <w:rPr>
          <w:rFonts w:ascii="Nunito" w:eastAsia="Nunito" w:hAnsi="Nunito" w:cs="Nunito"/>
          <w:b/>
          <w:bCs/>
          <w:color w:val="666600"/>
          <w:sz w:val="23"/>
          <w:szCs w:val="23"/>
          <w:shd w:val="clear" w:color="auto" w:fill="EEEEEE"/>
        </w:rPr>
        <w:t>.</w:t>
      </w:r>
      <w:r>
        <w:rPr>
          <w:rFonts w:ascii="Nunito" w:eastAsia="Nunito" w:hAnsi="Nunito" w:cs="Nunito"/>
          <w:b/>
          <w:bCs/>
          <w:sz w:val="23"/>
          <w:szCs w:val="23"/>
          <w:shd w:val="clear" w:color="auto" w:fill="EEEEEE"/>
        </w:rPr>
        <w:t>insert</w:t>
      </w:r>
      <w:r>
        <w:rPr>
          <w:rFonts w:ascii="Nunito" w:eastAsia="Nunito" w:hAnsi="Nunito" w:cs="Nunito"/>
          <w:b/>
          <w:bCs/>
          <w:color w:val="666600"/>
          <w:sz w:val="23"/>
          <w:szCs w:val="23"/>
          <w:shd w:val="clear" w:color="auto" w:fill="EEEEEE"/>
        </w:rPr>
        <w:t>({</w:t>
      </w:r>
      <w:r>
        <w:rPr>
          <w:rFonts w:ascii="Nunito" w:eastAsia="Nunito" w:hAnsi="Nunito" w:cs="Nunito"/>
          <w:b/>
          <w:bCs/>
          <w:color w:val="008800"/>
          <w:sz w:val="23"/>
          <w:szCs w:val="23"/>
          <w:shd w:val="clear" w:color="auto" w:fill="EEEEEE"/>
        </w:rPr>
        <w:t>"name"</w:t>
      </w:r>
      <w:r>
        <w:rPr>
          <w:rFonts w:ascii="Nunito" w:eastAsia="Nunito" w:hAnsi="Nunito" w:cs="Nunito"/>
          <w:b/>
          <w:bCs/>
          <w:color w:val="666600"/>
          <w:sz w:val="23"/>
          <w:szCs w:val="23"/>
          <w:shd w:val="clear" w:color="auto" w:fill="EEEEEE"/>
        </w:rPr>
        <w:t>:</w:t>
      </w:r>
      <w:r>
        <w:rPr>
          <w:rFonts w:ascii="Nunito" w:eastAsia="Nunito" w:hAnsi="Nunito" w:cs="Nunito"/>
          <w:b/>
          <w:bCs/>
          <w:color w:val="008800"/>
          <w:sz w:val="23"/>
          <w:szCs w:val="23"/>
          <w:shd w:val="clear" w:color="auto" w:fill="EEEEEE"/>
        </w:rPr>
        <w:t>"tutorials point"</w:t>
      </w:r>
      <w:r>
        <w:rPr>
          <w:rFonts w:ascii="Nunito" w:eastAsia="Nunito" w:hAnsi="Nunito" w:cs="Nunito"/>
          <w:b/>
          <w:bCs/>
          <w:color w:val="666600"/>
          <w:sz w:val="23"/>
          <w:szCs w:val="23"/>
          <w:shd w:val="clear" w:color="auto" w:fill="EEEEEE"/>
        </w:rPr>
        <w:t>})</w:t>
      </w:r>
    </w:p>
    <w:p w:rsidR="00141CD9" w:rsidRDefault="00141CD9">
      <w:pPr>
        <w:pStyle w:val="normal0"/>
        <w:rPr>
          <w:rFonts w:ascii="Nunito" w:eastAsia="Nunito" w:hAnsi="Nunito" w:cs="Nunito"/>
          <w:b/>
          <w:bCs/>
          <w:color w:val="181717"/>
          <w:sz w:val="24"/>
          <w:szCs w:val="24"/>
          <w:highlight w:val="white"/>
        </w:rPr>
      </w:pPr>
    </w:p>
    <w:p w:rsidR="00141CD9" w:rsidRDefault="003C0DB1">
      <w:pPr>
        <w:pStyle w:val="normal0"/>
        <w:rPr>
          <w:rFonts w:ascii="Nunito" w:eastAsia="Nunito" w:hAnsi="Nunito" w:cs="Nunito"/>
          <w:b/>
          <w:bCs/>
          <w:color w:val="181717"/>
          <w:sz w:val="23"/>
          <w:szCs w:val="23"/>
          <w:shd w:val="clear" w:color="auto" w:fill="EEEEEE"/>
        </w:rPr>
      </w:pPr>
      <w:r>
        <w:rPr>
          <w:rFonts w:ascii="Nunito" w:eastAsia="Nunito" w:hAnsi="Nunito" w:cs="Nunito"/>
          <w:b/>
          <w:bCs/>
          <w:color w:val="181717"/>
          <w:sz w:val="23"/>
          <w:szCs w:val="23"/>
          <w:shd w:val="clear" w:color="auto" w:fill="EEEEEE"/>
        </w:rPr>
        <w:t>db.dropDatabase()</w:t>
      </w:r>
    </w:p>
    <w:p w:rsidR="00141CD9" w:rsidRDefault="00141CD9">
      <w:pPr>
        <w:pStyle w:val="normal0"/>
        <w:rPr>
          <w:rFonts w:ascii="Nunito" w:eastAsia="Nunito" w:hAnsi="Nunito" w:cs="Nunito"/>
          <w:b/>
          <w:bCs/>
          <w:color w:val="181717"/>
          <w:sz w:val="24"/>
          <w:szCs w:val="24"/>
          <w:highlight w:val="white"/>
        </w:rPr>
      </w:pPr>
    </w:p>
    <w:p w:rsidR="00141CD9" w:rsidRDefault="003C0DB1">
      <w:pPr>
        <w:pStyle w:val="normal0"/>
        <w:spacing w:before="120" w:after="140" w:line="384" w:lineRule="auto"/>
        <w:jc w:val="both"/>
        <w:rPr>
          <w:rFonts w:ascii="Nunito" w:eastAsia="Nunito" w:hAnsi="Nunito" w:cs="Nunito"/>
          <w:b/>
          <w:bCs/>
          <w:color w:val="181717"/>
          <w:sz w:val="34"/>
          <w:szCs w:val="34"/>
          <w:highlight w:val="white"/>
        </w:rPr>
      </w:pPr>
      <w:r>
        <w:rPr>
          <w:rFonts w:ascii="Nova Mono" w:eastAsia="Nova Mono" w:hAnsi="Nova Mono" w:cs="Nova Mono"/>
          <w:b/>
          <w:bCs/>
          <w:color w:val="181717"/>
          <w:sz w:val="34"/>
          <w:szCs w:val="34"/>
          <w:highlight w:val="white"/>
        </w:rPr>
        <w:t>Basic syntax of createCollection() command is as follows −</w:t>
      </w:r>
    </w:p>
    <w:p w:rsidR="00141CD9" w:rsidRDefault="003C0DB1">
      <w:pPr>
        <w:pStyle w:val="normal0"/>
        <w:rPr>
          <w:rFonts w:ascii="Nunito" w:eastAsia="Nunito" w:hAnsi="Nunito" w:cs="Nunito"/>
          <w:b/>
          <w:bCs/>
          <w:color w:val="181717"/>
          <w:sz w:val="23"/>
          <w:szCs w:val="23"/>
          <w:shd w:val="clear" w:color="auto" w:fill="EEEEEE"/>
        </w:rPr>
      </w:pPr>
      <w:r>
        <w:rPr>
          <w:rFonts w:ascii="Nunito" w:eastAsia="Nunito" w:hAnsi="Nunito" w:cs="Nunito"/>
          <w:b/>
          <w:bCs/>
          <w:color w:val="181717"/>
          <w:sz w:val="23"/>
          <w:szCs w:val="23"/>
          <w:shd w:val="clear" w:color="auto" w:fill="EEEEEE"/>
        </w:rPr>
        <w:t>db.createCollection(name, options)</w:t>
      </w:r>
    </w:p>
    <w:p w:rsidR="00141CD9" w:rsidRDefault="00141CD9">
      <w:pPr>
        <w:pStyle w:val="normal0"/>
        <w:rPr>
          <w:rFonts w:ascii="Nunito" w:eastAsia="Nunito" w:hAnsi="Nunito" w:cs="Nunito"/>
          <w:b/>
          <w:bCs/>
          <w:color w:val="181717"/>
          <w:sz w:val="24"/>
          <w:szCs w:val="24"/>
          <w:highlight w:val="white"/>
        </w:rPr>
      </w:pPr>
    </w:p>
    <w:p w:rsidR="00141CD9" w:rsidRDefault="003C0DB1">
      <w:pPr>
        <w:pStyle w:val="normal0"/>
        <w:rPr>
          <w:rFonts w:ascii="Nunito" w:eastAsia="Nunito" w:hAnsi="Nunito" w:cs="Nunito"/>
          <w:b/>
          <w:bCs/>
          <w:sz w:val="23"/>
          <w:szCs w:val="23"/>
          <w:shd w:val="clear" w:color="auto" w:fill="EEEEEE"/>
        </w:rPr>
      </w:pPr>
      <w:r>
        <w:rPr>
          <w:rFonts w:ascii="Nunito" w:eastAsia="Nunito" w:hAnsi="Nunito" w:cs="Nunito"/>
          <w:b/>
          <w:bCs/>
          <w:color w:val="666600"/>
          <w:sz w:val="23"/>
          <w:szCs w:val="23"/>
          <w:shd w:val="clear" w:color="auto" w:fill="EEEEEE"/>
        </w:rPr>
        <w:t>&gt;</w:t>
      </w:r>
      <w:r>
        <w:rPr>
          <w:rFonts w:ascii="Nunito" w:eastAsia="Nunito" w:hAnsi="Nunito" w:cs="Nunito"/>
          <w:b/>
          <w:bCs/>
          <w:sz w:val="23"/>
          <w:szCs w:val="23"/>
          <w:shd w:val="clear" w:color="auto" w:fill="EEEEEE"/>
        </w:rPr>
        <w:t>db</w:t>
      </w:r>
      <w:r>
        <w:rPr>
          <w:rFonts w:ascii="Nunito" w:eastAsia="Nunito" w:hAnsi="Nunito" w:cs="Nunito"/>
          <w:b/>
          <w:bCs/>
          <w:color w:val="666600"/>
          <w:sz w:val="23"/>
          <w:szCs w:val="23"/>
          <w:shd w:val="clear" w:color="auto" w:fill="EEEEEE"/>
        </w:rPr>
        <w:t>.</w:t>
      </w:r>
      <w:r>
        <w:rPr>
          <w:rFonts w:ascii="Nunito" w:eastAsia="Nunito" w:hAnsi="Nunito" w:cs="Nunito"/>
          <w:b/>
          <w:bCs/>
          <w:sz w:val="23"/>
          <w:szCs w:val="23"/>
          <w:shd w:val="clear" w:color="auto" w:fill="EEEEEE"/>
        </w:rPr>
        <w:t>createCollection</w:t>
      </w:r>
      <w:r>
        <w:rPr>
          <w:rFonts w:ascii="Nunito" w:eastAsia="Nunito" w:hAnsi="Nunito" w:cs="Nunito"/>
          <w:b/>
          <w:bCs/>
          <w:color w:val="666600"/>
          <w:sz w:val="23"/>
          <w:szCs w:val="23"/>
          <w:shd w:val="clear" w:color="auto" w:fill="EEEEEE"/>
        </w:rPr>
        <w:t>(</w:t>
      </w:r>
      <w:r>
        <w:rPr>
          <w:rFonts w:ascii="Nunito" w:eastAsia="Nunito" w:hAnsi="Nunito" w:cs="Nunito"/>
          <w:b/>
          <w:bCs/>
          <w:color w:val="008800"/>
          <w:sz w:val="23"/>
          <w:szCs w:val="23"/>
          <w:shd w:val="clear" w:color="auto" w:fill="EEEEEE"/>
        </w:rPr>
        <w:t>"mycollection"</w:t>
      </w:r>
      <w:r>
        <w:rPr>
          <w:rFonts w:ascii="Nunito" w:eastAsia="Nunito" w:hAnsi="Nunito" w:cs="Nunito"/>
          <w:b/>
          <w:bCs/>
          <w:color w:val="666600"/>
          <w:sz w:val="23"/>
          <w:szCs w:val="23"/>
          <w:shd w:val="clear" w:color="auto" w:fill="EEEEEE"/>
        </w:rPr>
        <w:t>)</w:t>
      </w:r>
    </w:p>
    <w:p w:rsidR="00141CD9" w:rsidRDefault="00141CD9">
      <w:pPr>
        <w:pStyle w:val="normal0"/>
        <w:rPr>
          <w:rFonts w:ascii="Nunito" w:eastAsia="Nunito" w:hAnsi="Nunito" w:cs="Nunito"/>
          <w:b/>
          <w:bCs/>
          <w:color w:val="666600"/>
          <w:sz w:val="23"/>
          <w:szCs w:val="23"/>
          <w:shd w:val="clear" w:color="auto" w:fill="EEEEEE"/>
        </w:rPr>
      </w:pPr>
    </w:p>
    <w:p w:rsidR="00141CD9" w:rsidRDefault="003C0DB1">
      <w:pPr>
        <w:pStyle w:val="normal0"/>
        <w:rPr>
          <w:rFonts w:ascii="Nunito" w:eastAsia="Nunito" w:hAnsi="Nunito" w:cs="Nunito"/>
          <w:b/>
          <w:bCs/>
          <w:color w:val="666600"/>
          <w:sz w:val="23"/>
          <w:szCs w:val="23"/>
          <w:shd w:val="clear" w:color="auto" w:fill="EEEEEE"/>
        </w:rPr>
      </w:pPr>
      <w:r>
        <w:rPr>
          <w:rFonts w:ascii="Nunito" w:eastAsia="Nunito" w:hAnsi="Nunito" w:cs="Nunito"/>
          <w:b/>
          <w:bCs/>
          <w:color w:val="666600"/>
          <w:sz w:val="23"/>
          <w:szCs w:val="23"/>
          <w:shd w:val="clear" w:color="auto" w:fill="EEEEEE"/>
        </w:rPr>
        <w:t>{</w:t>
      </w:r>
      <w:r>
        <w:rPr>
          <w:rFonts w:ascii="Nunito" w:eastAsia="Nunito" w:hAnsi="Nunito" w:cs="Nunito"/>
          <w:b/>
          <w:bCs/>
          <w:sz w:val="23"/>
          <w:szCs w:val="23"/>
          <w:shd w:val="clear" w:color="auto" w:fill="EEEEEE"/>
        </w:rPr>
        <w:t xml:space="preserve"> </w:t>
      </w:r>
      <w:r>
        <w:rPr>
          <w:rFonts w:ascii="Nunito" w:eastAsia="Nunito" w:hAnsi="Nunito" w:cs="Nunito"/>
          <w:b/>
          <w:bCs/>
          <w:color w:val="008800"/>
          <w:sz w:val="23"/>
          <w:szCs w:val="23"/>
          <w:shd w:val="clear" w:color="auto" w:fill="EEEEEE"/>
        </w:rPr>
        <w:t>"ok"</w:t>
      </w:r>
      <w:r>
        <w:rPr>
          <w:rFonts w:ascii="Nunito" w:eastAsia="Nunito" w:hAnsi="Nunito" w:cs="Nunito"/>
          <w:b/>
          <w:bCs/>
          <w:sz w:val="23"/>
          <w:szCs w:val="23"/>
          <w:shd w:val="clear" w:color="auto" w:fill="EEEEEE"/>
        </w:rPr>
        <w:t xml:space="preserve"> </w:t>
      </w:r>
      <w:r>
        <w:rPr>
          <w:rFonts w:ascii="Nunito" w:eastAsia="Nunito" w:hAnsi="Nunito" w:cs="Nunito"/>
          <w:b/>
          <w:bCs/>
          <w:color w:val="666600"/>
          <w:sz w:val="23"/>
          <w:szCs w:val="23"/>
          <w:shd w:val="clear" w:color="auto" w:fill="EEEEEE"/>
        </w:rPr>
        <w:t>:</w:t>
      </w:r>
      <w:r>
        <w:rPr>
          <w:rFonts w:ascii="Nunito" w:eastAsia="Nunito" w:hAnsi="Nunito" w:cs="Nunito"/>
          <w:b/>
          <w:bCs/>
          <w:sz w:val="23"/>
          <w:szCs w:val="23"/>
          <w:shd w:val="clear" w:color="auto" w:fill="EEEEEE"/>
        </w:rPr>
        <w:t xml:space="preserve"> </w:t>
      </w:r>
      <w:r>
        <w:rPr>
          <w:rFonts w:ascii="Nunito" w:eastAsia="Nunito" w:hAnsi="Nunito" w:cs="Nunito"/>
          <w:b/>
          <w:bCs/>
          <w:color w:val="006666"/>
          <w:sz w:val="23"/>
          <w:szCs w:val="23"/>
          <w:shd w:val="clear" w:color="auto" w:fill="EEEEEE"/>
        </w:rPr>
        <w:t>1</w:t>
      </w:r>
      <w:r>
        <w:rPr>
          <w:rFonts w:ascii="Nunito" w:eastAsia="Nunito" w:hAnsi="Nunito" w:cs="Nunito"/>
          <w:b/>
          <w:bCs/>
          <w:sz w:val="23"/>
          <w:szCs w:val="23"/>
          <w:shd w:val="clear" w:color="auto" w:fill="EEEEEE"/>
        </w:rPr>
        <w:t xml:space="preserve"> </w:t>
      </w:r>
      <w:r>
        <w:rPr>
          <w:rFonts w:ascii="Nunito" w:eastAsia="Nunito" w:hAnsi="Nunito" w:cs="Nunito"/>
          <w:b/>
          <w:bCs/>
          <w:color w:val="666600"/>
          <w:sz w:val="23"/>
          <w:szCs w:val="23"/>
          <w:shd w:val="clear" w:color="auto" w:fill="EEEEEE"/>
        </w:rPr>
        <w:t>}</w:t>
      </w:r>
    </w:p>
    <w:p w:rsidR="00141CD9" w:rsidRDefault="00141CD9">
      <w:pPr>
        <w:pStyle w:val="normal0"/>
        <w:rPr>
          <w:rFonts w:ascii="Nunito" w:eastAsia="Nunito" w:hAnsi="Nunito" w:cs="Nunito"/>
          <w:b/>
          <w:bCs/>
          <w:color w:val="666600"/>
          <w:sz w:val="23"/>
          <w:szCs w:val="23"/>
          <w:shd w:val="clear" w:color="auto" w:fill="EEEEEE"/>
        </w:rPr>
      </w:pPr>
    </w:p>
    <w:p w:rsidR="00141CD9" w:rsidRDefault="003C0DB1">
      <w:pPr>
        <w:pStyle w:val="normal0"/>
        <w:rPr>
          <w:rFonts w:ascii="Nunito" w:eastAsia="Nunito" w:hAnsi="Nunito" w:cs="Nunito"/>
          <w:b/>
          <w:bCs/>
          <w:color w:val="181717"/>
          <w:sz w:val="24"/>
          <w:szCs w:val="24"/>
          <w:highlight w:val="white"/>
        </w:rPr>
      </w:pPr>
      <w:r>
        <w:rPr>
          <w:rFonts w:ascii="Nunito" w:eastAsia="Nunito" w:hAnsi="Nunito" w:cs="Nunito"/>
          <w:b/>
          <w:bCs/>
          <w:color w:val="181717"/>
          <w:sz w:val="24"/>
          <w:szCs w:val="24"/>
          <w:highlight w:val="white"/>
        </w:rPr>
        <w:t>=================================================================</w:t>
      </w:r>
    </w:p>
    <w:p w:rsidR="00141CD9" w:rsidRDefault="003C0DB1">
      <w:pPr>
        <w:pStyle w:val="normal0"/>
        <w:rPr>
          <w:rFonts w:ascii="Nunito" w:eastAsia="Nunito" w:hAnsi="Nunito" w:cs="Nunito"/>
          <w:b/>
          <w:bCs/>
          <w:sz w:val="23"/>
          <w:szCs w:val="23"/>
          <w:shd w:val="clear" w:color="auto" w:fill="EEEEEE"/>
        </w:rPr>
      </w:pPr>
      <w:r>
        <w:rPr>
          <w:rFonts w:ascii="Nunito" w:eastAsia="Nunito" w:hAnsi="Nunito" w:cs="Nunito"/>
          <w:b/>
          <w:bCs/>
          <w:color w:val="666600"/>
          <w:sz w:val="23"/>
          <w:szCs w:val="23"/>
          <w:shd w:val="clear" w:color="auto" w:fill="EEEEEE"/>
        </w:rPr>
        <w:t>&gt;</w:t>
      </w:r>
      <w:r>
        <w:rPr>
          <w:rFonts w:ascii="Nunito" w:eastAsia="Nunito" w:hAnsi="Nunito" w:cs="Nunito"/>
          <w:b/>
          <w:bCs/>
          <w:sz w:val="23"/>
          <w:szCs w:val="23"/>
          <w:shd w:val="clear" w:color="auto" w:fill="EEEEEE"/>
        </w:rPr>
        <w:t>show collections</w:t>
      </w:r>
    </w:p>
    <w:p w:rsidR="00141CD9" w:rsidRDefault="00141CD9">
      <w:pPr>
        <w:pStyle w:val="normal0"/>
        <w:rPr>
          <w:rFonts w:ascii="Nunito" w:eastAsia="Nunito" w:hAnsi="Nunito" w:cs="Nunito"/>
          <w:b/>
          <w:bCs/>
          <w:sz w:val="23"/>
          <w:szCs w:val="23"/>
          <w:shd w:val="clear" w:color="auto" w:fill="EEEEEE"/>
        </w:rPr>
      </w:pPr>
    </w:p>
    <w:p w:rsidR="00141CD9" w:rsidRDefault="003C0DB1">
      <w:pPr>
        <w:pStyle w:val="normal0"/>
        <w:spacing w:before="120" w:after="140" w:line="384" w:lineRule="auto"/>
        <w:jc w:val="both"/>
        <w:rPr>
          <w:rFonts w:ascii="Nunito" w:eastAsia="Nunito" w:hAnsi="Nunito" w:cs="Nunito"/>
          <w:b/>
          <w:bCs/>
          <w:sz w:val="24"/>
          <w:szCs w:val="24"/>
          <w:shd w:val="clear" w:color="auto" w:fill="EEEEEE"/>
        </w:rPr>
      </w:pPr>
      <w:r>
        <w:rPr>
          <w:rFonts w:ascii="Nunito" w:eastAsia="Nunito" w:hAnsi="Nunito" w:cs="Nunito"/>
          <w:b/>
          <w:bCs/>
          <w:sz w:val="24"/>
          <w:szCs w:val="24"/>
          <w:shd w:val="clear" w:color="auto" w:fill="EEEEEE"/>
        </w:rPr>
        <w:t>In MongoDB, you don't need to create a collection. MongoDB creates a collection automatically, when you insert some document.</w:t>
      </w:r>
    </w:p>
    <w:p w:rsidR="00141CD9" w:rsidRDefault="003C0DB1">
      <w:pPr>
        <w:pStyle w:val="normal0"/>
        <w:rPr>
          <w:rFonts w:ascii="Nunito" w:eastAsia="Nunito" w:hAnsi="Nunito" w:cs="Nunito"/>
          <w:b/>
          <w:bCs/>
          <w:sz w:val="23"/>
          <w:szCs w:val="23"/>
          <w:shd w:val="clear" w:color="auto" w:fill="EEEEEE"/>
        </w:rPr>
      </w:pPr>
      <w:r>
        <w:rPr>
          <w:rFonts w:ascii="Nunito" w:eastAsia="Nunito" w:hAnsi="Nunito" w:cs="Nunito"/>
          <w:b/>
          <w:bCs/>
          <w:color w:val="666600"/>
          <w:sz w:val="23"/>
          <w:szCs w:val="23"/>
          <w:shd w:val="clear" w:color="auto" w:fill="EEEEEE"/>
        </w:rPr>
        <w:t>&gt;</w:t>
      </w:r>
      <w:r>
        <w:rPr>
          <w:rFonts w:ascii="Nunito" w:eastAsia="Nunito" w:hAnsi="Nunito" w:cs="Nunito"/>
          <w:b/>
          <w:bCs/>
          <w:sz w:val="23"/>
          <w:szCs w:val="23"/>
          <w:shd w:val="clear" w:color="auto" w:fill="EEEEEE"/>
        </w:rPr>
        <w:t>db</w:t>
      </w:r>
      <w:r>
        <w:rPr>
          <w:rFonts w:ascii="Nunito" w:eastAsia="Nunito" w:hAnsi="Nunito" w:cs="Nunito"/>
          <w:b/>
          <w:bCs/>
          <w:color w:val="666600"/>
          <w:sz w:val="23"/>
          <w:szCs w:val="23"/>
          <w:shd w:val="clear" w:color="auto" w:fill="EEEEEE"/>
        </w:rPr>
        <w:t>.</w:t>
      </w:r>
      <w:r>
        <w:rPr>
          <w:rFonts w:ascii="Nunito" w:eastAsia="Nunito" w:hAnsi="Nunito" w:cs="Nunito"/>
          <w:b/>
          <w:bCs/>
          <w:sz w:val="23"/>
          <w:szCs w:val="23"/>
          <w:shd w:val="clear" w:color="auto" w:fill="EEEEEE"/>
        </w:rPr>
        <w:t>tutorialspoint</w:t>
      </w:r>
      <w:r>
        <w:rPr>
          <w:rFonts w:ascii="Nunito" w:eastAsia="Nunito" w:hAnsi="Nunito" w:cs="Nunito"/>
          <w:b/>
          <w:bCs/>
          <w:color w:val="666600"/>
          <w:sz w:val="23"/>
          <w:szCs w:val="23"/>
          <w:shd w:val="clear" w:color="auto" w:fill="EEEEEE"/>
        </w:rPr>
        <w:t>.</w:t>
      </w:r>
      <w:r>
        <w:rPr>
          <w:rFonts w:ascii="Nunito" w:eastAsia="Nunito" w:hAnsi="Nunito" w:cs="Nunito"/>
          <w:b/>
          <w:bCs/>
          <w:sz w:val="23"/>
          <w:szCs w:val="23"/>
          <w:shd w:val="clear" w:color="auto" w:fill="EEEEEE"/>
        </w:rPr>
        <w:t>insert</w:t>
      </w:r>
      <w:r>
        <w:rPr>
          <w:rFonts w:ascii="Nunito" w:eastAsia="Nunito" w:hAnsi="Nunito" w:cs="Nunito"/>
          <w:b/>
          <w:bCs/>
          <w:color w:val="666600"/>
          <w:sz w:val="23"/>
          <w:szCs w:val="23"/>
          <w:shd w:val="clear" w:color="auto" w:fill="EEEEEE"/>
        </w:rPr>
        <w:t>({</w:t>
      </w:r>
      <w:r>
        <w:rPr>
          <w:rFonts w:ascii="Nunito" w:eastAsia="Nunito" w:hAnsi="Nunito" w:cs="Nunito"/>
          <w:b/>
          <w:bCs/>
          <w:color w:val="008800"/>
          <w:sz w:val="23"/>
          <w:szCs w:val="23"/>
          <w:shd w:val="clear" w:color="auto" w:fill="EEEEEE"/>
        </w:rPr>
        <w:t>"name"</w:t>
      </w:r>
      <w:r>
        <w:rPr>
          <w:rFonts w:ascii="Nunito" w:eastAsia="Nunito" w:hAnsi="Nunito" w:cs="Nunito"/>
          <w:b/>
          <w:bCs/>
          <w:sz w:val="23"/>
          <w:szCs w:val="23"/>
          <w:shd w:val="clear" w:color="auto" w:fill="EEEEEE"/>
        </w:rPr>
        <w:t xml:space="preserve"> </w:t>
      </w:r>
      <w:r>
        <w:rPr>
          <w:rFonts w:ascii="Nunito" w:eastAsia="Nunito" w:hAnsi="Nunito" w:cs="Nunito"/>
          <w:b/>
          <w:bCs/>
          <w:color w:val="666600"/>
          <w:sz w:val="23"/>
          <w:szCs w:val="23"/>
          <w:shd w:val="clear" w:color="auto" w:fill="EEEEEE"/>
        </w:rPr>
        <w:t>:</w:t>
      </w:r>
      <w:r>
        <w:rPr>
          <w:rFonts w:ascii="Nunito" w:eastAsia="Nunito" w:hAnsi="Nunito" w:cs="Nunito"/>
          <w:b/>
          <w:bCs/>
          <w:sz w:val="23"/>
          <w:szCs w:val="23"/>
          <w:shd w:val="clear" w:color="auto" w:fill="EEEEEE"/>
        </w:rPr>
        <w:t xml:space="preserve"> </w:t>
      </w:r>
      <w:r>
        <w:rPr>
          <w:rFonts w:ascii="Nunito" w:eastAsia="Nunito" w:hAnsi="Nunito" w:cs="Nunito"/>
          <w:b/>
          <w:bCs/>
          <w:color w:val="008800"/>
          <w:sz w:val="23"/>
          <w:szCs w:val="23"/>
          <w:shd w:val="clear" w:color="auto" w:fill="EEEEEE"/>
        </w:rPr>
        <w:t>"tutorialspoint"</w:t>
      </w:r>
      <w:r>
        <w:rPr>
          <w:rFonts w:ascii="Nunito" w:eastAsia="Nunito" w:hAnsi="Nunito" w:cs="Nunito"/>
          <w:b/>
          <w:bCs/>
          <w:color w:val="666600"/>
          <w:sz w:val="23"/>
          <w:szCs w:val="23"/>
          <w:shd w:val="clear" w:color="auto" w:fill="EEEEEE"/>
        </w:rPr>
        <w:t>}),</w:t>
      </w:r>
    </w:p>
    <w:p w:rsidR="00141CD9" w:rsidRDefault="003C0DB1">
      <w:pPr>
        <w:pStyle w:val="normal0"/>
        <w:rPr>
          <w:rFonts w:ascii="Nunito" w:eastAsia="Nunito" w:hAnsi="Nunito" w:cs="Nunito"/>
          <w:b/>
          <w:bCs/>
          <w:color w:val="666600"/>
          <w:sz w:val="23"/>
          <w:szCs w:val="23"/>
          <w:shd w:val="clear" w:color="auto" w:fill="EEEEEE"/>
        </w:rPr>
      </w:pPr>
      <w:r>
        <w:rPr>
          <w:rFonts w:ascii="Nunito" w:eastAsia="Nunito" w:hAnsi="Nunito" w:cs="Nunito"/>
          <w:b/>
          <w:bCs/>
          <w:color w:val="660066"/>
          <w:sz w:val="23"/>
          <w:szCs w:val="23"/>
          <w:shd w:val="clear" w:color="auto" w:fill="EEEEEE"/>
        </w:rPr>
        <w:t>WriteResult</w:t>
      </w:r>
      <w:r>
        <w:rPr>
          <w:rFonts w:ascii="Nunito" w:eastAsia="Nunito" w:hAnsi="Nunito" w:cs="Nunito"/>
          <w:b/>
          <w:bCs/>
          <w:color w:val="666600"/>
          <w:sz w:val="23"/>
          <w:szCs w:val="23"/>
          <w:shd w:val="clear" w:color="auto" w:fill="EEEEEE"/>
        </w:rPr>
        <w:t>({</w:t>
      </w:r>
      <w:r>
        <w:rPr>
          <w:rFonts w:ascii="Nunito" w:eastAsia="Nunito" w:hAnsi="Nunito" w:cs="Nunito"/>
          <w:b/>
          <w:bCs/>
          <w:sz w:val="23"/>
          <w:szCs w:val="23"/>
          <w:shd w:val="clear" w:color="auto" w:fill="EEEEEE"/>
        </w:rPr>
        <w:t xml:space="preserve"> </w:t>
      </w:r>
      <w:r>
        <w:rPr>
          <w:rFonts w:ascii="Nunito" w:eastAsia="Nunito" w:hAnsi="Nunito" w:cs="Nunito"/>
          <w:b/>
          <w:bCs/>
          <w:color w:val="008800"/>
          <w:sz w:val="23"/>
          <w:szCs w:val="23"/>
          <w:shd w:val="clear" w:color="auto" w:fill="EEEEEE"/>
        </w:rPr>
        <w:t>"nInserted"</w:t>
      </w:r>
      <w:r>
        <w:rPr>
          <w:rFonts w:ascii="Nunito" w:eastAsia="Nunito" w:hAnsi="Nunito" w:cs="Nunito"/>
          <w:b/>
          <w:bCs/>
          <w:sz w:val="23"/>
          <w:szCs w:val="23"/>
          <w:shd w:val="clear" w:color="auto" w:fill="EEEEEE"/>
        </w:rPr>
        <w:t xml:space="preserve"> </w:t>
      </w:r>
      <w:r>
        <w:rPr>
          <w:rFonts w:ascii="Nunito" w:eastAsia="Nunito" w:hAnsi="Nunito" w:cs="Nunito"/>
          <w:b/>
          <w:bCs/>
          <w:color w:val="666600"/>
          <w:sz w:val="23"/>
          <w:szCs w:val="23"/>
          <w:shd w:val="clear" w:color="auto" w:fill="EEEEEE"/>
        </w:rPr>
        <w:t>:</w:t>
      </w:r>
      <w:r>
        <w:rPr>
          <w:rFonts w:ascii="Nunito" w:eastAsia="Nunito" w:hAnsi="Nunito" w:cs="Nunito"/>
          <w:b/>
          <w:bCs/>
          <w:sz w:val="23"/>
          <w:szCs w:val="23"/>
          <w:shd w:val="clear" w:color="auto" w:fill="EEEEEE"/>
        </w:rPr>
        <w:t xml:space="preserve"> </w:t>
      </w:r>
      <w:r>
        <w:rPr>
          <w:rFonts w:ascii="Nunito" w:eastAsia="Nunito" w:hAnsi="Nunito" w:cs="Nunito"/>
          <w:b/>
          <w:bCs/>
          <w:color w:val="006666"/>
          <w:sz w:val="23"/>
          <w:szCs w:val="23"/>
          <w:shd w:val="clear" w:color="auto" w:fill="EEEEEE"/>
        </w:rPr>
        <w:t>1</w:t>
      </w:r>
      <w:r>
        <w:rPr>
          <w:rFonts w:ascii="Nunito" w:eastAsia="Nunito" w:hAnsi="Nunito" w:cs="Nunito"/>
          <w:b/>
          <w:bCs/>
          <w:sz w:val="23"/>
          <w:szCs w:val="23"/>
          <w:shd w:val="clear" w:color="auto" w:fill="EEEEEE"/>
        </w:rPr>
        <w:t xml:space="preserve"> </w:t>
      </w:r>
      <w:r>
        <w:rPr>
          <w:rFonts w:ascii="Nunito" w:eastAsia="Nunito" w:hAnsi="Nunito" w:cs="Nunito"/>
          <w:b/>
          <w:bCs/>
          <w:color w:val="666600"/>
          <w:sz w:val="23"/>
          <w:szCs w:val="23"/>
          <w:shd w:val="clear" w:color="auto" w:fill="EEEEEE"/>
        </w:rPr>
        <w:t>})</w:t>
      </w:r>
    </w:p>
    <w:p w:rsidR="00141CD9" w:rsidRDefault="00141CD9">
      <w:pPr>
        <w:pStyle w:val="normal0"/>
        <w:rPr>
          <w:rFonts w:ascii="Nunito" w:eastAsia="Nunito" w:hAnsi="Nunito" w:cs="Nunito"/>
          <w:b/>
          <w:bCs/>
          <w:sz w:val="23"/>
          <w:szCs w:val="23"/>
          <w:shd w:val="clear" w:color="auto" w:fill="EEEEEE"/>
        </w:rPr>
      </w:pPr>
    </w:p>
    <w:p w:rsidR="00141CD9" w:rsidRDefault="00141CD9">
      <w:pPr>
        <w:pStyle w:val="normal0"/>
        <w:rPr>
          <w:rFonts w:ascii="Nunito" w:eastAsia="Nunito" w:hAnsi="Nunito" w:cs="Nunito"/>
          <w:b/>
          <w:bCs/>
          <w:sz w:val="23"/>
          <w:szCs w:val="23"/>
          <w:shd w:val="clear" w:color="auto" w:fill="EEEEEE"/>
        </w:rPr>
      </w:pPr>
    </w:p>
    <w:p w:rsidR="00141CD9" w:rsidRDefault="003C0DB1">
      <w:pPr>
        <w:pStyle w:val="normal0"/>
        <w:spacing w:before="120" w:after="140" w:line="384" w:lineRule="auto"/>
        <w:jc w:val="both"/>
        <w:rPr>
          <w:rFonts w:ascii="Nunito" w:eastAsia="Nunito" w:hAnsi="Nunito" w:cs="Nunito"/>
          <w:b/>
          <w:bCs/>
          <w:sz w:val="24"/>
          <w:szCs w:val="24"/>
          <w:shd w:val="clear" w:color="auto" w:fill="EEEEEE"/>
        </w:rPr>
      </w:pPr>
      <w:r>
        <w:rPr>
          <w:rFonts w:ascii="Nova Mono" w:eastAsia="Nova Mono" w:hAnsi="Nova Mono" w:cs="Nova Mono"/>
          <w:b/>
          <w:bCs/>
          <w:sz w:val="24"/>
          <w:szCs w:val="24"/>
          <w:shd w:val="clear" w:color="auto" w:fill="EEEEEE"/>
        </w:rPr>
        <w:t>Basic syntax of drop() command is as follows −</w:t>
      </w:r>
    </w:p>
    <w:p w:rsidR="00141CD9" w:rsidRDefault="003C0DB1">
      <w:pPr>
        <w:pStyle w:val="normal0"/>
        <w:rPr>
          <w:rFonts w:ascii="Nunito" w:eastAsia="Nunito" w:hAnsi="Nunito" w:cs="Nunito"/>
          <w:b/>
          <w:bCs/>
          <w:sz w:val="23"/>
          <w:szCs w:val="23"/>
          <w:shd w:val="clear" w:color="auto" w:fill="EEEEEE"/>
        </w:rPr>
      </w:pPr>
      <w:r>
        <w:rPr>
          <w:rFonts w:ascii="Nunito" w:eastAsia="Nunito" w:hAnsi="Nunito" w:cs="Nunito"/>
          <w:b/>
          <w:bCs/>
          <w:sz w:val="23"/>
          <w:szCs w:val="23"/>
          <w:shd w:val="clear" w:color="auto" w:fill="EEEEEE"/>
        </w:rPr>
        <w:t>db.COLLECTION_NAME.drop()</w:t>
      </w:r>
    </w:p>
    <w:p w:rsidR="00141CD9" w:rsidRDefault="00141CD9">
      <w:pPr>
        <w:pStyle w:val="normal0"/>
        <w:rPr>
          <w:rFonts w:ascii="Nunito" w:eastAsia="Nunito" w:hAnsi="Nunito" w:cs="Nunito"/>
          <w:b/>
          <w:bCs/>
          <w:sz w:val="23"/>
          <w:szCs w:val="23"/>
          <w:shd w:val="clear" w:color="auto" w:fill="EEEEEE"/>
        </w:rPr>
      </w:pPr>
    </w:p>
    <w:p w:rsidR="00141CD9" w:rsidRDefault="00141CD9">
      <w:pPr>
        <w:pStyle w:val="normal0"/>
        <w:rPr>
          <w:rFonts w:ascii="Nunito" w:eastAsia="Nunito" w:hAnsi="Nunito" w:cs="Nunito"/>
          <w:b/>
          <w:bCs/>
          <w:sz w:val="23"/>
          <w:szCs w:val="23"/>
          <w:shd w:val="clear" w:color="auto" w:fill="EEEEEE"/>
        </w:rPr>
      </w:pPr>
    </w:p>
    <w:p w:rsidR="00141CD9" w:rsidRDefault="00141CD9">
      <w:pPr>
        <w:pStyle w:val="normal0"/>
        <w:rPr>
          <w:rFonts w:ascii="Nunito" w:eastAsia="Nunito" w:hAnsi="Nunito" w:cs="Nunito"/>
          <w:b/>
          <w:bCs/>
          <w:sz w:val="23"/>
          <w:szCs w:val="23"/>
          <w:shd w:val="clear" w:color="auto" w:fill="EEEEEE"/>
        </w:rPr>
      </w:pPr>
    </w:p>
    <w:p w:rsidR="00141CD9" w:rsidRDefault="00141CD9">
      <w:pPr>
        <w:pStyle w:val="normal0"/>
        <w:rPr>
          <w:rFonts w:ascii="Nunito" w:eastAsia="Nunito" w:hAnsi="Nunito" w:cs="Nunito"/>
          <w:b/>
          <w:bCs/>
          <w:sz w:val="23"/>
          <w:szCs w:val="23"/>
          <w:shd w:val="clear" w:color="auto" w:fill="EEEEEE"/>
        </w:rPr>
      </w:pPr>
    </w:p>
    <w:p w:rsidR="00141CD9" w:rsidRDefault="003C0DB1">
      <w:pPr>
        <w:pStyle w:val="normal0"/>
        <w:rPr>
          <w:rFonts w:ascii="Nunito" w:eastAsia="Nunito" w:hAnsi="Nunito" w:cs="Nunito"/>
          <w:b/>
          <w:bCs/>
          <w:sz w:val="23"/>
          <w:szCs w:val="23"/>
          <w:shd w:val="clear" w:color="auto" w:fill="EEEEEE"/>
        </w:rPr>
      </w:pPr>
      <w:r>
        <w:rPr>
          <w:rFonts w:ascii="Nunito" w:eastAsia="Nunito" w:hAnsi="Nunito" w:cs="Nunito"/>
          <w:b/>
          <w:bCs/>
          <w:sz w:val="23"/>
          <w:szCs w:val="23"/>
          <w:shd w:val="clear" w:color="auto" w:fill="EEEEEE"/>
        </w:rPr>
        <w:t xml:space="preserve">Example : Insert </w:t>
      </w:r>
    </w:p>
    <w:p w:rsidR="00141CD9" w:rsidRDefault="00141CD9">
      <w:pPr>
        <w:pStyle w:val="normal0"/>
        <w:rPr>
          <w:rFonts w:ascii="Nunito" w:eastAsia="Nunito" w:hAnsi="Nunito" w:cs="Nunito"/>
          <w:b/>
          <w:bCs/>
          <w:sz w:val="23"/>
          <w:szCs w:val="23"/>
          <w:shd w:val="clear" w:color="auto" w:fill="EEEEEE"/>
        </w:rPr>
      </w:pPr>
    </w:p>
    <w:p w:rsidR="00141CD9" w:rsidRDefault="003C0DB1">
      <w:pPr>
        <w:pStyle w:val="normal0"/>
        <w:rPr>
          <w:rFonts w:ascii="Nunito" w:eastAsia="Nunito" w:hAnsi="Nunito" w:cs="Nunito"/>
          <w:b/>
          <w:bCs/>
          <w:sz w:val="23"/>
          <w:szCs w:val="23"/>
          <w:shd w:val="clear" w:color="auto" w:fill="EEEEEE"/>
        </w:rPr>
      </w:pPr>
      <w:r>
        <w:rPr>
          <w:rFonts w:ascii="Nunito" w:eastAsia="Nunito" w:hAnsi="Nunito" w:cs="Nunito"/>
          <w:b/>
          <w:bCs/>
          <w:sz w:val="23"/>
          <w:szCs w:val="23"/>
          <w:shd w:val="clear" w:color="auto" w:fill="EEEEEE"/>
        </w:rPr>
        <w:t>db</w:t>
      </w:r>
      <w:r>
        <w:rPr>
          <w:rFonts w:ascii="Nunito" w:eastAsia="Nunito" w:hAnsi="Nunito" w:cs="Nunito"/>
          <w:b/>
          <w:bCs/>
          <w:color w:val="666600"/>
          <w:sz w:val="23"/>
          <w:szCs w:val="23"/>
          <w:shd w:val="clear" w:color="auto" w:fill="EEEEEE"/>
        </w:rPr>
        <w:t>.</w:t>
      </w:r>
      <w:r>
        <w:rPr>
          <w:rFonts w:ascii="Nunito" w:eastAsia="Nunito" w:hAnsi="Nunito" w:cs="Nunito"/>
          <w:b/>
          <w:bCs/>
          <w:sz w:val="23"/>
          <w:szCs w:val="23"/>
          <w:shd w:val="clear" w:color="auto" w:fill="EEEEEE"/>
        </w:rPr>
        <w:t>createCollection</w:t>
      </w:r>
      <w:r>
        <w:rPr>
          <w:rFonts w:ascii="Nunito" w:eastAsia="Nunito" w:hAnsi="Nunito" w:cs="Nunito"/>
          <w:b/>
          <w:bCs/>
          <w:color w:val="666600"/>
          <w:sz w:val="23"/>
          <w:szCs w:val="23"/>
          <w:shd w:val="clear" w:color="auto" w:fill="EEEEEE"/>
        </w:rPr>
        <w:t>(</w:t>
      </w:r>
      <w:r>
        <w:rPr>
          <w:rFonts w:ascii="Nunito" w:eastAsia="Nunito" w:hAnsi="Nunito" w:cs="Nunito"/>
          <w:b/>
          <w:bCs/>
          <w:color w:val="008800"/>
          <w:sz w:val="23"/>
          <w:szCs w:val="23"/>
          <w:shd w:val="clear" w:color="auto" w:fill="EEEEEE"/>
        </w:rPr>
        <w:t>"post"</w:t>
      </w:r>
      <w:r>
        <w:rPr>
          <w:rFonts w:ascii="Nunito" w:eastAsia="Nunito" w:hAnsi="Nunito" w:cs="Nunito"/>
          <w:b/>
          <w:bCs/>
          <w:color w:val="666600"/>
          <w:sz w:val="23"/>
          <w:szCs w:val="23"/>
          <w:shd w:val="clear" w:color="auto" w:fill="EEEEEE"/>
        </w:rPr>
        <w:t>)</w:t>
      </w:r>
    </w:p>
    <w:p w:rsidR="00141CD9" w:rsidRDefault="003C0DB1">
      <w:pPr>
        <w:pStyle w:val="normal0"/>
        <w:rPr>
          <w:rFonts w:ascii="Nunito" w:eastAsia="Nunito" w:hAnsi="Nunito" w:cs="Nunito"/>
          <w:b/>
          <w:bCs/>
          <w:sz w:val="23"/>
          <w:szCs w:val="23"/>
          <w:shd w:val="clear" w:color="auto" w:fill="EEEEEE"/>
        </w:rPr>
      </w:pPr>
      <w:r>
        <w:rPr>
          <w:rFonts w:ascii="Nunito" w:eastAsia="Nunito" w:hAnsi="Nunito" w:cs="Nunito"/>
          <w:b/>
          <w:bCs/>
          <w:color w:val="666600"/>
          <w:sz w:val="23"/>
          <w:szCs w:val="23"/>
          <w:shd w:val="clear" w:color="auto" w:fill="EEEEEE"/>
        </w:rPr>
        <w:t>&gt;</w:t>
      </w:r>
      <w:r>
        <w:rPr>
          <w:rFonts w:ascii="Nunito" w:eastAsia="Nunito" w:hAnsi="Nunito" w:cs="Nunito"/>
          <w:b/>
          <w:bCs/>
          <w:sz w:val="23"/>
          <w:szCs w:val="23"/>
          <w:shd w:val="clear" w:color="auto" w:fill="EEEEEE"/>
        </w:rPr>
        <w:t xml:space="preserve"> db</w:t>
      </w:r>
      <w:r>
        <w:rPr>
          <w:rFonts w:ascii="Nunito" w:eastAsia="Nunito" w:hAnsi="Nunito" w:cs="Nunito"/>
          <w:b/>
          <w:bCs/>
          <w:color w:val="666600"/>
          <w:sz w:val="23"/>
          <w:szCs w:val="23"/>
          <w:shd w:val="clear" w:color="auto" w:fill="EEEEEE"/>
        </w:rPr>
        <w:t>.</w:t>
      </w:r>
      <w:r>
        <w:rPr>
          <w:rFonts w:ascii="Nunito" w:eastAsia="Nunito" w:hAnsi="Nunito" w:cs="Nunito"/>
          <w:b/>
          <w:bCs/>
          <w:sz w:val="23"/>
          <w:szCs w:val="23"/>
          <w:shd w:val="clear" w:color="auto" w:fill="EEEEEE"/>
        </w:rPr>
        <w:t>post</w:t>
      </w:r>
      <w:r>
        <w:rPr>
          <w:rFonts w:ascii="Nunito" w:eastAsia="Nunito" w:hAnsi="Nunito" w:cs="Nunito"/>
          <w:b/>
          <w:bCs/>
          <w:color w:val="666600"/>
          <w:sz w:val="23"/>
          <w:szCs w:val="23"/>
          <w:shd w:val="clear" w:color="auto" w:fill="EEEEEE"/>
        </w:rPr>
        <w:t>.</w:t>
      </w:r>
      <w:r>
        <w:rPr>
          <w:rFonts w:ascii="Nunito" w:eastAsia="Nunito" w:hAnsi="Nunito" w:cs="Nunito"/>
          <w:b/>
          <w:bCs/>
          <w:sz w:val="23"/>
          <w:szCs w:val="23"/>
          <w:shd w:val="clear" w:color="auto" w:fill="EEEEEE"/>
        </w:rPr>
        <w:t>insert</w:t>
      </w:r>
      <w:r>
        <w:rPr>
          <w:rFonts w:ascii="Nunito" w:eastAsia="Nunito" w:hAnsi="Nunito" w:cs="Nunito"/>
          <w:b/>
          <w:bCs/>
          <w:color w:val="666600"/>
          <w:sz w:val="23"/>
          <w:szCs w:val="23"/>
          <w:shd w:val="clear" w:color="auto" w:fill="EEEEEE"/>
        </w:rPr>
        <w:t>([</w:t>
      </w:r>
    </w:p>
    <w:p w:rsidR="00141CD9" w:rsidRDefault="003C0DB1">
      <w:pPr>
        <w:pStyle w:val="normal0"/>
        <w:rPr>
          <w:rFonts w:ascii="Nunito" w:eastAsia="Nunito" w:hAnsi="Nunito" w:cs="Nunito"/>
          <w:b/>
          <w:bCs/>
          <w:sz w:val="23"/>
          <w:szCs w:val="23"/>
          <w:shd w:val="clear" w:color="auto" w:fill="EEEEEE"/>
        </w:rPr>
      </w:pPr>
      <w:r>
        <w:rPr>
          <w:rFonts w:ascii="Nunito" w:eastAsia="Nunito" w:hAnsi="Nunito" w:cs="Nunito"/>
          <w:b/>
          <w:bCs/>
          <w:sz w:val="23"/>
          <w:szCs w:val="23"/>
          <w:shd w:val="clear" w:color="auto" w:fill="EEEEEE"/>
        </w:rPr>
        <w:tab/>
      </w:r>
      <w:r>
        <w:rPr>
          <w:rFonts w:ascii="Nunito" w:eastAsia="Nunito" w:hAnsi="Nunito" w:cs="Nunito"/>
          <w:b/>
          <w:bCs/>
          <w:color w:val="666600"/>
          <w:sz w:val="23"/>
          <w:szCs w:val="23"/>
          <w:shd w:val="clear" w:color="auto" w:fill="EEEEEE"/>
        </w:rPr>
        <w:t>{</w:t>
      </w:r>
    </w:p>
    <w:p w:rsidR="00141CD9" w:rsidRDefault="003C0DB1">
      <w:pPr>
        <w:pStyle w:val="normal0"/>
        <w:rPr>
          <w:rFonts w:ascii="Nunito" w:eastAsia="Nunito" w:hAnsi="Nunito" w:cs="Nunito"/>
          <w:b/>
          <w:bCs/>
          <w:sz w:val="23"/>
          <w:szCs w:val="23"/>
          <w:shd w:val="clear" w:color="auto" w:fill="EEEEEE"/>
        </w:rPr>
      </w:pPr>
      <w:r>
        <w:rPr>
          <w:rFonts w:ascii="Nunito" w:eastAsia="Nunito" w:hAnsi="Nunito" w:cs="Nunito"/>
          <w:b/>
          <w:bCs/>
          <w:sz w:val="23"/>
          <w:szCs w:val="23"/>
          <w:shd w:val="clear" w:color="auto" w:fill="EEEEEE"/>
        </w:rPr>
        <w:tab/>
      </w:r>
      <w:r>
        <w:rPr>
          <w:rFonts w:ascii="Nunito" w:eastAsia="Nunito" w:hAnsi="Nunito" w:cs="Nunito"/>
          <w:b/>
          <w:bCs/>
          <w:sz w:val="23"/>
          <w:szCs w:val="23"/>
          <w:shd w:val="clear" w:color="auto" w:fill="EEEEEE"/>
        </w:rPr>
        <w:tab/>
        <w:t>title</w:t>
      </w:r>
      <w:r>
        <w:rPr>
          <w:rFonts w:ascii="Nunito" w:eastAsia="Nunito" w:hAnsi="Nunito" w:cs="Nunito"/>
          <w:b/>
          <w:bCs/>
          <w:color w:val="666600"/>
          <w:sz w:val="23"/>
          <w:szCs w:val="23"/>
          <w:shd w:val="clear" w:color="auto" w:fill="EEEEEE"/>
        </w:rPr>
        <w:t>:</w:t>
      </w:r>
      <w:r>
        <w:rPr>
          <w:rFonts w:ascii="Nunito" w:eastAsia="Nunito" w:hAnsi="Nunito" w:cs="Nunito"/>
          <w:b/>
          <w:bCs/>
          <w:sz w:val="23"/>
          <w:szCs w:val="23"/>
          <w:shd w:val="clear" w:color="auto" w:fill="EEEEEE"/>
        </w:rPr>
        <w:t xml:space="preserve"> </w:t>
      </w:r>
      <w:r>
        <w:rPr>
          <w:rFonts w:ascii="Nunito" w:eastAsia="Nunito" w:hAnsi="Nunito" w:cs="Nunito"/>
          <w:b/>
          <w:bCs/>
          <w:color w:val="008800"/>
          <w:sz w:val="23"/>
          <w:szCs w:val="23"/>
          <w:shd w:val="clear" w:color="auto" w:fill="EEEEEE"/>
        </w:rPr>
        <w:t>"MongoDB Overview"</w:t>
      </w:r>
      <w:r>
        <w:rPr>
          <w:rFonts w:ascii="Nunito" w:eastAsia="Nunito" w:hAnsi="Nunito" w:cs="Nunito"/>
          <w:b/>
          <w:bCs/>
          <w:color w:val="666600"/>
          <w:sz w:val="23"/>
          <w:szCs w:val="23"/>
          <w:shd w:val="clear" w:color="auto" w:fill="EEEEEE"/>
        </w:rPr>
        <w:t>,</w:t>
      </w:r>
    </w:p>
    <w:p w:rsidR="00141CD9" w:rsidRDefault="003C0DB1">
      <w:pPr>
        <w:pStyle w:val="normal0"/>
        <w:rPr>
          <w:rFonts w:ascii="Nunito" w:eastAsia="Nunito" w:hAnsi="Nunito" w:cs="Nunito"/>
          <w:b/>
          <w:bCs/>
          <w:sz w:val="23"/>
          <w:szCs w:val="23"/>
          <w:shd w:val="clear" w:color="auto" w:fill="EEEEEE"/>
        </w:rPr>
      </w:pPr>
      <w:r>
        <w:rPr>
          <w:rFonts w:ascii="Nunito" w:eastAsia="Nunito" w:hAnsi="Nunito" w:cs="Nunito"/>
          <w:b/>
          <w:bCs/>
          <w:sz w:val="23"/>
          <w:szCs w:val="23"/>
          <w:shd w:val="clear" w:color="auto" w:fill="EEEEEE"/>
        </w:rPr>
        <w:tab/>
      </w:r>
      <w:r>
        <w:rPr>
          <w:rFonts w:ascii="Nunito" w:eastAsia="Nunito" w:hAnsi="Nunito" w:cs="Nunito"/>
          <w:b/>
          <w:bCs/>
          <w:sz w:val="23"/>
          <w:szCs w:val="23"/>
          <w:shd w:val="clear" w:color="auto" w:fill="EEEEEE"/>
        </w:rPr>
        <w:tab/>
        <w:t>description</w:t>
      </w:r>
      <w:r>
        <w:rPr>
          <w:rFonts w:ascii="Nunito" w:eastAsia="Nunito" w:hAnsi="Nunito" w:cs="Nunito"/>
          <w:b/>
          <w:bCs/>
          <w:color w:val="666600"/>
          <w:sz w:val="23"/>
          <w:szCs w:val="23"/>
          <w:shd w:val="clear" w:color="auto" w:fill="EEEEEE"/>
        </w:rPr>
        <w:t>:</w:t>
      </w:r>
      <w:r>
        <w:rPr>
          <w:rFonts w:ascii="Nunito" w:eastAsia="Nunito" w:hAnsi="Nunito" w:cs="Nunito"/>
          <w:b/>
          <w:bCs/>
          <w:sz w:val="23"/>
          <w:szCs w:val="23"/>
          <w:shd w:val="clear" w:color="auto" w:fill="EEEEEE"/>
        </w:rPr>
        <w:t xml:space="preserve"> </w:t>
      </w:r>
      <w:r>
        <w:rPr>
          <w:rFonts w:ascii="Nunito" w:eastAsia="Nunito" w:hAnsi="Nunito" w:cs="Nunito"/>
          <w:b/>
          <w:bCs/>
          <w:color w:val="008800"/>
          <w:sz w:val="23"/>
          <w:szCs w:val="23"/>
          <w:shd w:val="clear" w:color="auto" w:fill="EEEEEE"/>
        </w:rPr>
        <w:t>"MongoDB is no SQL database"</w:t>
      </w:r>
      <w:r>
        <w:rPr>
          <w:rFonts w:ascii="Nunito" w:eastAsia="Nunito" w:hAnsi="Nunito" w:cs="Nunito"/>
          <w:b/>
          <w:bCs/>
          <w:color w:val="666600"/>
          <w:sz w:val="23"/>
          <w:szCs w:val="23"/>
          <w:shd w:val="clear" w:color="auto" w:fill="EEEEEE"/>
        </w:rPr>
        <w:t>,</w:t>
      </w:r>
    </w:p>
    <w:p w:rsidR="00141CD9" w:rsidRDefault="003C0DB1">
      <w:pPr>
        <w:pStyle w:val="normal0"/>
        <w:rPr>
          <w:rFonts w:ascii="Nunito" w:eastAsia="Nunito" w:hAnsi="Nunito" w:cs="Nunito"/>
          <w:b/>
          <w:bCs/>
          <w:sz w:val="23"/>
          <w:szCs w:val="23"/>
          <w:shd w:val="clear" w:color="auto" w:fill="EEEEEE"/>
        </w:rPr>
      </w:pPr>
      <w:r>
        <w:rPr>
          <w:rFonts w:ascii="Nunito" w:eastAsia="Nunito" w:hAnsi="Nunito" w:cs="Nunito"/>
          <w:b/>
          <w:bCs/>
          <w:sz w:val="23"/>
          <w:szCs w:val="23"/>
          <w:shd w:val="clear" w:color="auto" w:fill="EEEEEE"/>
        </w:rPr>
        <w:tab/>
      </w:r>
      <w:r>
        <w:rPr>
          <w:rFonts w:ascii="Nunito" w:eastAsia="Nunito" w:hAnsi="Nunito" w:cs="Nunito"/>
          <w:b/>
          <w:bCs/>
          <w:sz w:val="23"/>
          <w:szCs w:val="23"/>
          <w:shd w:val="clear" w:color="auto" w:fill="EEEEEE"/>
        </w:rPr>
        <w:tab/>
      </w:r>
      <w:r>
        <w:rPr>
          <w:rFonts w:ascii="Nunito" w:eastAsia="Nunito" w:hAnsi="Nunito" w:cs="Nunito"/>
          <w:b/>
          <w:bCs/>
          <w:color w:val="000088"/>
          <w:sz w:val="23"/>
          <w:szCs w:val="23"/>
          <w:shd w:val="clear" w:color="auto" w:fill="EEEEEE"/>
        </w:rPr>
        <w:t>by</w:t>
      </w:r>
      <w:r>
        <w:rPr>
          <w:rFonts w:ascii="Nunito" w:eastAsia="Nunito" w:hAnsi="Nunito" w:cs="Nunito"/>
          <w:b/>
          <w:bCs/>
          <w:color w:val="666600"/>
          <w:sz w:val="23"/>
          <w:szCs w:val="23"/>
          <w:shd w:val="clear" w:color="auto" w:fill="EEEEEE"/>
        </w:rPr>
        <w:t>:</w:t>
      </w:r>
      <w:r>
        <w:rPr>
          <w:rFonts w:ascii="Nunito" w:eastAsia="Nunito" w:hAnsi="Nunito" w:cs="Nunito"/>
          <w:b/>
          <w:bCs/>
          <w:sz w:val="23"/>
          <w:szCs w:val="23"/>
          <w:shd w:val="clear" w:color="auto" w:fill="EEEEEE"/>
        </w:rPr>
        <w:t xml:space="preserve"> </w:t>
      </w:r>
      <w:r>
        <w:rPr>
          <w:rFonts w:ascii="Nunito" w:eastAsia="Nunito" w:hAnsi="Nunito" w:cs="Nunito"/>
          <w:b/>
          <w:bCs/>
          <w:color w:val="008800"/>
          <w:sz w:val="23"/>
          <w:szCs w:val="23"/>
          <w:shd w:val="clear" w:color="auto" w:fill="EEEEEE"/>
        </w:rPr>
        <w:t>"tutorials point"</w:t>
      </w:r>
      <w:r>
        <w:rPr>
          <w:rFonts w:ascii="Nunito" w:eastAsia="Nunito" w:hAnsi="Nunito" w:cs="Nunito"/>
          <w:b/>
          <w:bCs/>
          <w:color w:val="666600"/>
          <w:sz w:val="23"/>
          <w:szCs w:val="23"/>
          <w:shd w:val="clear" w:color="auto" w:fill="EEEEEE"/>
        </w:rPr>
        <w:t>,</w:t>
      </w:r>
    </w:p>
    <w:p w:rsidR="00141CD9" w:rsidRDefault="003C0DB1">
      <w:pPr>
        <w:pStyle w:val="normal0"/>
        <w:rPr>
          <w:rFonts w:ascii="Nunito" w:eastAsia="Nunito" w:hAnsi="Nunito" w:cs="Nunito"/>
          <w:b/>
          <w:bCs/>
          <w:sz w:val="23"/>
          <w:szCs w:val="23"/>
          <w:shd w:val="clear" w:color="auto" w:fill="EEEEEE"/>
        </w:rPr>
      </w:pPr>
      <w:r>
        <w:rPr>
          <w:rFonts w:ascii="Nunito" w:eastAsia="Nunito" w:hAnsi="Nunito" w:cs="Nunito"/>
          <w:b/>
          <w:bCs/>
          <w:sz w:val="23"/>
          <w:szCs w:val="23"/>
          <w:shd w:val="clear" w:color="auto" w:fill="EEEEEE"/>
        </w:rPr>
        <w:tab/>
      </w:r>
      <w:r>
        <w:rPr>
          <w:rFonts w:ascii="Nunito" w:eastAsia="Nunito" w:hAnsi="Nunito" w:cs="Nunito"/>
          <w:b/>
          <w:bCs/>
          <w:sz w:val="23"/>
          <w:szCs w:val="23"/>
          <w:shd w:val="clear" w:color="auto" w:fill="EEEEEE"/>
        </w:rPr>
        <w:tab/>
        <w:t>url</w:t>
      </w:r>
      <w:r>
        <w:rPr>
          <w:rFonts w:ascii="Nunito" w:eastAsia="Nunito" w:hAnsi="Nunito" w:cs="Nunito"/>
          <w:b/>
          <w:bCs/>
          <w:color w:val="666600"/>
          <w:sz w:val="23"/>
          <w:szCs w:val="23"/>
          <w:shd w:val="clear" w:color="auto" w:fill="EEEEEE"/>
        </w:rPr>
        <w:t>:</w:t>
      </w:r>
      <w:r>
        <w:rPr>
          <w:rFonts w:ascii="Nunito" w:eastAsia="Nunito" w:hAnsi="Nunito" w:cs="Nunito"/>
          <w:b/>
          <w:bCs/>
          <w:sz w:val="23"/>
          <w:szCs w:val="23"/>
          <w:shd w:val="clear" w:color="auto" w:fill="EEEEEE"/>
        </w:rPr>
        <w:t xml:space="preserve"> </w:t>
      </w:r>
      <w:r>
        <w:rPr>
          <w:rFonts w:ascii="Nunito" w:eastAsia="Nunito" w:hAnsi="Nunito" w:cs="Nunito"/>
          <w:b/>
          <w:bCs/>
          <w:color w:val="008800"/>
          <w:sz w:val="23"/>
          <w:szCs w:val="23"/>
          <w:shd w:val="clear" w:color="auto" w:fill="EEEEEE"/>
        </w:rPr>
        <w:t>"http://www.tutorialspoint.com"</w:t>
      </w:r>
      <w:r>
        <w:rPr>
          <w:rFonts w:ascii="Nunito" w:eastAsia="Nunito" w:hAnsi="Nunito" w:cs="Nunito"/>
          <w:b/>
          <w:bCs/>
          <w:color w:val="666600"/>
          <w:sz w:val="23"/>
          <w:szCs w:val="23"/>
          <w:shd w:val="clear" w:color="auto" w:fill="EEEEEE"/>
        </w:rPr>
        <w:t>,</w:t>
      </w:r>
    </w:p>
    <w:p w:rsidR="00141CD9" w:rsidRDefault="003C0DB1">
      <w:pPr>
        <w:pStyle w:val="normal0"/>
        <w:rPr>
          <w:rFonts w:ascii="Nunito" w:eastAsia="Nunito" w:hAnsi="Nunito" w:cs="Nunito"/>
          <w:b/>
          <w:bCs/>
          <w:sz w:val="23"/>
          <w:szCs w:val="23"/>
          <w:shd w:val="clear" w:color="auto" w:fill="EEEEEE"/>
        </w:rPr>
      </w:pPr>
      <w:r>
        <w:rPr>
          <w:rFonts w:ascii="Nunito" w:eastAsia="Nunito" w:hAnsi="Nunito" w:cs="Nunito"/>
          <w:b/>
          <w:bCs/>
          <w:sz w:val="23"/>
          <w:szCs w:val="23"/>
          <w:shd w:val="clear" w:color="auto" w:fill="EEEEEE"/>
        </w:rPr>
        <w:tab/>
      </w:r>
      <w:r>
        <w:rPr>
          <w:rFonts w:ascii="Nunito" w:eastAsia="Nunito" w:hAnsi="Nunito" w:cs="Nunito"/>
          <w:b/>
          <w:bCs/>
          <w:sz w:val="23"/>
          <w:szCs w:val="23"/>
          <w:shd w:val="clear" w:color="auto" w:fill="EEEEEE"/>
        </w:rPr>
        <w:tab/>
        <w:t>tags</w:t>
      </w:r>
      <w:r>
        <w:rPr>
          <w:rFonts w:ascii="Nunito" w:eastAsia="Nunito" w:hAnsi="Nunito" w:cs="Nunito"/>
          <w:b/>
          <w:bCs/>
          <w:color w:val="666600"/>
          <w:sz w:val="23"/>
          <w:szCs w:val="23"/>
          <w:shd w:val="clear" w:color="auto" w:fill="EEEEEE"/>
        </w:rPr>
        <w:t>:</w:t>
      </w:r>
      <w:r>
        <w:rPr>
          <w:rFonts w:ascii="Nunito" w:eastAsia="Nunito" w:hAnsi="Nunito" w:cs="Nunito"/>
          <w:b/>
          <w:bCs/>
          <w:sz w:val="23"/>
          <w:szCs w:val="23"/>
          <w:shd w:val="clear" w:color="auto" w:fill="EEEEEE"/>
        </w:rPr>
        <w:t xml:space="preserve"> </w:t>
      </w:r>
      <w:r>
        <w:rPr>
          <w:rFonts w:ascii="Nunito" w:eastAsia="Nunito" w:hAnsi="Nunito" w:cs="Nunito"/>
          <w:b/>
          <w:bCs/>
          <w:color w:val="666600"/>
          <w:sz w:val="23"/>
          <w:szCs w:val="23"/>
          <w:shd w:val="clear" w:color="auto" w:fill="EEEEEE"/>
        </w:rPr>
        <w:t>[</w:t>
      </w:r>
      <w:r>
        <w:rPr>
          <w:rFonts w:ascii="Nunito" w:eastAsia="Nunito" w:hAnsi="Nunito" w:cs="Nunito"/>
          <w:b/>
          <w:bCs/>
          <w:color w:val="008800"/>
          <w:sz w:val="23"/>
          <w:szCs w:val="23"/>
          <w:shd w:val="clear" w:color="auto" w:fill="EEEEEE"/>
        </w:rPr>
        <w:t>"mongodb"</w:t>
      </w:r>
      <w:r>
        <w:rPr>
          <w:rFonts w:ascii="Nunito" w:eastAsia="Nunito" w:hAnsi="Nunito" w:cs="Nunito"/>
          <w:b/>
          <w:bCs/>
          <w:color w:val="666600"/>
          <w:sz w:val="23"/>
          <w:szCs w:val="23"/>
          <w:shd w:val="clear" w:color="auto" w:fill="EEEEEE"/>
        </w:rPr>
        <w:t>,</w:t>
      </w:r>
      <w:r>
        <w:rPr>
          <w:rFonts w:ascii="Nunito" w:eastAsia="Nunito" w:hAnsi="Nunito" w:cs="Nunito"/>
          <w:b/>
          <w:bCs/>
          <w:sz w:val="23"/>
          <w:szCs w:val="23"/>
          <w:shd w:val="clear" w:color="auto" w:fill="EEEEEE"/>
        </w:rPr>
        <w:t xml:space="preserve"> </w:t>
      </w:r>
      <w:r>
        <w:rPr>
          <w:rFonts w:ascii="Nunito" w:eastAsia="Nunito" w:hAnsi="Nunito" w:cs="Nunito"/>
          <w:b/>
          <w:bCs/>
          <w:color w:val="008800"/>
          <w:sz w:val="23"/>
          <w:szCs w:val="23"/>
          <w:shd w:val="clear" w:color="auto" w:fill="EEEEEE"/>
        </w:rPr>
        <w:t>"database"</w:t>
      </w:r>
      <w:r>
        <w:rPr>
          <w:rFonts w:ascii="Nunito" w:eastAsia="Nunito" w:hAnsi="Nunito" w:cs="Nunito"/>
          <w:b/>
          <w:bCs/>
          <w:color w:val="666600"/>
          <w:sz w:val="23"/>
          <w:szCs w:val="23"/>
          <w:shd w:val="clear" w:color="auto" w:fill="EEEEEE"/>
        </w:rPr>
        <w:t>,</w:t>
      </w:r>
      <w:r>
        <w:rPr>
          <w:rFonts w:ascii="Nunito" w:eastAsia="Nunito" w:hAnsi="Nunito" w:cs="Nunito"/>
          <w:b/>
          <w:bCs/>
          <w:sz w:val="23"/>
          <w:szCs w:val="23"/>
          <w:shd w:val="clear" w:color="auto" w:fill="EEEEEE"/>
        </w:rPr>
        <w:t xml:space="preserve"> </w:t>
      </w:r>
      <w:r>
        <w:rPr>
          <w:rFonts w:ascii="Nunito" w:eastAsia="Nunito" w:hAnsi="Nunito" w:cs="Nunito"/>
          <w:b/>
          <w:bCs/>
          <w:color w:val="008800"/>
          <w:sz w:val="23"/>
          <w:szCs w:val="23"/>
          <w:shd w:val="clear" w:color="auto" w:fill="EEEEEE"/>
        </w:rPr>
        <w:t>"NoSQL"</w:t>
      </w:r>
      <w:r>
        <w:rPr>
          <w:rFonts w:ascii="Nunito" w:eastAsia="Nunito" w:hAnsi="Nunito" w:cs="Nunito"/>
          <w:b/>
          <w:bCs/>
          <w:color w:val="666600"/>
          <w:sz w:val="23"/>
          <w:szCs w:val="23"/>
          <w:shd w:val="clear" w:color="auto" w:fill="EEEEEE"/>
        </w:rPr>
        <w:t>],</w:t>
      </w:r>
    </w:p>
    <w:p w:rsidR="00141CD9" w:rsidRDefault="003C0DB1">
      <w:pPr>
        <w:pStyle w:val="normal0"/>
        <w:rPr>
          <w:rFonts w:ascii="Nunito" w:eastAsia="Nunito" w:hAnsi="Nunito" w:cs="Nunito"/>
          <w:b/>
          <w:bCs/>
          <w:sz w:val="23"/>
          <w:szCs w:val="23"/>
          <w:shd w:val="clear" w:color="auto" w:fill="EEEEEE"/>
        </w:rPr>
      </w:pPr>
      <w:r>
        <w:rPr>
          <w:rFonts w:ascii="Nunito" w:eastAsia="Nunito" w:hAnsi="Nunito" w:cs="Nunito"/>
          <w:b/>
          <w:bCs/>
          <w:sz w:val="23"/>
          <w:szCs w:val="23"/>
          <w:shd w:val="clear" w:color="auto" w:fill="EEEEEE"/>
        </w:rPr>
        <w:tab/>
      </w:r>
      <w:r>
        <w:rPr>
          <w:rFonts w:ascii="Nunito" w:eastAsia="Nunito" w:hAnsi="Nunito" w:cs="Nunito"/>
          <w:b/>
          <w:bCs/>
          <w:sz w:val="23"/>
          <w:szCs w:val="23"/>
          <w:shd w:val="clear" w:color="auto" w:fill="EEEEEE"/>
        </w:rPr>
        <w:tab/>
        <w:t>likes</w:t>
      </w:r>
      <w:r>
        <w:rPr>
          <w:rFonts w:ascii="Nunito" w:eastAsia="Nunito" w:hAnsi="Nunito" w:cs="Nunito"/>
          <w:b/>
          <w:bCs/>
          <w:color w:val="666600"/>
          <w:sz w:val="23"/>
          <w:szCs w:val="23"/>
          <w:shd w:val="clear" w:color="auto" w:fill="EEEEEE"/>
        </w:rPr>
        <w:t>:</w:t>
      </w:r>
      <w:r>
        <w:rPr>
          <w:rFonts w:ascii="Nunito" w:eastAsia="Nunito" w:hAnsi="Nunito" w:cs="Nunito"/>
          <w:b/>
          <w:bCs/>
          <w:sz w:val="23"/>
          <w:szCs w:val="23"/>
          <w:shd w:val="clear" w:color="auto" w:fill="EEEEEE"/>
        </w:rPr>
        <w:t xml:space="preserve"> </w:t>
      </w:r>
      <w:r>
        <w:rPr>
          <w:rFonts w:ascii="Nunito" w:eastAsia="Nunito" w:hAnsi="Nunito" w:cs="Nunito"/>
          <w:b/>
          <w:bCs/>
          <w:color w:val="006666"/>
          <w:sz w:val="23"/>
          <w:szCs w:val="23"/>
          <w:shd w:val="clear" w:color="auto" w:fill="EEEEEE"/>
        </w:rPr>
        <w:t>100</w:t>
      </w:r>
    </w:p>
    <w:p w:rsidR="00141CD9" w:rsidRDefault="003C0DB1">
      <w:pPr>
        <w:pStyle w:val="normal0"/>
        <w:rPr>
          <w:rFonts w:ascii="Nunito" w:eastAsia="Nunito" w:hAnsi="Nunito" w:cs="Nunito"/>
          <w:b/>
          <w:bCs/>
          <w:sz w:val="23"/>
          <w:szCs w:val="23"/>
          <w:shd w:val="clear" w:color="auto" w:fill="EEEEEE"/>
        </w:rPr>
      </w:pPr>
      <w:r>
        <w:rPr>
          <w:rFonts w:ascii="Nunito" w:eastAsia="Nunito" w:hAnsi="Nunito" w:cs="Nunito"/>
          <w:b/>
          <w:bCs/>
          <w:sz w:val="23"/>
          <w:szCs w:val="23"/>
          <w:shd w:val="clear" w:color="auto" w:fill="EEEEEE"/>
        </w:rPr>
        <w:tab/>
      </w:r>
      <w:r>
        <w:rPr>
          <w:rFonts w:ascii="Nunito" w:eastAsia="Nunito" w:hAnsi="Nunito" w:cs="Nunito"/>
          <w:b/>
          <w:bCs/>
          <w:color w:val="666600"/>
          <w:sz w:val="23"/>
          <w:szCs w:val="23"/>
          <w:shd w:val="clear" w:color="auto" w:fill="EEEEEE"/>
        </w:rPr>
        <w:t>},</w:t>
      </w:r>
    </w:p>
    <w:p w:rsidR="00141CD9" w:rsidRDefault="003C0DB1">
      <w:pPr>
        <w:pStyle w:val="normal0"/>
        <w:rPr>
          <w:rFonts w:ascii="Nunito" w:eastAsia="Nunito" w:hAnsi="Nunito" w:cs="Nunito"/>
          <w:b/>
          <w:bCs/>
          <w:sz w:val="23"/>
          <w:szCs w:val="23"/>
          <w:shd w:val="clear" w:color="auto" w:fill="EEEEEE"/>
        </w:rPr>
      </w:pPr>
      <w:r>
        <w:rPr>
          <w:rFonts w:ascii="Nunito" w:eastAsia="Nunito" w:hAnsi="Nunito" w:cs="Nunito"/>
          <w:b/>
          <w:bCs/>
          <w:sz w:val="23"/>
          <w:szCs w:val="23"/>
          <w:shd w:val="clear" w:color="auto" w:fill="EEEEEE"/>
        </w:rPr>
        <w:tab/>
      </w:r>
      <w:r>
        <w:rPr>
          <w:rFonts w:ascii="Nunito" w:eastAsia="Nunito" w:hAnsi="Nunito" w:cs="Nunito"/>
          <w:b/>
          <w:bCs/>
          <w:color w:val="666600"/>
          <w:sz w:val="23"/>
          <w:szCs w:val="23"/>
          <w:shd w:val="clear" w:color="auto" w:fill="EEEEEE"/>
        </w:rPr>
        <w:t>{</w:t>
      </w:r>
    </w:p>
    <w:p w:rsidR="00141CD9" w:rsidRDefault="003C0DB1">
      <w:pPr>
        <w:pStyle w:val="normal0"/>
        <w:rPr>
          <w:rFonts w:ascii="Nunito" w:eastAsia="Nunito" w:hAnsi="Nunito" w:cs="Nunito"/>
          <w:b/>
          <w:bCs/>
          <w:sz w:val="23"/>
          <w:szCs w:val="23"/>
          <w:shd w:val="clear" w:color="auto" w:fill="EEEEEE"/>
        </w:rPr>
      </w:pPr>
      <w:r>
        <w:rPr>
          <w:rFonts w:ascii="Nunito" w:eastAsia="Nunito" w:hAnsi="Nunito" w:cs="Nunito"/>
          <w:b/>
          <w:bCs/>
          <w:sz w:val="23"/>
          <w:szCs w:val="23"/>
          <w:shd w:val="clear" w:color="auto" w:fill="EEEEEE"/>
        </w:rPr>
        <w:tab/>
        <w:t>title</w:t>
      </w:r>
      <w:r>
        <w:rPr>
          <w:rFonts w:ascii="Nunito" w:eastAsia="Nunito" w:hAnsi="Nunito" w:cs="Nunito"/>
          <w:b/>
          <w:bCs/>
          <w:color w:val="666600"/>
          <w:sz w:val="23"/>
          <w:szCs w:val="23"/>
          <w:shd w:val="clear" w:color="auto" w:fill="EEEEEE"/>
        </w:rPr>
        <w:t>:</w:t>
      </w:r>
      <w:r>
        <w:rPr>
          <w:rFonts w:ascii="Nunito" w:eastAsia="Nunito" w:hAnsi="Nunito" w:cs="Nunito"/>
          <w:b/>
          <w:bCs/>
          <w:sz w:val="23"/>
          <w:szCs w:val="23"/>
          <w:shd w:val="clear" w:color="auto" w:fill="EEEEEE"/>
        </w:rPr>
        <w:t xml:space="preserve"> </w:t>
      </w:r>
      <w:r>
        <w:rPr>
          <w:rFonts w:ascii="Nunito" w:eastAsia="Nunito" w:hAnsi="Nunito" w:cs="Nunito"/>
          <w:b/>
          <w:bCs/>
          <w:color w:val="008800"/>
          <w:sz w:val="23"/>
          <w:szCs w:val="23"/>
          <w:shd w:val="clear" w:color="auto" w:fill="EEEEEE"/>
        </w:rPr>
        <w:t>"NoSQL Database"</w:t>
      </w:r>
      <w:r>
        <w:rPr>
          <w:rFonts w:ascii="Nunito" w:eastAsia="Nunito" w:hAnsi="Nunito" w:cs="Nunito"/>
          <w:b/>
          <w:bCs/>
          <w:color w:val="666600"/>
          <w:sz w:val="23"/>
          <w:szCs w:val="23"/>
          <w:shd w:val="clear" w:color="auto" w:fill="EEEEEE"/>
        </w:rPr>
        <w:t>,</w:t>
      </w:r>
    </w:p>
    <w:p w:rsidR="00141CD9" w:rsidRDefault="003C0DB1">
      <w:pPr>
        <w:pStyle w:val="normal0"/>
        <w:rPr>
          <w:rFonts w:ascii="Nunito" w:eastAsia="Nunito" w:hAnsi="Nunito" w:cs="Nunito"/>
          <w:b/>
          <w:bCs/>
          <w:sz w:val="23"/>
          <w:szCs w:val="23"/>
          <w:shd w:val="clear" w:color="auto" w:fill="EEEEEE"/>
        </w:rPr>
      </w:pPr>
      <w:r>
        <w:rPr>
          <w:rFonts w:ascii="Nunito" w:eastAsia="Nunito" w:hAnsi="Nunito" w:cs="Nunito"/>
          <w:b/>
          <w:bCs/>
          <w:sz w:val="23"/>
          <w:szCs w:val="23"/>
          <w:shd w:val="clear" w:color="auto" w:fill="EEEEEE"/>
        </w:rPr>
        <w:tab/>
        <w:t>description</w:t>
      </w:r>
      <w:r>
        <w:rPr>
          <w:rFonts w:ascii="Nunito" w:eastAsia="Nunito" w:hAnsi="Nunito" w:cs="Nunito"/>
          <w:b/>
          <w:bCs/>
          <w:color w:val="666600"/>
          <w:sz w:val="23"/>
          <w:szCs w:val="23"/>
          <w:shd w:val="clear" w:color="auto" w:fill="EEEEEE"/>
        </w:rPr>
        <w:t>:</w:t>
      </w:r>
      <w:r>
        <w:rPr>
          <w:rFonts w:ascii="Nunito" w:eastAsia="Nunito" w:hAnsi="Nunito" w:cs="Nunito"/>
          <w:b/>
          <w:bCs/>
          <w:sz w:val="23"/>
          <w:szCs w:val="23"/>
          <w:shd w:val="clear" w:color="auto" w:fill="EEEEEE"/>
        </w:rPr>
        <w:t xml:space="preserve"> </w:t>
      </w:r>
      <w:r>
        <w:rPr>
          <w:rFonts w:ascii="Nunito" w:eastAsia="Nunito" w:hAnsi="Nunito" w:cs="Nunito"/>
          <w:b/>
          <w:bCs/>
          <w:color w:val="008800"/>
          <w:sz w:val="23"/>
          <w:szCs w:val="23"/>
          <w:shd w:val="clear" w:color="auto" w:fill="EEEEEE"/>
        </w:rPr>
        <w:t>"NoSQL database doesn't have tables"</w:t>
      </w:r>
      <w:r>
        <w:rPr>
          <w:rFonts w:ascii="Nunito" w:eastAsia="Nunito" w:hAnsi="Nunito" w:cs="Nunito"/>
          <w:b/>
          <w:bCs/>
          <w:color w:val="666600"/>
          <w:sz w:val="23"/>
          <w:szCs w:val="23"/>
          <w:shd w:val="clear" w:color="auto" w:fill="EEEEEE"/>
        </w:rPr>
        <w:t>,</w:t>
      </w:r>
    </w:p>
    <w:p w:rsidR="00141CD9" w:rsidRDefault="003C0DB1">
      <w:pPr>
        <w:pStyle w:val="normal0"/>
        <w:rPr>
          <w:rFonts w:ascii="Nunito" w:eastAsia="Nunito" w:hAnsi="Nunito" w:cs="Nunito"/>
          <w:b/>
          <w:bCs/>
          <w:sz w:val="23"/>
          <w:szCs w:val="23"/>
          <w:shd w:val="clear" w:color="auto" w:fill="EEEEEE"/>
        </w:rPr>
      </w:pPr>
      <w:r>
        <w:rPr>
          <w:rFonts w:ascii="Nunito" w:eastAsia="Nunito" w:hAnsi="Nunito" w:cs="Nunito"/>
          <w:b/>
          <w:bCs/>
          <w:sz w:val="23"/>
          <w:szCs w:val="23"/>
          <w:shd w:val="clear" w:color="auto" w:fill="EEEEEE"/>
        </w:rPr>
        <w:tab/>
      </w:r>
      <w:r>
        <w:rPr>
          <w:rFonts w:ascii="Nunito" w:eastAsia="Nunito" w:hAnsi="Nunito" w:cs="Nunito"/>
          <w:b/>
          <w:bCs/>
          <w:color w:val="000088"/>
          <w:sz w:val="23"/>
          <w:szCs w:val="23"/>
          <w:shd w:val="clear" w:color="auto" w:fill="EEEEEE"/>
        </w:rPr>
        <w:t>by</w:t>
      </w:r>
      <w:r>
        <w:rPr>
          <w:rFonts w:ascii="Nunito" w:eastAsia="Nunito" w:hAnsi="Nunito" w:cs="Nunito"/>
          <w:b/>
          <w:bCs/>
          <w:color w:val="666600"/>
          <w:sz w:val="23"/>
          <w:szCs w:val="23"/>
          <w:shd w:val="clear" w:color="auto" w:fill="EEEEEE"/>
        </w:rPr>
        <w:t>:</w:t>
      </w:r>
      <w:r>
        <w:rPr>
          <w:rFonts w:ascii="Nunito" w:eastAsia="Nunito" w:hAnsi="Nunito" w:cs="Nunito"/>
          <w:b/>
          <w:bCs/>
          <w:sz w:val="23"/>
          <w:szCs w:val="23"/>
          <w:shd w:val="clear" w:color="auto" w:fill="EEEEEE"/>
        </w:rPr>
        <w:t xml:space="preserve"> </w:t>
      </w:r>
      <w:r>
        <w:rPr>
          <w:rFonts w:ascii="Nunito" w:eastAsia="Nunito" w:hAnsi="Nunito" w:cs="Nunito"/>
          <w:b/>
          <w:bCs/>
          <w:color w:val="008800"/>
          <w:sz w:val="23"/>
          <w:szCs w:val="23"/>
          <w:shd w:val="clear" w:color="auto" w:fill="EEEEEE"/>
        </w:rPr>
        <w:t>"tutorials point"</w:t>
      </w:r>
      <w:r>
        <w:rPr>
          <w:rFonts w:ascii="Nunito" w:eastAsia="Nunito" w:hAnsi="Nunito" w:cs="Nunito"/>
          <w:b/>
          <w:bCs/>
          <w:color w:val="666600"/>
          <w:sz w:val="23"/>
          <w:szCs w:val="23"/>
          <w:shd w:val="clear" w:color="auto" w:fill="EEEEEE"/>
        </w:rPr>
        <w:t>,</w:t>
      </w:r>
    </w:p>
    <w:p w:rsidR="00141CD9" w:rsidRDefault="003C0DB1">
      <w:pPr>
        <w:pStyle w:val="normal0"/>
        <w:rPr>
          <w:rFonts w:ascii="Nunito" w:eastAsia="Nunito" w:hAnsi="Nunito" w:cs="Nunito"/>
          <w:b/>
          <w:bCs/>
          <w:sz w:val="23"/>
          <w:szCs w:val="23"/>
          <w:shd w:val="clear" w:color="auto" w:fill="EEEEEE"/>
        </w:rPr>
      </w:pPr>
      <w:r>
        <w:rPr>
          <w:rFonts w:ascii="Nunito" w:eastAsia="Nunito" w:hAnsi="Nunito" w:cs="Nunito"/>
          <w:b/>
          <w:bCs/>
          <w:sz w:val="23"/>
          <w:szCs w:val="23"/>
          <w:shd w:val="clear" w:color="auto" w:fill="EEEEEE"/>
        </w:rPr>
        <w:tab/>
        <w:t>url</w:t>
      </w:r>
      <w:r>
        <w:rPr>
          <w:rFonts w:ascii="Nunito" w:eastAsia="Nunito" w:hAnsi="Nunito" w:cs="Nunito"/>
          <w:b/>
          <w:bCs/>
          <w:color w:val="666600"/>
          <w:sz w:val="23"/>
          <w:szCs w:val="23"/>
          <w:shd w:val="clear" w:color="auto" w:fill="EEEEEE"/>
        </w:rPr>
        <w:t>:</w:t>
      </w:r>
      <w:r>
        <w:rPr>
          <w:rFonts w:ascii="Nunito" w:eastAsia="Nunito" w:hAnsi="Nunito" w:cs="Nunito"/>
          <w:b/>
          <w:bCs/>
          <w:sz w:val="23"/>
          <w:szCs w:val="23"/>
          <w:shd w:val="clear" w:color="auto" w:fill="EEEEEE"/>
        </w:rPr>
        <w:t xml:space="preserve"> </w:t>
      </w:r>
      <w:r>
        <w:rPr>
          <w:rFonts w:ascii="Nunito" w:eastAsia="Nunito" w:hAnsi="Nunito" w:cs="Nunito"/>
          <w:b/>
          <w:bCs/>
          <w:color w:val="008800"/>
          <w:sz w:val="23"/>
          <w:szCs w:val="23"/>
          <w:shd w:val="clear" w:color="auto" w:fill="EEEEEE"/>
        </w:rPr>
        <w:t>"http://www.tutorialspoint.com"</w:t>
      </w:r>
      <w:r>
        <w:rPr>
          <w:rFonts w:ascii="Nunito" w:eastAsia="Nunito" w:hAnsi="Nunito" w:cs="Nunito"/>
          <w:b/>
          <w:bCs/>
          <w:color w:val="666600"/>
          <w:sz w:val="23"/>
          <w:szCs w:val="23"/>
          <w:shd w:val="clear" w:color="auto" w:fill="EEEEEE"/>
        </w:rPr>
        <w:t>,</w:t>
      </w:r>
    </w:p>
    <w:p w:rsidR="00141CD9" w:rsidRDefault="003C0DB1">
      <w:pPr>
        <w:pStyle w:val="normal0"/>
        <w:rPr>
          <w:rFonts w:ascii="Nunito" w:eastAsia="Nunito" w:hAnsi="Nunito" w:cs="Nunito"/>
          <w:b/>
          <w:bCs/>
          <w:sz w:val="23"/>
          <w:szCs w:val="23"/>
          <w:shd w:val="clear" w:color="auto" w:fill="EEEEEE"/>
        </w:rPr>
      </w:pPr>
      <w:r>
        <w:rPr>
          <w:rFonts w:ascii="Nunito" w:eastAsia="Nunito" w:hAnsi="Nunito" w:cs="Nunito"/>
          <w:b/>
          <w:bCs/>
          <w:sz w:val="23"/>
          <w:szCs w:val="23"/>
          <w:shd w:val="clear" w:color="auto" w:fill="EEEEEE"/>
        </w:rPr>
        <w:tab/>
        <w:t>tags</w:t>
      </w:r>
      <w:r>
        <w:rPr>
          <w:rFonts w:ascii="Nunito" w:eastAsia="Nunito" w:hAnsi="Nunito" w:cs="Nunito"/>
          <w:b/>
          <w:bCs/>
          <w:color w:val="666600"/>
          <w:sz w:val="23"/>
          <w:szCs w:val="23"/>
          <w:shd w:val="clear" w:color="auto" w:fill="EEEEEE"/>
        </w:rPr>
        <w:t>:</w:t>
      </w:r>
      <w:r>
        <w:rPr>
          <w:rFonts w:ascii="Nunito" w:eastAsia="Nunito" w:hAnsi="Nunito" w:cs="Nunito"/>
          <w:b/>
          <w:bCs/>
          <w:sz w:val="23"/>
          <w:szCs w:val="23"/>
          <w:shd w:val="clear" w:color="auto" w:fill="EEEEEE"/>
        </w:rPr>
        <w:t xml:space="preserve"> </w:t>
      </w:r>
      <w:r>
        <w:rPr>
          <w:rFonts w:ascii="Nunito" w:eastAsia="Nunito" w:hAnsi="Nunito" w:cs="Nunito"/>
          <w:b/>
          <w:bCs/>
          <w:color w:val="666600"/>
          <w:sz w:val="23"/>
          <w:szCs w:val="23"/>
          <w:shd w:val="clear" w:color="auto" w:fill="EEEEEE"/>
        </w:rPr>
        <w:t>[</w:t>
      </w:r>
      <w:r>
        <w:rPr>
          <w:rFonts w:ascii="Nunito" w:eastAsia="Nunito" w:hAnsi="Nunito" w:cs="Nunito"/>
          <w:b/>
          <w:bCs/>
          <w:color w:val="008800"/>
          <w:sz w:val="23"/>
          <w:szCs w:val="23"/>
          <w:shd w:val="clear" w:color="auto" w:fill="EEEEEE"/>
        </w:rPr>
        <w:t>"mongodb"</w:t>
      </w:r>
      <w:r>
        <w:rPr>
          <w:rFonts w:ascii="Nunito" w:eastAsia="Nunito" w:hAnsi="Nunito" w:cs="Nunito"/>
          <w:b/>
          <w:bCs/>
          <w:color w:val="666600"/>
          <w:sz w:val="23"/>
          <w:szCs w:val="23"/>
          <w:shd w:val="clear" w:color="auto" w:fill="EEEEEE"/>
        </w:rPr>
        <w:t>,</w:t>
      </w:r>
      <w:r>
        <w:rPr>
          <w:rFonts w:ascii="Nunito" w:eastAsia="Nunito" w:hAnsi="Nunito" w:cs="Nunito"/>
          <w:b/>
          <w:bCs/>
          <w:sz w:val="23"/>
          <w:szCs w:val="23"/>
          <w:shd w:val="clear" w:color="auto" w:fill="EEEEEE"/>
        </w:rPr>
        <w:t xml:space="preserve"> </w:t>
      </w:r>
      <w:r>
        <w:rPr>
          <w:rFonts w:ascii="Nunito" w:eastAsia="Nunito" w:hAnsi="Nunito" w:cs="Nunito"/>
          <w:b/>
          <w:bCs/>
          <w:color w:val="008800"/>
          <w:sz w:val="23"/>
          <w:szCs w:val="23"/>
          <w:shd w:val="clear" w:color="auto" w:fill="EEEEEE"/>
        </w:rPr>
        <w:t>"database"</w:t>
      </w:r>
      <w:r>
        <w:rPr>
          <w:rFonts w:ascii="Nunito" w:eastAsia="Nunito" w:hAnsi="Nunito" w:cs="Nunito"/>
          <w:b/>
          <w:bCs/>
          <w:color w:val="666600"/>
          <w:sz w:val="23"/>
          <w:szCs w:val="23"/>
          <w:shd w:val="clear" w:color="auto" w:fill="EEEEEE"/>
        </w:rPr>
        <w:t>,</w:t>
      </w:r>
      <w:r>
        <w:rPr>
          <w:rFonts w:ascii="Nunito" w:eastAsia="Nunito" w:hAnsi="Nunito" w:cs="Nunito"/>
          <w:b/>
          <w:bCs/>
          <w:sz w:val="23"/>
          <w:szCs w:val="23"/>
          <w:shd w:val="clear" w:color="auto" w:fill="EEEEEE"/>
        </w:rPr>
        <w:t xml:space="preserve"> </w:t>
      </w:r>
      <w:r>
        <w:rPr>
          <w:rFonts w:ascii="Nunito" w:eastAsia="Nunito" w:hAnsi="Nunito" w:cs="Nunito"/>
          <w:b/>
          <w:bCs/>
          <w:color w:val="008800"/>
          <w:sz w:val="23"/>
          <w:szCs w:val="23"/>
          <w:shd w:val="clear" w:color="auto" w:fill="EEEEEE"/>
        </w:rPr>
        <w:t>"NoSQL"</w:t>
      </w:r>
      <w:r>
        <w:rPr>
          <w:rFonts w:ascii="Nunito" w:eastAsia="Nunito" w:hAnsi="Nunito" w:cs="Nunito"/>
          <w:b/>
          <w:bCs/>
          <w:color w:val="666600"/>
          <w:sz w:val="23"/>
          <w:szCs w:val="23"/>
          <w:shd w:val="clear" w:color="auto" w:fill="EEEEEE"/>
        </w:rPr>
        <w:t>],</w:t>
      </w:r>
    </w:p>
    <w:p w:rsidR="00141CD9" w:rsidRDefault="003C0DB1">
      <w:pPr>
        <w:pStyle w:val="normal0"/>
        <w:rPr>
          <w:rFonts w:ascii="Nunito" w:eastAsia="Nunito" w:hAnsi="Nunito" w:cs="Nunito"/>
          <w:b/>
          <w:bCs/>
          <w:sz w:val="23"/>
          <w:szCs w:val="23"/>
          <w:shd w:val="clear" w:color="auto" w:fill="EEEEEE"/>
        </w:rPr>
      </w:pPr>
      <w:r>
        <w:rPr>
          <w:rFonts w:ascii="Nunito" w:eastAsia="Nunito" w:hAnsi="Nunito" w:cs="Nunito"/>
          <w:b/>
          <w:bCs/>
          <w:sz w:val="23"/>
          <w:szCs w:val="23"/>
          <w:shd w:val="clear" w:color="auto" w:fill="EEEEEE"/>
        </w:rPr>
        <w:tab/>
        <w:t>likes</w:t>
      </w:r>
      <w:r>
        <w:rPr>
          <w:rFonts w:ascii="Nunito" w:eastAsia="Nunito" w:hAnsi="Nunito" w:cs="Nunito"/>
          <w:b/>
          <w:bCs/>
          <w:color w:val="666600"/>
          <w:sz w:val="23"/>
          <w:szCs w:val="23"/>
          <w:shd w:val="clear" w:color="auto" w:fill="EEEEEE"/>
        </w:rPr>
        <w:t>:</w:t>
      </w:r>
      <w:r>
        <w:rPr>
          <w:rFonts w:ascii="Nunito" w:eastAsia="Nunito" w:hAnsi="Nunito" w:cs="Nunito"/>
          <w:b/>
          <w:bCs/>
          <w:sz w:val="23"/>
          <w:szCs w:val="23"/>
          <w:shd w:val="clear" w:color="auto" w:fill="EEEEEE"/>
        </w:rPr>
        <w:t xml:space="preserve"> </w:t>
      </w:r>
      <w:r>
        <w:rPr>
          <w:rFonts w:ascii="Nunito" w:eastAsia="Nunito" w:hAnsi="Nunito" w:cs="Nunito"/>
          <w:b/>
          <w:bCs/>
          <w:color w:val="006666"/>
          <w:sz w:val="23"/>
          <w:szCs w:val="23"/>
          <w:shd w:val="clear" w:color="auto" w:fill="EEEEEE"/>
        </w:rPr>
        <w:t>20</w:t>
      </w:r>
      <w:r>
        <w:rPr>
          <w:rFonts w:ascii="Nunito" w:eastAsia="Nunito" w:hAnsi="Nunito" w:cs="Nunito"/>
          <w:b/>
          <w:bCs/>
          <w:color w:val="666600"/>
          <w:sz w:val="23"/>
          <w:szCs w:val="23"/>
          <w:shd w:val="clear" w:color="auto" w:fill="EEEEEE"/>
        </w:rPr>
        <w:t>,</w:t>
      </w:r>
    </w:p>
    <w:p w:rsidR="00141CD9" w:rsidRDefault="003C0DB1">
      <w:pPr>
        <w:pStyle w:val="normal0"/>
        <w:rPr>
          <w:rFonts w:ascii="Nunito" w:eastAsia="Nunito" w:hAnsi="Nunito" w:cs="Nunito"/>
          <w:b/>
          <w:bCs/>
          <w:sz w:val="23"/>
          <w:szCs w:val="23"/>
          <w:shd w:val="clear" w:color="auto" w:fill="EEEEEE"/>
        </w:rPr>
      </w:pPr>
      <w:r>
        <w:rPr>
          <w:rFonts w:ascii="Nunito" w:eastAsia="Nunito" w:hAnsi="Nunito" w:cs="Nunito"/>
          <w:b/>
          <w:bCs/>
          <w:sz w:val="23"/>
          <w:szCs w:val="23"/>
          <w:shd w:val="clear" w:color="auto" w:fill="EEEEEE"/>
        </w:rPr>
        <w:tab/>
        <w:t>comments</w:t>
      </w:r>
      <w:r>
        <w:rPr>
          <w:rFonts w:ascii="Nunito" w:eastAsia="Nunito" w:hAnsi="Nunito" w:cs="Nunito"/>
          <w:b/>
          <w:bCs/>
          <w:color w:val="666600"/>
          <w:sz w:val="23"/>
          <w:szCs w:val="23"/>
          <w:shd w:val="clear" w:color="auto" w:fill="EEEEEE"/>
        </w:rPr>
        <w:t>:</w:t>
      </w:r>
      <w:r>
        <w:rPr>
          <w:rFonts w:ascii="Nunito" w:eastAsia="Nunito" w:hAnsi="Nunito" w:cs="Nunito"/>
          <w:b/>
          <w:bCs/>
          <w:sz w:val="23"/>
          <w:szCs w:val="23"/>
          <w:shd w:val="clear" w:color="auto" w:fill="EEEEEE"/>
        </w:rPr>
        <w:t xml:space="preserve"> </w:t>
      </w:r>
      <w:r>
        <w:rPr>
          <w:rFonts w:ascii="Nunito" w:eastAsia="Nunito" w:hAnsi="Nunito" w:cs="Nunito"/>
          <w:b/>
          <w:bCs/>
          <w:color w:val="666600"/>
          <w:sz w:val="23"/>
          <w:szCs w:val="23"/>
          <w:shd w:val="clear" w:color="auto" w:fill="EEEEEE"/>
        </w:rPr>
        <w:t>[</w:t>
      </w:r>
    </w:p>
    <w:p w:rsidR="00141CD9" w:rsidRDefault="003C0DB1">
      <w:pPr>
        <w:pStyle w:val="normal0"/>
        <w:rPr>
          <w:rFonts w:ascii="Nunito" w:eastAsia="Nunito" w:hAnsi="Nunito" w:cs="Nunito"/>
          <w:b/>
          <w:bCs/>
          <w:sz w:val="23"/>
          <w:szCs w:val="23"/>
          <w:shd w:val="clear" w:color="auto" w:fill="EEEEEE"/>
        </w:rPr>
      </w:pPr>
      <w:r>
        <w:rPr>
          <w:rFonts w:ascii="Nunito" w:eastAsia="Nunito" w:hAnsi="Nunito" w:cs="Nunito"/>
          <w:b/>
          <w:bCs/>
          <w:sz w:val="23"/>
          <w:szCs w:val="23"/>
          <w:shd w:val="clear" w:color="auto" w:fill="EEEEEE"/>
        </w:rPr>
        <w:tab/>
      </w:r>
      <w:r>
        <w:rPr>
          <w:rFonts w:ascii="Nunito" w:eastAsia="Nunito" w:hAnsi="Nunito" w:cs="Nunito"/>
          <w:b/>
          <w:bCs/>
          <w:sz w:val="23"/>
          <w:szCs w:val="23"/>
          <w:shd w:val="clear" w:color="auto" w:fill="EEEEEE"/>
        </w:rPr>
        <w:tab/>
      </w:r>
      <w:r>
        <w:rPr>
          <w:rFonts w:ascii="Nunito" w:eastAsia="Nunito" w:hAnsi="Nunito" w:cs="Nunito"/>
          <w:b/>
          <w:bCs/>
          <w:color w:val="666600"/>
          <w:sz w:val="23"/>
          <w:szCs w:val="23"/>
          <w:shd w:val="clear" w:color="auto" w:fill="EEEEEE"/>
        </w:rPr>
        <w:t>{</w:t>
      </w:r>
    </w:p>
    <w:p w:rsidR="00141CD9" w:rsidRDefault="003C0DB1">
      <w:pPr>
        <w:pStyle w:val="normal0"/>
        <w:rPr>
          <w:rFonts w:ascii="Nunito" w:eastAsia="Nunito" w:hAnsi="Nunito" w:cs="Nunito"/>
          <w:b/>
          <w:bCs/>
          <w:sz w:val="23"/>
          <w:szCs w:val="23"/>
          <w:shd w:val="clear" w:color="auto" w:fill="EEEEEE"/>
        </w:rPr>
      </w:pPr>
      <w:r>
        <w:rPr>
          <w:rFonts w:ascii="Nunito" w:eastAsia="Nunito" w:hAnsi="Nunito" w:cs="Nunito"/>
          <w:b/>
          <w:bCs/>
          <w:sz w:val="23"/>
          <w:szCs w:val="23"/>
          <w:shd w:val="clear" w:color="auto" w:fill="EEEEEE"/>
        </w:rPr>
        <w:tab/>
      </w:r>
      <w:r>
        <w:rPr>
          <w:rFonts w:ascii="Nunito" w:eastAsia="Nunito" w:hAnsi="Nunito" w:cs="Nunito"/>
          <w:b/>
          <w:bCs/>
          <w:sz w:val="23"/>
          <w:szCs w:val="23"/>
          <w:shd w:val="clear" w:color="auto" w:fill="EEEEEE"/>
        </w:rPr>
        <w:tab/>
      </w:r>
      <w:r>
        <w:rPr>
          <w:rFonts w:ascii="Nunito" w:eastAsia="Nunito" w:hAnsi="Nunito" w:cs="Nunito"/>
          <w:b/>
          <w:bCs/>
          <w:sz w:val="23"/>
          <w:szCs w:val="23"/>
          <w:shd w:val="clear" w:color="auto" w:fill="EEEEEE"/>
        </w:rPr>
        <w:tab/>
        <w:t>user</w:t>
      </w:r>
      <w:r>
        <w:rPr>
          <w:rFonts w:ascii="Nunito" w:eastAsia="Nunito" w:hAnsi="Nunito" w:cs="Nunito"/>
          <w:b/>
          <w:bCs/>
          <w:color w:val="666600"/>
          <w:sz w:val="23"/>
          <w:szCs w:val="23"/>
          <w:shd w:val="clear" w:color="auto" w:fill="EEEEEE"/>
        </w:rPr>
        <w:t>:</w:t>
      </w:r>
      <w:r>
        <w:rPr>
          <w:rFonts w:ascii="Nunito" w:eastAsia="Nunito" w:hAnsi="Nunito" w:cs="Nunito"/>
          <w:b/>
          <w:bCs/>
          <w:color w:val="008800"/>
          <w:sz w:val="23"/>
          <w:szCs w:val="23"/>
          <w:shd w:val="clear" w:color="auto" w:fill="EEEEEE"/>
        </w:rPr>
        <w:t>"user1"</w:t>
      </w:r>
      <w:r>
        <w:rPr>
          <w:rFonts w:ascii="Nunito" w:eastAsia="Nunito" w:hAnsi="Nunito" w:cs="Nunito"/>
          <w:b/>
          <w:bCs/>
          <w:color w:val="666600"/>
          <w:sz w:val="23"/>
          <w:szCs w:val="23"/>
          <w:shd w:val="clear" w:color="auto" w:fill="EEEEEE"/>
        </w:rPr>
        <w:t>,</w:t>
      </w:r>
    </w:p>
    <w:p w:rsidR="00141CD9" w:rsidRDefault="003C0DB1">
      <w:pPr>
        <w:pStyle w:val="normal0"/>
        <w:rPr>
          <w:rFonts w:ascii="Nunito" w:eastAsia="Nunito" w:hAnsi="Nunito" w:cs="Nunito"/>
          <w:b/>
          <w:bCs/>
          <w:sz w:val="23"/>
          <w:szCs w:val="23"/>
          <w:shd w:val="clear" w:color="auto" w:fill="EEEEEE"/>
        </w:rPr>
      </w:pPr>
      <w:r>
        <w:rPr>
          <w:rFonts w:ascii="Nunito" w:eastAsia="Nunito" w:hAnsi="Nunito" w:cs="Nunito"/>
          <w:b/>
          <w:bCs/>
          <w:sz w:val="23"/>
          <w:szCs w:val="23"/>
          <w:shd w:val="clear" w:color="auto" w:fill="EEEEEE"/>
        </w:rPr>
        <w:tab/>
      </w:r>
      <w:r>
        <w:rPr>
          <w:rFonts w:ascii="Nunito" w:eastAsia="Nunito" w:hAnsi="Nunito" w:cs="Nunito"/>
          <w:b/>
          <w:bCs/>
          <w:sz w:val="23"/>
          <w:szCs w:val="23"/>
          <w:shd w:val="clear" w:color="auto" w:fill="EEEEEE"/>
        </w:rPr>
        <w:tab/>
      </w:r>
      <w:r>
        <w:rPr>
          <w:rFonts w:ascii="Nunito" w:eastAsia="Nunito" w:hAnsi="Nunito" w:cs="Nunito"/>
          <w:b/>
          <w:bCs/>
          <w:sz w:val="23"/>
          <w:szCs w:val="23"/>
          <w:shd w:val="clear" w:color="auto" w:fill="EEEEEE"/>
        </w:rPr>
        <w:tab/>
        <w:t>message</w:t>
      </w:r>
      <w:r>
        <w:rPr>
          <w:rFonts w:ascii="Nunito" w:eastAsia="Nunito" w:hAnsi="Nunito" w:cs="Nunito"/>
          <w:b/>
          <w:bCs/>
          <w:color w:val="666600"/>
          <w:sz w:val="23"/>
          <w:szCs w:val="23"/>
          <w:shd w:val="clear" w:color="auto" w:fill="EEEEEE"/>
        </w:rPr>
        <w:t>:</w:t>
      </w:r>
      <w:r>
        <w:rPr>
          <w:rFonts w:ascii="Nunito" w:eastAsia="Nunito" w:hAnsi="Nunito" w:cs="Nunito"/>
          <w:b/>
          <w:bCs/>
          <w:sz w:val="23"/>
          <w:szCs w:val="23"/>
          <w:shd w:val="clear" w:color="auto" w:fill="EEEEEE"/>
        </w:rPr>
        <w:t xml:space="preserve"> </w:t>
      </w:r>
      <w:r>
        <w:rPr>
          <w:rFonts w:ascii="Nunito" w:eastAsia="Nunito" w:hAnsi="Nunito" w:cs="Nunito"/>
          <w:b/>
          <w:bCs/>
          <w:color w:val="008800"/>
          <w:sz w:val="23"/>
          <w:szCs w:val="23"/>
          <w:shd w:val="clear" w:color="auto" w:fill="EEEEEE"/>
        </w:rPr>
        <w:t>"My first comment"</w:t>
      </w:r>
      <w:r>
        <w:rPr>
          <w:rFonts w:ascii="Nunito" w:eastAsia="Nunito" w:hAnsi="Nunito" w:cs="Nunito"/>
          <w:b/>
          <w:bCs/>
          <w:color w:val="666600"/>
          <w:sz w:val="23"/>
          <w:szCs w:val="23"/>
          <w:shd w:val="clear" w:color="auto" w:fill="EEEEEE"/>
        </w:rPr>
        <w:t>,</w:t>
      </w:r>
    </w:p>
    <w:p w:rsidR="00141CD9" w:rsidRDefault="003C0DB1">
      <w:pPr>
        <w:pStyle w:val="normal0"/>
        <w:rPr>
          <w:rFonts w:ascii="Nunito" w:eastAsia="Nunito" w:hAnsi="Nunito" w:cs="Nunito"/>
          <w:b/>
          <w:bCs/>
          <w:sz w:val="23"/>
          <w:szCs w:val="23"/>
          <w:shd w:val="clear" w:color="auto" w:fill="EEEEEE"/>
        </w:rPr>
      </w:pPr>
      <w:r>
        <w:rPr>
          <w:rFonts w:ascii="Nunito" w:eastAsia="Nunito" w:hAnsi="Nunito" w:cs="Nunito"/>
          <w:b/>
          <w:bCs/>
          <w:sz w:val="23"/>
          <w:szCs w:val="23"/>
          <w:shd w:val="clear" w:color="auto" w:fill="EEEEEE"/>
        </w:rPr>
        <w:tab/>
      </w:r>
      <w:r>
        <w:rPr>
          <w:rFonts w:ascii="Nunito" w:eastAsia="Nunito" w:hAnsi="Nunito" w:cs="Nunito"/>
          <w:b/>
          <w:bCs/>
          <w:sz w:val="23"/>
          <w:szCs w:val="23"/>
          <w:shd w:val="clear" w:color="auto" w:fill="EEEEEE"/>
        </w:rPr>
        <w:tab/>
      </w:r>
      <w:r>
        <w:rPr>
          <w:rFonts w:ascii="Nunito" w:eastAsia="Nunito" w:hAnsi="Nunito" w:cs="Nunito"/>
          <w:b/>
          <w:bCs/>
          <w:sz w:val="23"/>
          <w:szCs w:val="23"/>
          <w:shd w:val="clear" w:color="auto" w:fill="EEEEEE"/>
        </w:rPr>
        <w:tab/>
        <w:t>dateCreated</w:t>
      </w:r>
      <w:r>
        <w:rPr>
          <w:rFonts w:ascii="Nunito" w:eastAsia="Nunito" w:hAnsi="Nunito" w:cs="Nunito"/>
          <w:b/>
          <w:bCs/>
          <w:color w:val="666600"/>
          <w:sz w:val="23"/>
          <w:szCs w:val="23"/>
          <w:shd w:val="clear" w:color="auto" w:fill="EEEEEE"/>
        </w:rPr>
        <w:t>:</w:t>
      </w:r>
      <w:r>
        <w:rPr>
          <w:rFonts w:ascii="Nunito" w:eastAsia="Nunito" w:hAnsi="Nunito" w:cs="Nunito"/>
          <w:b/>
          <w:bCs/>
          <w:sz w:val="23"/>
          <w:szCs w:val="23"/>
          <w:shd w:val="clear" w:color="auto" w:fill="EEEEEE"/>
        </w:rPr>
        <w:t xml:space="preserve"> </w:t>
      </w:r>
      <w:r>
        <w:rPr>
          <w:rFonts w:ascii="Nunito" w:eastAsia="Nunito" w:hAnsi="Nunito" w:cs="Nunito"/>
          <w:b/>
          <w:bCs/>
          <w:color w:val="000088"/>
          <w:sz w:val="23"/>
          <w:szCs w:val="23"/>
          <w:shd w:val="clear" w:color="auto" w:fill="EEEEEE"/>
        </w:rPr>
        <w:t>new</w:t>
      </w:r>
      <w:r>
        <w:rPr>
          <w:rFonts w:ascii="Nunito" w:eastAsia="Nunito" w:hAnsi="Nunito" w:cs="Nunito"/>
          <w:b/>
          <w:bCs/>
          <w:sz w:val="23"/>
          <w:szCs w:val="23"/>
          <w:shd w:val="clear" w:color="auto" w:fill="EEEEEE"/>
        </w:rPr>
        <w:t xml:space="preserve"> </w:t>
      </w:r>
      <w:r>
        <w:rPr>
          <w:rFonts w:ascii="Nunito" w:eastAsia="Nunito" w:hAnsi="Nunito" w:cs="Nunito"/>
          <w:b/>
          <w:bCs/>
          <w:color w:val="660066"/>
          <w:sz w:val="23"/>
          <w:szCs w:val="23"/>
          <w:shd w:val="clear" w:color="auto" w:fill="EEEEEE"/>
        </w:rPr>
        <w:t>Date</w:t>
      </w:r>
      <w:r>
        <w:rPr>
          <w:rFonts w:ascii="Nunito" w:eastAsia="Nunito" w:hAnsi="Nunito" w:cs="Nunito"/>
          <w:b/>
          <w:bCs/>
          <w:color w:val="666600"/>
          <w:sz w:val="23"/>
          <w:szCs w:val="23"/>
          <w:shd w:val="clear" w:color="auto" w:fill="EEEEEE"/>
        </w:rPr>
        <w:t>(</w:t>
      </w:r>
      <w:r>
        <w:rPr>
          <w:rFonts w:ascii="Nunito" w:eastAsia="Nunito" w:hAnsi="Nunito" w:cs="Nunito"/>
          <w:b/>
          <w:bCs/>
          <w:color w:val="006666"/>
          <w:sz w:val="23"/>
          <w:szCs w:val="23"/>
          <w:shd w:val="clear" w:color="auto" w:fill="EEEEEE"/>
        </w:rPr>
        <w:t>2013</w:t>
      </w:r>
      <w:r>
        <w:rPr>
          <w:rFonts w:ascii="Nunito" w:eastAsia="Nunito" w:hAnsi="Nunito" w:cs="Nunito"/>
          <w:b/>
          <w:bCs/>
          <w:color w:val="666600"/>
          <w:sz w:val="23"/>
          <w:szCs w:val="23"/>
          <w:shd w:val="clear" w:color="auto" w:fill="EEEEEE"/>
        </w:rPr>
        <w:t>,</w:t>
      </w:r>
      <w:r>
        <w:rPr>
          <w:rFonts w:ascii="Nunito" w:eastAsia="Nunito" w:hAnsi="Nunito" w:cs="Nunito"/>
          <w:b/>
          <w:bCs/>
          <w:color w:val="006666"/>
          <w:sz w:val="23"/>
          <w:szCs w:val="23"/>
          <w:shd w:val="clear" w:color="auto" w:fill="EEEEEE"/>
        </w:rPr>
        <w:t>11</w:t>
      </w:r>
      <w:r>
        <w:rPr>
          <w:rFonts w:ascii="Nunito" w:eastAsia="Nunito" w:hAnsi="Nunito" w:cs="Nunito"/>
          <w:b/>
          <w:bCs/>
          <w:color w:val="666600"/>
          <w:sz w:val="23"/>
          <w:szCs w:val="23"/>
          <w:shd w:val="clear" w:color="auto" w:fill="EEEEEE"/>
        </w:rPr>
        <w:t>,</w:t>
      </w:r>
      <w:r>
        <w:rPr>
          <w:rFonts w:ascii="Nunito" w:eastAsia="Nunito" w:hAnsi="Nunito" w:cs="Nunito"/>
          <w:b/>
          <w:bCs/>
          <w:color w:val="006666"/>
          <w:sz w:val="23"/>
          <w:szCs w:val="23"/>
          <w:shd w:val="clear" w:color="auto" w:fill="EEEEEE"/>
        </w:rPr>
        <w:t>10</w:t>
      </w:r>
      <w:r>
        <w:rPr>
          <w:rFonts w:ascii="Nunito" w:eastAsia="Nunito" w:hAnsi="Nunito" w:cs="Nunito"/>
          <w:b/>
          <w:bCs/>
          <w:color w:val="666600"/>
          <w:sz w:val="23"/>
          <w:szCs w:val="23"/>
          <w:shd w:val="clear" w:color="auto" w:fill="EEEEEE"/>
        </w:rPr>
        <w:t>,</w:t>
      </w:r>
      <w:r>
        <w:rPr>
          <w:rFonts w:ascii="Nunito" w:eastAsia="Nunito" w:hAnsi="Nunito" w:cs="Nunito"/>
          <w:b/>
          <w:bCs/>
          <w:color w:val="006666"/>
          <w:sz w:val="23"/>
          <w:szCs w:val="23"/>
          <w:shd w:val="clear" w:color="auto" w:fill="EEEEEE"/>
        </w:rPr>
        <w:t>2</w:t>
      </w:r>
      <w:r>
        <w:rPr>
          <w:rFonts w:ascii="Nunito" w:eastAsia="Nunito" w:hAnsi="Nunito" w:cs="Nunito"/>
          <w:b/>
          <w:bCs/>
          <w:color w:val="666600"/>
          <w:sz w:val="23"/>
          <w:szCs w:val="23"/>
          <w:shd w:val="clear" w:color="auto" w:fill="EEEEEE"/>
        </w:rPr>
        <w:t>,</w:t>
      </w:r>
      <w:r>
        <w:rPr>
          <w:rFonts w:ascii="Nunito" w:eastAsia="Nunito" w:hAnsi="Nunito" w:cs="Nunito"/>
          <w:b/>
          <w:bCs/>
          <w:color w:val="006666"/>
          <w:sz w:val="23"/>
          <w:szCs w:val="23"/>
          <w:shd w:val="clear" w:color="auto" w:fill="EEEEEE"/>
        </w:rPr>
        <w:t>35</w:t>
      </w:r>
      <w:r>
        <w:rPr>
          <w:rFonts w:ascii="Nunito" w:eastAsia="Nunito" w:hAnsi="Nunito" w:cs="Nunito"/>
          <w:b/>
          <w:bCs/>
          <w:color w:val="666600"/>
          <w:sz w:val="23"/>
          <w:szCs w:val="23"/>
          <w:shd w:val="clear" w:color="auto" w:fill="EEEEEE"/>
        </w:rPr>
        <w:t>),</w:t>
      </w:r>
    </w:p>
    <w:p w:rsidR="00141CD9" w:rsidRDefault="003C0DB1">
      <w:pPr>
        <w:pStyle w:val="normal0"/>
        <w:rPr>
          <w:rFonts w:ascii="Nunito" w:eastAsia="Nunito" w:hAnsi="Nunito" w:cs="Nunito"/>
          <w:b/>
          <w:bCs/>
          <w:sz w:val="23"/>
          <w:szCs w:val="23"/>
          <w:shd w:val="clear" w:color="auto" w:fill="EEEEEE"/>
        </w:rPr>
      </w:pPr>
      <w:r>
        <w:rPr>
          <w:rFonts w:ascii="Nunito" w:eastAsia="Nunito" w:hAnsi="Nunito" w:cs="Nunito"/>
          <w:b/>
          <w:bCs/>
          <w:sz w:val="23"/>
          <w:szCs w:val="23"/>
          <w:shd w:val="clear" w:color="auto" w:fill="EEEEEE"/>
        </w:rPr>
        <w:tab/>
      </w:r>
      <w:r>
        <w:rPr>
          <w:rFonts w:ascii="Nunito" w:eastAsia="Nunito" w:hAnsi="Nunito" w:cs="Nunito"/>
          <w:b/>
          <w:bCs/>
          <w:sz w:val="23"/>
          <w:szCs w:val="23"/>
          <w:shd w:val="clear" w:color="auto" w:fill="EEEEEE"/>
        </w:rPr>
        <w:tab/>
      </w:r>
      <w:r>
        <w:rPr>
          <w:rFonts w:ascii="Nunito" w:eastAsia="Nunito" w:hAnsi="Nunito" w:cs="Nunito"/>
          <w:b/>
          <w:bCs/>
          <w:sz w:val="23"/>
          <w:szCs w:val="23"/>
          <w:shd w:val="clear" w:color="auto" w:fill="EEEEEE"/>
        </w:rPr>
        <w:tab/>
        <w:t>like</w:t>
      </w:r>
      <w:r>
        <w:rPr>
          <w:rFonts w:ascii="Nunito" w:eastAsia="Nunito" w:hAnsi="Nunito" w:cs="Nunito"/>
          <w:b/>
          <w:bCs/>
          <w:color w:val="666600"/>
          <w:sz w:val="23"/>
          <w:szCs w:val="23"/>
          <w:shd w:val="clear" w:color="auto" w:fill="EEEEEE"/>
        </w:rPr>
        <w:t>:</w:t>
      </w:r>
      <w:r>
        <w:rPr>
          <w:rFonts w:ascii="Nunito" w:eastAsia="Nunito" w:hAnsi="Nunito" w:cs="Nunito"/>
          <w:b/>
          <w:bCs/>
          <w:sz w:val="23"/>
          <w:szCs w:val="23"/>
          <w:shd w:val="clear" w:color="auto" w:fill="EEEEEE"/>
        </w:rPr>
        <w:t xml:space="preserve"> </w:t>
      </w:r>
      <w:r>
        <w:rPr>
          <w:rFonts w:ascii="Nunito" w:eastAsia="Nunito" w:hAnsi="Nunito" w:cs="Nunito"/>
          <w:b/>
          <w:bCs/>
          <w:color w:val="006666"/>
          <w:sz w:val="23"/>
          <w:szCs w:val="23"/>
          <w:shd w:val="clear" w:color="auto" w:fill="EEEEEE"/>
        </w:rPr>
        <w:t>0</w:t>
      </w:r>
    </w:p>
    <w:p w:rsidR="00141CD9" w:rsidRDefault="003C0DB1">
      <w:pPr>
        <w:pStyle w:val="normal0"/>
        <w:rPr>
          <w:rFonts w:ascii="Nunito" w:eastAsia="Nunito" w:hAnsi="Nunito" w:cs="Nunito"/>
          <w:b/>
          <w:bCs/>
          <w:sz w:val="23"/>
          <w:szCs w:val="23"/>
          <w:shd w:val="clear" w:color="auto" w:fill="EEEEEE"/>
        </w:rPr>
      </w:pPr>
      <w:r>
        <w:rPr>
          <w:rFonts w:ascii="Nunito" w:eastAsia="Nunito" w:hAnsi="Nunito" w:cs="Nunito"/>
          <w:b/>
          <w:bCs/>
          <w:sz w:val="23"/>
          <w:szCs w:val="23"/>
          <w:shd w:val="clear" w:color="auto" w:fill="EEEEEE"/>
        </w:rPr>
        <w:tab/>
      </w:r>
      <w:r>
        <w:rPr>
          <w:rFonts w:ascii="Nunito" w:eastAsia="Nunito" w:hAnsi="Nunito" w:cs="Nunito"/>
          <w:b/>
          <w:bCs/>
          <w:sz w:val="23"/>
          <w:szCs w:val="23"/>
          <w:shd w:val="clear" w:color="auto" w:fill="EEEEEE"/>
        </w:rPr>
        <w:tab/>
      </w:r>
      <w:r>
        <w:rPr>
          <w:rFonts w:ascii="Nunito" w:eastAsia="Nunito" w:hAnsi="Nunito" w:cs="Nunito"/>
          <w:b/>
          <w:bCs/>
          <w:color w:val="666600"/>
          <w:sz w:val="23"/>
          <w:szCs w:val="23"/>
          <w:shd w:val="clear" w:color="auto" w:fill="EEEEEE"/>
        </w:rPr>
        <w:t>}</w:t>
      </w:r>
    </w:p>
    <w:p w:rsidR="00141CD9" w:rsidRDefault="003C0DB1">
      <w:pPr>
        <w:pStyle w:val="normal0"/>
        <w:rPr>
          <w:rFonts w:ascii="Nunito" w:eastAsia="Nunito" w:hAnsi="Nunito" w:cs="Nunito"/>
          <w:b/>
          <w:bCs/>
          <w:sz w:val="23"/>
          <w:szCs w:val="23"/>
          <w:shd w:val="clear" w:color="auto" w:fill="EEEEEE"/>
        </w:rPr>
      </w:pPr>
      <w:r>
        <w:rPr>
          <w:rFonts w:ascii="Nunito" w:eastAsia="Nunito" w:hAnsi="Nunito" w:cs="Nunito"/>
          <w:b/>
          <w:bCs/>
          <w:sz w:val="23"/>
          <w:szCs w:val="23"/>
          <w:shd w:val="clear" w:color="auto" w:fill="EEEEEE"/>
        </w:rPr>
        <w:tab/>
      </w:r>
      <w:r>
        <w:rPr>
          <w:rFonts w:ascii="Nunito" w:eastAsia="Nunito" w:hAnsi="Nunito" w:cs="Nunito"/>
          <w:b/>
          <w:bCs/>
          <w:color w:val="666600"/>
          <w:sz w:val="23"/>
          <w:szCs w:val="23"/>
          <w:shd w:val="clear" w:color="auto" w:fill="EEEEEE"/>
        </w:rPr>
        <w:t>]</w:t>
      </w:r>
    </w:p>
    <w:p w:rsidR="00141CD9" w:rsidRDefault="003C0DB1">
      <w:pPr>
        <w:pStyle w:val="normal0"/>
        <w:rPr>
          <w:rFonts w:ascii="Nunito" w:eastAsia="Nunito" w:hAnsi="Nunito" w:cs="Nunito"/>
          <w:b/>
          <w:bCs/>
          <w:sz w:val="23"/>
          <w:szCs w:val="23"/>
          <w:shd w:val="clear" w:color="auto" w:fill="EEEEEE"/>
        </w:rPr>
      </w:pPr>
      <w:r>
        <w:rPr>
          <w:rFonts w:ascii="Nunito" w:eastAsia="Nunito" w:hAnsi="Nunito" w:cs="Nunito"/>
          <w:b/>
          <w:bCs/>
          <w:color w:val="666600"/>
          <w:sz w:val="23"/>
          <w:szCs w:val="23"/>
          <w:shd w:val="clear" w:color="auto" w:fill="EEEEEE"/>
        </w:rPr>
        <w:t>}</w:t>
      </w:r>
    </w:p>
    <w:p w:rsidR="00141CD9" w:rsidRDefault="003C0DB1">
      <w:pPr>
        <w:pStyle w:val="normal0"/>
        <w:rPr>
          <w:rFonts w:ascii="Nunito" w:eastAsia="Nunito" w:hAnsi="Nunito" w:cs="Nunito"/>
          <w:b/>
          <w:bCs/>
          <w:color w:val="666600"/>
          <w:sz w:val="23"/>
          <w:szCs w:val="23"/>
          <w:shd w:val="clear" w:color="auto" w:fill="EEEEEE"/>
        </w:rPr>
      </w:pPr>
      <w:r>
        <w:rPr>
          <w:rFonts w:ascii="Nunito" w:eastAsia="Nunito" w:hAnsi="Nunito" w:cs="Nunito"/>
          <w:b/>
          <w:bCs/>
          <w:color w:val="666600"/>
          <w:sz w:val="23"/>
          <w:szCs w:val="23"/>
          <w:shd w:val="clear" w:color="auto" w:fill="EEEEEE"/>
        </w:rPr>
        <w:t>])</w:t>
      </w:r>
    </w:p>
    <w:p w:rsidR="00141CD9" w:rsidRDefault="00141CD9">
      <w:pPr>
        <w:pStyle w:val="normal0"/>
        <w:rPr>
          <w:rFonts w:ascii="Nunito" w:eastAsia="Nunito" w:hAnsi="Nunito" w:cs="Nunito"/>
          <w:b/>
          <w:bCs/>
          <w:sz w:val="23"/>
          <w:szCs w:val="23"/>
          <w:shd w:val="clear" w:color="auto" w:fill="EEEEEE"/>
        </w:rPr>
      </w:pPr>
    </w:p>
    <w:p w:rsidR="00141CD9" w:rsidRDefault="00141CD9">
      <w:pPr>
        <w:pStyle w:val="normal0"/>
        <w:rPr>
          <w:rFonts w:ascii="Nunito" w:eastAsia="Nunito" w:hAnsi="Nunito" w:cs="Nunito"/>
          <w:b/>
          <w:bCs/>
          <w:color w:val="181717"/>
          <w:sz w:val="24"/>
          <w:szCs w:val="24"/>
          <w:highlight w:val="white"/>
        </w:rPr>
      </w:pPr>
    </w:p>
    <w:p w:rsidR="00141CD9" w:rsidRDefault="003C0DB1">
      <w:pPr>
        <w:pStyle w:val="Heading2"/>
        <w:keepNext w:val="0"/>
        <w:keepLines w:val="0"/>
        <w:spacing w:after="80" w:line="300" w:lineRule="auto"/>
        <w:rPr>
          <w:color w:val="181717"/>
          <w:sz w:val="35"/>
          <w:szCs w:val="35"/>
          <w:highlight w:val="white"/>
        </w:rPr>
      </w:pPr>
      <w:bookmarkStart w:id="124" w:name="_4uxlc7w6blz1" w:colFirst="0" w:colLast="0"/>
      <w:bookmarkEnd w:id="124"/>
      <w:r>
        <w:rPr>
          <w:color w:val="181717"/>
          <w:sz w:val="35"/>
          <w:szCs w:val="35"/>
          <w:highlight w:val="white"/>
        </w:rPr>
        <w:lastRenderedPageBreak/>
        <w:t>The insertOne() method</w:t>
      </w:r>
    </w:p>
    <w:p w:rsidR="00141CD9" w:rsidRDefault="003C0DB1">
      <w:pPr>
        <w:pStyle w:val="normal0"/>
        <w:rPr>
          <w:rFonts w:ascii="Verdana" w:eastAsia="Verdana" w:hAnsi="Verdana" w:cs="Verdana"/>
          <w:b/>
          <w:bCs/>
          <w:sz w:val="23"/>
          <w:szCs w:val="23"/>
          <w:shd w:val="clear" w:color="auto" w:fill="EEEEEE"/>
        </w:rPr>
      </w:pPr>
      <w:r>
        <w:rPr>
          <w:rFonts w:ascii="Verdana" w:eastAsia="Verdana" w:hAnsi="Verdana" w:cs="Verdana"/>
          <w:b/>
          <w:bCs/>
          <w:sz w:val="23"/>
          <w:szCs w:val="23"/>
          <w:shd w:val="clear" w:color="auto" w:fill="EEEEEE"/>
        </w:rPr>
        <w:t>db</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empDetails</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insertOne</w:t>
      </w:r>
      <w:r>
        <w:rPr>
          <w:rFonts w:ascii="Verdana" w:eastAsia="Verdana" w:hAnsi="Verdana" w:cs="Verdana"/>
          <w:b/>
          <w:bCs/>
          <w:color w:val="666600"/>
          <w:sz w:val="23"/>
          <w:szCs w:val="23"/>
          <w:shd w:val="clear" w:color="auto" w:fill="EEEEEE"/>
        </w:rPr>
        <w:t>(</w:t>
      </w:r>
    </w:p>
    <w:p w:rsidR="00141CD9" w:rsidRDefault="003C0DB1">
      <w:pPr>
        <w:pStyle w:val="normal0"/>
        <w:rPr>
          <w:rFonts w:ascii="Verdana" w:eastAsia="Verdana" w:hAnsi="Verdana" w:cs="Verdana"/>
          <w:b/>
          <w:bCs/>
          <w:sz w:val="23"/>
          <w:szCs w:val="23"/>
          <w:shd w:val="clear" w:color="auto" w:fill="EEEEEE"/>
        </w:rPr>
      </w:pPr>
      <w:r>
        <w:rPr>
          <w:rFonts w:ascii="Verdana" w:eastAsia="Verdana" w:hAnsi="Verdana" w:cs="Verdana"/>
          <w:b/>
          <w:bCs/>
          <w:sz w:val="23"/>
          <w:szCs w:val="23"/>
          <w:shd w:val="clear" w:color="auto" w:fill="EEEEEE"/>
        </w:rPr>
        <w:tab/>
      </w:r>
      <w:r>
        <w:rPr>
          <w:rFonts w:ascii="Verdana" w:eastAsia="Verdana" w:hAnsi="Verdana" w:cs="Verdana"/>
          <w:b/>
          <w:bCs/>
          <w:color w:val="666600"/>
          <w:sz w:val="23"/>
          <w:szCs w:val="23"/>
          <w:shd w:val="clear" w:color="auto" w:fill="EEEEEE"/>
        </w:rPr>
        <w:t>{</w:t>
      </w:r>
    </w:p>
    <w:p w:rsidR="00141CD9" w:rsidRDefault="003C0DB1">
      <w:pPr>
        <w:pStyle w:val="normal0"/>
        <w:rPr>
          <w:rFonts w:ascii="Verdana" w:eastAsia="Verdana" w:hAnsi="Verdana" w:cs="Verdana"/>
          <w:b/>
          <w:bCs/>
          <w:sz w:val="23"/>
          <w:szCs w:val="23"/>
          <w:shd w:val="clear" w:color="auto" w:fill="EEEEEE"/>
        </w:rPr>
      </w:pPr>
      <w:r>
        <w:rPr>
          <w:rFonts w:ascii="Verdana" w:eastAsia="Verdana" w:hAnsi="Verdana" w:cs="Verdana"/>
          <w:b/>
          <w:bCs/>
          <w:sz w:val="23"/>
          <w:szCs w:val="23"/>
          <w:shd w:val="clear" w:color="auto" w:fill="EEEEEE"/>
        </w:rPr>
        <w:tab/>
      </w:r>
      <w:r>
        <w:rPr>
          <w:rFonts w:ascii="Verdana" w:eastAsia="Verdana" w:hAnsi="Verdana" w:cs="Verdana"/>
          <w:b/>
          <w:bCs/>
          <w:sz w:val="23"/>
          <w:szCs w:val="23"/>
          <w:shd w:val="clear" w:color="auto" w:fill="EEEEEE"/>
        </w:rPr>
        <w:tab/>
      </w:r>
      <w:r>
        <w:rPr>
          <w:rFonts w:ascii="Verdana" w:eastAsia="Verdana" w:hAnsi="Verdana" w:cs="Verdana"/>
          <w:b/>
          <w:bCs/>
          <w:color w:val="660066"/>
          <w:sz w:val="23"/>
          <w:szCs w:val="23"/>
          <w:shd w:val="clear" w:color="auto" w:fill="EEEEEE"/>
        </w:rPr>
        <w:t>First_Name</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 xml:space="preserve"> </w:t>
      </w:r>
      <w:r>
        <w:rPr>
          <w:rFonts w:ascii="Verdana" w:eastAsia="Verdana" w:hAnsi="Verdana" w:cs="Verdana"/>
          <w:b/>
          <w:bCs/>
          <w:color w:val="008800"/>
          <w:sz w:val="23"/>
          <w:szCs w:val="23"/>
          <w:shd w:val="clear" w:color="auto" w:fill="EEEEEE"/>
        </w:rPr>
        <w:t>"Radhika"</w:t>
      </w:r>
      <w:r>
        <w:rPr>
          <w:rFonts w:ascii="Verdana" w:eastAsia="Verdana" w:hAnsi="Verdana" w:cs="Verdana"/>
          <w:b/>
          <w:bCs/>
          <w:color w:val="666600"/>
          <w:sz w:val="23"/>
          <w:szCs w:val="23"/>
          <w:shd w:val="clear" w:color="auto" w:fill="EEEEEE"/>
        </w:rPr>
        <w:t>,</w:t>
      </w:r>
    </w:p>
    <w:p w:rsidR="00141CD9" w:rsidRDefault="003C0DB1">
      <w:pPr>
        <w:pStyle w:val="normal0"/>
        <w:rPr>
          <w:rFonts w:ascii="Verdana" w:eastAsia="Verdana" w:hAnsi="Verdana" w:cs="Verdana"/>
          <w:b/>
          <w:bCs/>
          <w:sz w:val="23"/>
          <w:szCs w:val="23"/>
          <w:shd w:val="clear" w:color="auto" w:fill="EEEEEE"/>
        </w:rPr>
      </w:pPr>
      <w:r>
        <w:rPr>
          <w:rFonts w:ascii="Verdana" w:eastAsia="Verdana" w:hAnsi="Verdana" w:cs="Verdana"/>
          <w:b/>
          <w:bCs/>
          <w:sz w:val="23"/>
          <w:szCs w:val="23"/>
          <w:shd w:val="clear" w:color="auto" w:fill="EEEEEE"/>
        </w:rPr>
        <w:tab/>
      </w:r>
      <w:r>
        <w:rPr>
          <w:rFonts w:ascii="Verdana" w:eastAsia="Verdana" w:hAnsi="Verdana" w:cs="Verdana"/>
          <w:b/>
          <w:bCs/>
          <w:sz w:val="23"/>
          <w:szCs w:val="23"/>
          <w:shd w:val="clear" w:color="auto" w:fill="EEEEEE"/>
        </w:rPr>
        <w:tab/>
      </w:r>
      <w:r>
        <w:rPr>
          <w:rFonts w:ascii="Verdana" w:eastAsia="Verdana" w:hAnsi="Verdana" w:cs="Verdana"/>
          <w:b/>
          <w:bCs/>
          <w:color w:val="660066"/>
          <w:sz w:val="23"/>
          <w:szCs w:val="23"/>
          <w:shd w:val="clear" w:color="auto" w:fill="EEEEEE"/>
        </w:rPr>
        <w:t>Last_Name</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 xml:space="preserve"> </w:t>
      </w:r>
      <w:r>
        <w:rPr>
          <w:rFonts w:ascii="Verdana" w:eastAsia="Verdana" w:hAnsi="Verdana" w:cs="Verdana"/>
          <w:b/>
          <w:bCs/>
          <w:color w:val="008800"/>
          <w:sz w:val="23"/>
          <w:szCs w:val="23"/>
          <w:shd w:val="clear" w:color="auto" w:fill="EEEEEE"/>
        </w:rPr>
        <w:t>"Sharma"</w:t>
      </w:r>
      <w:r>
        <w:rPr>
          <w:rFonts w:ascii="Verdana" w:eastAsia="Verdana" w:hAnsi="Verdana" w:cs="Verdana"/>
          <w:b/>
          <w:bCs/>
          <w:color w:val="666600"/>
          <w:sz w:val="23"/>
          <w:szCs w:val="23"/>
          <w:shd w:val="clear" w:color="auto" w:fill="EEEEEE"/>
        </w:rPr>
        <w:t>,</w:t>
      </w:r>
    </w:p>
    <w:p w:rsidR="00141CD9" w:rsidRDefault="003C0DB1">
      <w:pPr>
        <w:pStyle w:val="normal0"/>
        <w:rPr>
          <w:rFonts w:ascii="Verdana" w:eastAsia="Verdana" w:hAnsi="Verdana" w:cs="Verdana"/>
          <w:b/>
          <w:bCs/>
          <w:sz w:val="23"/>
          <w:szCs w:val="23"/>
          <w:shd w:val="clear" w:color="auto" w:fill="EEEEEE"/>
        </w:rPr>
      </w:pPr>
      <w:r>
        <w:rPr>
          <w:rFonts w:ascii="Verdana" w:eastAsia="Verdana" w:hAnsi="Verdana" w:cs="Verdana"/>
          <w:b/>
          <w:bCs/>
          <w:sz w:val="23"/>
          <w:szCs w:val="23"/>
          <w:shd w:val="clear" w:color="auto" w:fill="EEEEEE"/>
        </w:rPr>
        <w:tab/>
      </w:r>
      <w:r>
        <w:rPr>
          <w:rFonts w:ascii="Verdana" w:eastAsia="Verdana" w:hAnsi="Verdana" w:cs="Verdana"/>
          <w:b/>
          <w:bCs/>
          <w:sz w:val="23"/>
          <w:szCs w:val="23"/>
          <w:shd w:val="clear" w:color="auto" w:fill="EEEEEE"/>
        </w:rPr>
        <w:tab/>
      </w:r>
      <w:r>
        <w:rPr>
          <w:rFonts w:ascii="Verdana" w:eastAsia="Verdana" w:hAnsi="Verdana" w:cs="Verdana"/>
          <w:b/>
          <w:bCs/>
          <w:color w:val="660066"/>
          <w:sz w:val="23"/>
          <w:szCs w:val="23"/>
          <w:shd w:val="clear" w:color="auto" w:fill="EEEEEE"/>
        </w:rPr>
        <w:t>Date_Of_Birth</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 xml:space="preserve"> </w:t>
      </w:r>
      <w:r>
        <w:rPr>
          <w:rFonts w:ascii="Verdana" w:eastAsia="Verdana" w:hAnsi="Verdana" w:cs="Verdana"/>
          <w:b/>
          <w:bCs/>
          <w:color w:val="008800"/>
          <w:sz w:val="23"/>
          <w:szCs w:val="23"/>
          <w:shd w:val="clear" w:color="auto" w:fill="EEEEEE"/>
        </w:rPr>
        <w:t>"1995-09-26"</w:t>
      </w:r>
      <w:r>
        <w:rPr>
          <w:rFonts w:ascii="Verdana" w:eastAsia="Verdana" w:hAnsi="Verdana" w:cs="Verdana"/>
          <w:b/>
          <w:bCs/>
          <w:color w:val="666600"/>
          <w:sz w:val="23"/>
          <w:szCs w:val="23"/>
          <w:shd w:val="clear" w:color="auto" w:fill="EEEEEE"/>
        </w:rPr>
        <w:t>,</w:t>
      </w:r>
    </w:p>
    <w:p w:rsidR="00141CD9" w:rsidRDefault="003C0DB1">
      <w:pPr>
        <w:pStyle w:val="normal0"/>
        <w:rPr>
          <w:rFonts w:ascii="Verdana" w:eastAsia="Verdana" w:hAnsi="Verdana" w:cs="Verdana"/>
          <w:b/>
          <w:bCs/>
          <w:sz w:val="23"/>
          <w:szCs w:val="23"/>
          <w:shd w:val="clear" w:color="auto" w:fill="EEEEEE"/>
        </w:rPr>
      </w:pPr>
      <w:r>
        <w:rPr>
          <w:rFonts w:ascii="Verdana" w:eastAsia="Verdana" w:hAnsi="Verdana" w:cs="Verdana"/>
          <w:b/>
          <w:bCs/>
          <w:sz w:val="23"/>
          <w:szCs w:val="23"/>
          <w:shd w:val="clear" w:color="auto" w:fill="EEEEEE"/>
        </w:rPr>
        <w:tab/>
      </w:r>
      <w:r>
        <w:rPr>
          <w:rFonts w:ascii="Verdana" w:eastAsia="Verdana" w:hAnsi="Verdana" w:cs="Verdana"/>
          <w:b/>
          <w:bCs/>
          <w:sz w:val="23"/>
          <w:szCs w:val="23"/>
          <w:shd w:val="clear" w:color="auto" w:fill="EEEEEE"/>
        </w:rPr>
        <w:tab/>
        <w:t>e_mail</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 xml:space="preserve"> </w:t>
      </w:r>
      <w:r>
        <w:rPr>
          <w:rFonts w:ascii="Verdana" w:eastAsia="Verdana" w:hAnsi="Verdana" w:cs="Verdana"/>
          <w:b/>
          <w:bCs/>
          <w:color w:val="008800"/>
          <w:sz w:val="23"/>
          <w:szCs w:val="23"/>
          <w:shd w:val="clear" w:color="auto" w:fill="EEEEEE"/>
        </w:rPr>
        <w:t>"radhika_sharma.123@gmail.com"</w:t>
      </w:r>
      <w:r>
        <w:rPr>
          <w:rFonts w:ascii="Verdana" w:eastAsia="Verdana" w:hAnsi="Verdana" w:cs="Verdana"/>
          <w:b/>
          <w:bCs/>
          <w:color w:val="666600"/>
          <w:sz w:val="23"/>
          <w:szCs w:val="23"/>
          <w:shd w:val="clear" w:color="auto" w:fill="EEEEEE"/>
        </w:rPr>
        <w:t>,</w:t>
      </w:r>
    </w:p>
    <w:p w:rsidR="00141CD9" w:rsidRDefault="003C0DB1">
      <w:pPr>
        <w:pStyle w:val="normal0"/>
        <w:rPr>
          <w:rFonts w:ascii="Verdana" w:eastAsia="Verdana" w:hAnsi="Verdana" w:cs="Verdana"/>
          <w:b/>
          <w:bCs/>
          <w:sz w:val="23"/>
          <w:szCs w:val="23"/>
          <w:shd w:val="clear" w:color="auto" w:fill="EEEEEE"/>
        </w:rPr>
      </w:pPr>
      <w:r>
        <w:rPr>
          <w:rFonts w:ascii="Verdana" w:eastAsia="Verdana" w:hAnsi="Verdana" w:cs="Verdana"/>
          <w:b/>
          <w:bCs/>
          <w:sz w:val="23"/>
          <w:szCs w:val="23"/>
          <w:shd w:val="clear" w:color="auto" w:fill="EEEEEE"/>
        </w:rPr>
        <w:tab/>
      </w:r>
      <w:r>
        <w:rPr>
          <w:rFonts w:ascii="Verdana" w:eastAsia="Verdana" w:hAnsi="Verdana" w:cs="Verdana"/>
          <w:b/>
          <w:bCs/>
          <w:sz w:val="23"/>
          <w:szCs w:val="23"/>
          <w:shd w:val="clear" w:color="auto" w:fill="EEEEEE"/>
        </w:rPr>
        <w:tab/>
        <w:t>phone</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 xml:space="preserve"> </w:t>
      </w:r>
      <w:r>
        <w:rPr>
          <w:rFonts w:ascii="Verdana" w:eastAsia="Verdana" w:hAnsi="Verdana" w:cs="Verdana"/>
          <w:b/>
          <w:bCs/>
          <w:color w:val="008800"/>
          <w:sz w:val="23"/>
          <w:szCs w:val="23"/>
          <w:shd w:val="clear" w:color="auto" w:fill="EEEEEE"/>
        </w:rPr>
        <w:t>"9848022338"</w:t>
      </w:r>
    </w:p>
    <w:p w:rsidR="00141CD9" w:rsidRDefault="003C0DB1">
      <w:pPr>
        <w:pStyle w:val="normal0"/>
        <w:rPr>
          <w:rFonts w:ascii="Verdana" w:eastAsia="Verdana" w:hAnsi="Verdana" w:cs="Verdana"/>
          <w:b/>
          <w:bCs/>
          <w:color w:val="666600"/>
          <w:sz w:val="23"/>
          <w:szCs w:val="23"/>
          <w:shd w:val="clear" w:color="auto" w:fill="EEEEEE"/>
        </w:rPr>
      </w:pPr>
      <w:r>
        <w:rPr>
          <w:rFonts w:ascii="Verdana" w:eastAsia="Verdana" w:hAnsi="Verdana" w:cs="Verdana"/>
          <w:b/>
          <w:bCs/>
          <w:sz w:val="23"/>
          <w:szCs w:val="23"/>
          <w:shd w:val="clear" w:color="auto" w:fill="EEEEEE"/>
        </w:rPr>
        <w:tab/>
      </w:r>
      <w:r>
        <w:rPr>
          <w:rFonts w:ascii="Verdana" w:eastAsia="Verdana" w:hAnsi="Verdana" w:cs="Verdana"/>
          <w:b/>
          <w:bCs/>
          <w:color w:val="666600"/>
          <w:sz w:val="23"/>
          <w:szCs w:val="23"/>
          <w:shd w:val="clear" w:color="auto" w:fill="EEEEEE"/>
        </w:rPr>
        <w:t>})</w:t>
      </w:r>
    </w:p>
    <w:p w:rsidR="00141CD9" w:rsidRDefault="00141CD9">
      <w:pPr>
        <w:pStyle w:val="normal0"/>
        <w:rPr>
          <w:rFonts w:ascii="Verdana" w:eastAsia="Verdana" w:hAnsi="Verdana" w:cs="Verdana"/>
          <w:b/>
          <w:bCs/>
          <w:color w:val="181717"/>
          <w:sz w:val="32"/>
          <w:szCs w:val="32"/>
          <w:highlight w:val="white"/>
        </w:rPr>
      </w:pPr>
    </w:p>
    <w:p w:rsidR="00141CD9" w:rsidRDefault="003C0DB1">
      <w:pPr>
        <w:pStyle w:val="Heading2"/>
        <w:keepNext w:val="0"/>
        <w:keepLines w:val="0"/>
        <w:spacing w:after="80" w:line="300" w:lineRule="auto"/>
        <w:rPr>
          <w:color w:val="181717"/>
          <w:sz w:val="35"/>
          <w:szCs w:val="35"/>
          <w:highlight w:val="white"/>
        </w:rPr>
      </w:pPr>
      <w:bookmarkStart w:id="125" w:name="_9npx672tcs71" w:colFirst="0" w:colLast="0"/>
      <w:bookmarkEnd w:id="125"/>
      <w:r>
        <w:rPr>
          <w:color w:val="181717"/>
          <w:sz w:val="35"/>
          <w:szCs w:val="35"/>
          <w:highlight w:val="white"/>
        </w:rPr>
        <w:t>The insertMany() method</w:t>
      </w:r>
    </w:p>
    <w:p w:rsidR="00141CD9" w:rsidRDefault="003C0DB1">
      <w:pPr>
        <w:pStyle w:val="normal0"/>
        <w:rPr>
          <w:rFonts w:ascii="Verdana" w:eastAsia="Verdana" w:hAnsi="Verdana" w:cs="Verdana"/>
          <w:b/>
          <w:bCs/>
          <w:sz w:val="23"/>
          <w:szCs w:val="23"/>
          <w:shd w:val="clear" w:color="auto" w:fill="EEEEEE"/>
        </w:rPr>
      </w:pPr>
      <w:r>
        <w:rPr>
          <w:rFonts w:ascii="Verdana" w:eastAsia="Verdana" w:hAnsi="Verdana" w:cs="Verdana"/>
          <w:b/>
          <w:bCs/>
          <w:sz w:val="23"/>
          <w:szCs w:val="23"/>
          <w:shd w:val="clear" w:color="auto" w:fill="EEEEEE"/>
        </w:rPr>
        <w:t>db</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empDetails</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insertMany</w:t>
      </w:r>
      <w:r>
        <w:rPr>
          <w:rFonts w:ascii="Verdana" w:eastAsia="Verdana" w:hAnsi="Verdana" w:cs="Verdana"/>
          <w:b/>
          <w:bCs/>
          <w:color w:val="666600"/>
          <w:sz w:val="23"/>
          <w:szCs w:val="23"/>
          <w:shd w:val="clear" w:color="auto" w:fill="EEEEEE"/>
        </w:rPr>
        <w:t>(</w:t>
      </w:r>
    </w:p>
    <w:p w:rsidR="00141CD9" w:rsidRDefault="003C0DB1">
      <w:pPr>
        <w:pStyle w:val="normal0"/>
        <w:rPr>
          <w:rFonts w:ascii="Verdana" w:eastAsia="Verdana" w:hAnsi="Verdana" w:cs="Verdana"/>
          <w:b/>
          <w:bCs/>
          <w:sz w:val="23"/>
          <w:szCs w:val="23"/>
          <w:shd w:val="clear" w:color="auto" w:fill="EEEEEE"/>
        </w:rPr>
      </w:pPr>
      <w:r>
        <w:rPr>
          <w:rFonts w:ascii="Verdana" w:eastAsia="Verdana" w:hAnsi="Verdana" w:cs="Verdana"/>
          <w:b/>
          <w:bCs/>
          <w:sz w:val="23"/>
          <w:szCs w:val="23"/>
          <w:shd w:val="clear" w:color="auto" w:fill="EEEEEE"/>
        </w:rPr>
        <w:tab/>
      </w:r>
      <w:r>
        <w:rPr>
          <w:rFonts w:ascii="Verdana" w:eastAsia="Verdana" w:hAnsi="Verdana" w:cs="Verdana"/>
          <w:b/>
          <w:bCs/>
          <w:color w:val="666600"/>
          <w:sz w:val="23"/>
          <w:szCs w:val="23"/>
          <w:shd w:val="clear" w:color="auto" w:fill="EEEEEE"/>
        </w:rPr>
        <w:t>[</w:t>
      </w:r>
    </w:p>
    <w:p w:rsidR="00141CD9" w:rsidRDefault="003C0DB1">
      <w:pPr>
        <w:pStyle w:val="normal0"/>
        <w:rPr>
          <w:rFonts w:ascii="Verdana" w:eastAsia="Verdana" w:hAnsi="Verdana" w:cs="Verdana"/>
          <w:b/>
          <w:bCs/>
          <w:sz w:val="23"/>
          <w:szCs w:val="23"/>
          <w:shd w:val="clear" w:color="auto" w:fill="EEEEEE"/>
        </w:rPr>
      </w:pPr>
      <w:r>
        <w:rPr>
          <w:rFonts w:ascii="Verdana" w:eastAsia="Verdana" w:hAnsi="Verdana" w:cs="Verdana"/>
          <w:b/>
          <w:bCs/>
          <w:sz w:val="23"/>
          <w:szCs w:val="23"/>
          <w:shd w:val="clear" w:color="auto" w:fill="EEEEEE"/>
        </w:rPr>
        <w:tab/>
      </w:r>
      <w:r>
        <w:rPr>
          <w:rFonts w:ascii="Verdana" w:eastAsia="Verdana" w:hAnsi="Verdana" w:cs="Verdana"/>
          <w:b/>
          <w:bCs/>
          <w:sz w:val="23"/>
          <w:szCs w:val="23"/>
          <w:shd w:val="clear" w:color="auto" w:fill="EEEEEE"/>
        </w:rPr>
        <w:tab/>
      </w:r>
      <w:r>
        <w:rPr>
          <w:rFonts w:ascii="Verdana" w:eastAsia="Verdana" w:hAnsi="Verdana" w:cs="Verdana"/>
          <w:b/>
          <w:bCs/>
          <w:color w:val="666600"/>
          <w:sz w:val="23"/>
          <w:szCs w:val="23"/>
          <w:shd w:val="clear" w:color="auto" w:fill="EEEEEE"/>
        </w:rPr>
        <w:t>{</w:t>
      </w:r>
    </w:p>
    <w:p w:rsidR="00141CD9" w:rsidRDefault="003C0DB1">
      <w:pPr>
        <w:pStyle w:val="normal0"/>
        <w:rPr>
          <w:rFonts w:ascii="Verdana" w:eastAsia="Verdana" w:hAnsi="Verdana" w:cs="Verdana"/>
          <w:b/>
          <w:bCs/>
          <w:sz w:val="23"/>
          <w:szCs w:val="23"/>
          <w:shd w:val="clear" w:color="auto" w:fill="EEEEEE"/>
        </w:rPr>
      </w:pPr>
      <w:r>
        <w:rPr>
          <w:rFonts w:ascii="Verdana" w:eastAsia="Verdana" w:hAnsi="Verdana" w:cs="Verdana"/>
          <w:b/>
          <w:bCs/>
          <w:sz w:val="23"/>
          <w:szCs w:val="23"/>
          <w:shd w:val="clear" w:color="auto" w:fill="EEEEEE"/>
        </w:rPr>
        <w:tab/>
      </w:r>
      <w:r>
        <w:rPr>
          <w:rFonts w:ascii="Verdana" w:eastAsia="Verdana" w:hAnsi="Verdana" w:cs="Verdana"/>
          <w:b/>
          <w:bCs/>
          <w:sz w:val="23"/>
          <w:szCs w:val="23"/>
          <w:shd w:val="clear" w:color="auto" w:fill="EEEEEE"/>
        </w:rPr>
        <w:tab/>
      </w:r>
      <w:r>
        <w:rPr>
          <w:rFonts w:ascii="Verdana" w:eastAsia="Verdana" w:hAnsi="Verdana" w:cs="Verdana"/>
          <w:b/>
          <w:bCs/>
          <w:sz w:val="23"/>
          <w:szCs w:val="23"/>
          <w:shd w:val="clear" w:color="auto" w:fill="EEEEEE"/>
        </w:rPr>
        <w:tab/>
      </w:r>
      <w:r>
        <w:rPr>
          <w:rFonts w:ascii="Verdana" w:eastAsia="Verdana" w:hAnsi="Verdana" w:cs="Verdana"/>
          <w:b/>
          <w:bCs/>
          <w:color w:val="660066"/>
          <w:sz w:val="23"/>
          <w:szCs w:val="23"/>
          <w:shd w:val="clear" w:color="auto" w:fill="EEEEEE"/>
        </w:rPr>
        <w:t>First_Name</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 xml:space="preserve"> </w:t>
      </w:r>
      <w:r>
        <w:rPr>
          <w:rFonts w:ascii="Verdana" w:eastAsia="Verdana" w:hAnsi="Verdana" w:cs="Verdana"/>
          <w:b/>
          <w:bCs/>
          <w:color w:val="008800"/>
          <w:sz w:val="23"/>
          <w:szCs w:val="23"/>
          <w:shd w:val="clear" w:color="auto" w:fill="EEEEEE"/>
        </w:rPr>
        <w:t>"Radhika"</w:t>
      </w:r>
      <w:r>
        <w:rPr>
          <w:rFonts w:ascii="Verdana" w:eastAsia="Verdana" w:hAnsi="Verdana" w:cs="Verdana"/>
          <w:b/>
          <w:bCs/>
          <w:color w:val="666600"/>
          <w:sz w:val="23"/>
          <w:szCs w:val="23"/>
          <w:shd w:val="clear" w:color="auto" w:fill="EEEEEE"/>
        </w:rPr>
        <w:t>,</w:t>
      </w:r>
    </w:p>
    <w:p w:rsidR="00141CD9" w:rsidRDefault="003C0DB1">
      <w:pPr>
        <w:pStyle w:val="normal0"/>
        <w:rPr>
          <w:rFonts w:ascii="Verdana" w:eastAsia="Verdana" w:hAnsi="Verdana" w:cs="Verdana"/>
          <w:b/>
          <w:bCs/>
          <w:sz w:val="23"/>
          <w:szCs w:val="23"/>
          <w:shd w:val="clear" w:color="auto" w:fill="EEEEEE"/>
        </w:rPr>
      </w:pPr>
      <w:r>
        <w:rPr>
          <w:rFonts w:ascii="Verdana" w:eastAsia="Verdana" w:hAnsi="Verdana" w:cs="Verdana"/>
          <w:b/>
          <w:bCs/>
          <w:sz w:val="23"/>
          <w:szCs w:val="23"/>
          <w:shd w:val="clear" w:color="auto" w:fill="EEEEEE"/>
        </w:rPr>
        <w:tab/>
      </w:r>
      <w:r>
        <w:rPr>
          <w:rFonts w:ascii="Verdana" w:eastAsia="Verdana" w:hAnsi="Verdana" w:cs="Verdana"/>
          <w:b/>
          <w:bCs/>
          <w:sz w:val="23"/>
          <w:szCs w:val="23"/>
          <w:shd w:val="clear" w:color="auto" w:fill="EEEEEE"/>
        </w:rPr>
        <w:tab/>
      </w:r>
      <w:r>
        <w:rPr>
          <w:rFonts w:ascii="Verdana" w:eastAsia="Verdana" w:hAnsi="Verdana" w:cs="Verdana"/>
          <w:b/>
          <w:bCs/>
          <w:sz w:val="23"/>
          <w:szCs w:val="23"/>
          <w:shd w:val="clear" w:color="auto" w:fill="EEEEEE"/>
        </w:rPr>
        <w:tab/>
      </w:r>
      <w:r>
        <w:rPr>
          <w:rFonts w:ascii="Verdana" w:eastAsia="Verdana" w:hAnsi="Verdana" w:cs="Verdana"/>
          <w:b/>
          <w:bCs/>
          <w:color w:val="660066"/>
          <w:sz w:val="23"/>
          <w:szCs w:val="23"/>
          <w:shd w:val="clear" w:color="auto" w:fill="EEEEEE"/>
        </w:rPr>
        <w:t>Last_Name</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 xml:space="preserve"> </w:t>
      </w:r>
      <w:r>
        <w:rPr>
          <w:rFonts w:ascii="Verdana" w:eastAsia="Verdana" w:hAnsi="Verdana" w:cs="Verdana"/>
          <w:b/>
          <w:bCs/>
          <w:color w:val="008800"/>
          <w:sz w:val="23"/>
          <w:szCs w:val="23"/>
          <w:shd w:val="clear" w:color="auto" w:fill="EEEEEE"/>
        </w:rPr>
        <w:t>"Sharma"</w:t>
      </w:r>
      <w:r>
        <w:rPr>
          <w:rFonts w:ascii="Verdana" w:eastAsia="Verdana" w:hAnsi="Verdana" w:cs="Verdana"/>
          <w:b/>
          <w:bCs/>
          <w:color w:val="666600"/>
          <w:sz w:val="23"/>
          <w:szCs w:val="23"/>
          <w:shd w:val="clear" w:color="auto" w:fill="EEEEEE"/>
        </w:rPr>
        <w:t>,</w:t>
      </w:r>
    </w:p>
    <w:p w:rsidR="00141CD9" w:rsidRDefault="003C0DB1">
      <w:pPr>
        <w:pStyle w:val="normal0"/>
        <w:rPr>
          <w:rFonts w:ascii="Verdana" w:eastAsia="Verdana" w:hAnsi="Verdana" w:cs="Verdana"/>
          <w:b/>
          <w:bCs/>
          <w:sz w:val="23"/>
          <w:szCs w:val="23"/>
          <w:shd w:val="clear" w:color="auto" w:fill="EEEEEE"/>
        </w:rPr>
      </w:pPr>
      <w:r>
        <w:rPr>
          <w:rFonts w:ascii="Verdana" w:eastAsia="Verdana" w:hAnsi="Verdana" w:cs="Verdana"/>
          <w:b/>
          <w:bCs/>
          <w:sz w:val="23"/>
          <w:szCs w:val="23"/>
          <w:shd w:val="clear" w:color="auto" w:fill="EEEEEE"/>
        </w:rPr>
        <w:tab/>
      </w:r>
      <w:r>
        <w:rPr>
          <w:rFonts w:ascii="Verdana" w:eastAsia="Verdana" w:hAnsi="Verdana" w:cs="Verdana"/>
          <w:b/>
          <w:bCs/>
          <w:sz w:val="23"/>
          <w:szCs w:val="23"/>
          <w:shd w:val="clear" w:color="auto" w:fill="EEEEEE"/>
        </w:rPr>
        <w:tab/>
      </w:r>
      <w:r>
        <w:rPr>
          <w:rFonts w:ascii="Verdana" w:eastAsia="Verdana" w:hAnsi="Verdana" w:cs="Verdana"/>
          <w:b/>
          <w:bCs/>
          <w:sz w:val="23"/>
          <w:szCs w:val="23"/>
          <w:shd w:val="clear" w:color="auto" w:fill="EEEEEE"/>
        </w:rPr>
        <w:tab/>
      </w:r>
      <w:r>
        <w:rPr>
          <w:rFonts w:ascii="Verdana" w:eastAsia="Verdana" w:hAnsi="Verdana" w:cs="Verdana"/>
          <w:b/>
          <w:bCs/>
          <w:color w:val="660066"/>
          <w:sz w:val="23"/>
          <w:szCs w:val="23"/>
          <w:shd w:val="clear" w:color="auto" w:fill="EEEEEE"/>
        </w:rPr>
        <w:t>Date_Of_Birth</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 xml:space="preserve"> </w:t>
      </w:r>
      <w:r>
        <w:rPr>
          <w:rFonts w:ascii="Verdana" w:eastAsia="Verdana" w:hAnsi="Verdana" w:cs="Verdana"/>
          <w:b/>
          <w:bCs/>
          <w:color w:val="008800"/>
          <w:sz w:val="23"/>
          <w:szCs w:val="23"/>
          <w:shd w:val="clear" w:color="auto" w:fill="EEEEEE"/>
        </w:rPr>
        <w:t>"1995-09-26"</w:t>
      </w:r>
      <w:r>
        <w:rPr>
          <w:rFonts w:ascii="Verdana" w:eastAsia="Verdana" w:hAnsi="Verdana" w:cs="Verdana"/>
          <w:b/>
          <w:bCs/>
          <w:color w:val="666600"/>
          <w:sz w:val="23"/>
          <w:szCs w:val="23"/>
          <w:shd w:val="clear" w:color="auto" w:fill="EEEEEE"/>
        </w:rPr>
        <w:t>,</w:t>
      </w:r>
    </w:p>
    <w:p w:rsidR="00141CD9" w:rsidRDefault="003C0DB1">
      <w:pPr>
        <w:pStyle w:val="normal0"/>
        <w:rPr>
          <w:rFonts w:ascii="Verdana" w:eastAsia="Verdana" w:hAnsi="Verdana" w:cs="Verdana"/>
          <w:b/>
          <w:bCs/>
          <w:sz w:val="23"/>
          <w:szCs w:val="23"/>
          <w:shd w:val="clear" w:color="auto" w:fill="EEEEEE"/>
        </w:rPr>
      </w:pPr>
      <w:r>
        <w:rPr>
          <w:rFonts w:ascii="Verdana" w:eastAsia="Verdana" w:hAnsi="Verdana" w:cs="Verdana"/>
          <w:b/>
          <w:bCs/>
          <w:sz w:val="23"/>
          <w:szCs w:val="23"/>
          <w:shd w:val="clear" w:color="auto" w:fill="EEEEEE"/>
        </w:rPr>
        <w:tab/>
      </w:r>
      <w:r>
        <w:rPr>
          <w:rFonts w:ascii="Verdana" w:eastAsia="Verdana" w:hAnsi="Verdana" w:cs="Verdana"/>
          <w:b/>
          <w:bCs/>
          <w:sz w:val="23"/>
          <w:szCs w:val="23"/>
          <w:shd w:val="clear" w:color="auto" w:fill="EEEEEE"/>
        </w:rPr>
        <w:tab/>
      </w:r>
      <w:r>
        <w:rPr>
          <w:rFonts w:ascii="Verdana" w:eastAsia="Verdana" w:hAnsi="Verdana" w:cs="Verdana"/>
          <w:b/>
          <w:bCs/>
          <w:sz w:val="23"/>
          <w:szCs w:val="23"/>
          <w:shd w:val="clear" w:color="auto" w:fill="EEEEEE"/>
        </w:rPr>
        <w:tab/>
        <w:t>e_mail</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 xml:space="preserve"> </w:t>
      </w:r>
      <w:r>
        <w:rPr>
          <w:rFonts w:ascii="Verdana" w:eastAsia="Verdana" w:hAnsi="Verdana" w:cs="Verdana"/>
          <w:b/>
          <w:bCs/>
          <w:color w:val="008800"/>
          <w:sz w:val="23"/>
          <w:szCs w:val="23"/>
          <w:shd w:val="clear" w:color="auto" w:fill="EEEEEE"/>
        </w:rPr>
        <w:t>"radhika_sharma.123@gmail.com"</w:t>
      </w:r>
      <w:r>
        <w:rPr>
          <w:rFonts w:ascii="Verdana" w:eastAsia="Verdana" w:hAnsi="Verdana" w:cs="Verdana"/>
          <w:b/>
          <w:bCs/>
          <w:color w:val="666600"/>
          <w:sz w:val="23"/>
          <w:szCs w:val="23"/>
          <w:shd w:val="clear" w:color="auto" w:fill="EEEEEE"/>
        </w:rPr>
        <w:t>,</w:t>
      </w:r>
    </w:p>
    <w:p w:rsidR="00141CD9" w:rsidRDefault="003C0DB1">
      <w:pPr>
        <w:pStyle w:val="normal0"/>
        <w:rPr>
          <w:rFonts w:ascii="Verdana" w:eastAsia="Verdana" w:hAnsi="Verdana" w:cs="Verdana"/>
          <w:b/>
          <w:bCs/>
          <w:sz w:val="23"/>
          <w:szCs w:val="23"/>
          <w:shd w:val="clear" w:color="auto" w:fill="EEEEEE"/>
        </w:rPr>
      </w:pPr>
      <w:r>
        <w:rPr>
          <w:rFonts w:ascii="Verdana" w:eastAsia="Verdana" w:hAnsi="Verdana" w:cs="Verdana"/>
          <w:b/>
          <w:bCs/>
          <w:sz w:val="23"/>
          <w:szCs w:val="23"/>
          <w:shd w:val="clear" w:color="auto" w:fill="EEEEEE"/>
        </w:rPr>
        <w:tab/>
      </w:r>
      <w:r>
        <w:rPr>
          <w:rFonts w:ascii="Verdana" w:eastAsia="Verdana" w:hAnsi="Verdana" w:cs="Verdana"/>
          <w:b/>
          <w:bCs/>
          <w:sz w:val="23"/>
          <w:szCs w:val="23"/>
          <w:shd w:val="clear" w:color="auto" w:fill="EEEEEE"/>
        </w:rPr>
        <w:tab/>
      </w:r>
      <w:r>
        <w:rPr>
          <w:rFonts w:ascii="Verdana" w:eastAsia="Verdana" w:hAnsi="Verdana" w:cs="Verdana"/>
          <w:b/>
          <w:bCs/>
          <w:sz w:val="23"/>
          <w:szCs w:val="23"/>
          <w:shd w:val="clear" w:color="auto" w:fill="EEEEEE"/>
        </w:rPr>
        <w:tab/>
        <w:t>phone</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 xml:space="preserve"> </w:t>
      </w:r>
      <w:r>
        <w:rPr>
          <w:rFonts w:ascii="Verdana" w:eastAsia="Verdana" w:hAnsi="Verdana" w:cs="Verdana"/>
          <w:b/>
          <w:bCs/>
          <w:color w:val="008800"/>
          <w:sz w:val="23"/>
          <w:szCs w:val="23"/>
          <w:shd w:val="clear" w:color="auto" w:fill="EEEEEE"/>
        </w:rPr>
        <w:t>"9000012345"</w:t>
      </w:r>
    </w:p>
    <w:p w:rsidR="00141CD9" w:rsidRDefault="003C0DB1">
      <w:pPr>
        <w:pStyle w:val="normal0"/>
        <w:rPr>
          <w:rFonts w:ascii="Verdana" w:eastAsia="Verdana" w:hAnsi="Verdana" w:cs="Verdana"/>
          <w:b/>
          <w:bCs/>
          <w:sz w:val="23"/>
          <w:szCs w:val="23"/>
          <w:shd w:val="clear" w:color="auto" w:fill="EEEEEE"/>
        </w:rPr>
      </w:pPr>
      <w:r>
        <w:rPr>
          <w:rFonts w:ascii="Verdana" w:eastAsia="Verdana" w:hAnsi="Verdana" w:cs="Verdana"/>
          <w:b/>
          <w:bCs/>
          <w:sz w:val="23"/>
          <w:szCs w:val="23"/>
          <w:shd w:val="clear" w:color="auto" w:fill="EEEEEE"/>
        </w:rPr>
        <w:tab/>
      </w:r>
      <w:r>
        <w:rPr>
          <w:rFonts w:ascii="Verdana" w:eastAsia="Verdana" w:hAnsi="Verdana" w:cs="Verdana"/>
          <w:b/>
          <w:bCs/>
          <w:sz w:val="23"/>
          <w:szCs w:val="23"/>
          <w:shd w:val="clear" w:color="auto" w:fill="EEEEEE"/>
        </w:rPr>
        <w:tab/>
      </w:r>
      <w:r>
        <w:rPr>
          <w:rFonts w:ascii="Verdana" w:eastAsia="Verdana" w:hAnsi="Verdana" w:cs="Verdana"/>
          <w:b/>
          <w:bCs/>
          <w:color w:val="666600"/>
          <w:sz w:val="23"/>
          <w:szCs w:val="23"/>
          <w:shd w:val="clear" w:color="auto" w:fill="EEEEEE"/>
        </w:rPr>
        <w:t>},</w:t>
      </w:r>
    </w:p>
    <w:p w:rsidR="00141CD9" w:rsidRDefault="003C0DB1">
      <w:pPr>
        <w:pStyle w:val="normal0"/>
        <w:rPr>
          <w:rFonts w:ascii="Verdana" w:eastAsia="Verdana" w:hAnsi="Verdana" w:cs="Verdana"/>
          <w:b/>
          <w:bCs/>
          <w:sz w:val="23"/>
          <w:szCs w:val="23"/>
          <w:shd w:val="clear" w:color="auto" w:fill="EEEEEE"/>
        </w:rPr>
      </w:pPr>
      <w:r>
        <w:rPr>
          <w:rFonts w:ascii="Verdana" w:eastAsia="Verdana" w:hAnsi="Verdana" w:cs="Verdana"/>
          <w:b/>
          <w:bCs/>
          <w:sz w:val="23"/>
          <w:szCs w:val="23"/>
          <w:shd w:val="clear" w:color="auto" w:fill="EEEEEE"/>
        </w:rPr>
        <w:tab/>
      </w:r>
      <w:r>
        <w:rPr>
          <w:rFonts w:ascii="Verdana" w:eastAsia="Verdana" w:hAnsi="Verdana" w:cs="Verdana"/>
          <w:b/>
          <w:bCs/>
          <w:sz w:val="23"/>
          <w:szCs w:val="23"/>
          <w:shd w:val="clear" w:color="auto" w:fill="EEEEEE"/>
        </w:rPr>
        <w:tab/>
      </w:r>
      <w:r>
        <w:rPr>
          <w:rFonts w:ascii="Verdana" w:eastAsia="Verdana" w:hAnsi="Verdana" w:cs="Verdana"/>
          <w:b/>
          <w:bCs/>
          <w:color w:val="666600"/>
          <w:sz w:val="23"/>
          <w:szCs w:val="23"/>
          <w:shd w:val="clear" w:color="auto" w:fill="EEEEEE"/>
        </w:rPr>
        <w:t>{</w:t>
      </w:r>
    </w:p>
    <w:p w:rsidR="00141CD9" w:rsidRDefault="003C0DB1">
      <w:pPr>
        <w:pStyle w:val="normal0"/>
        <w:rPr>
          <w:rFonts w:ascii="Verdana" w:eastAsia="Verdana" w:hAnsi="Verdana" w:cs="Verdana"/>
          <w:b/>
          <w:bCs/>
          <w:sz w:val="23"/>
          <w:szCs w:val="23"/>
          <w:shd w:val="clear" w:color="auto" w:fill="EEEEEE"/>
        </w:rPr>
      </w:pPr>
      <w:r>
        <w:rPr>
          <w:rFonts w:ascii="Verdana" w:eastAsia="Verdana" w:hAnsi="Verdana" w:cs="Verdana"/>
          <w:b/>
          <w:bCs/>
          <w:sz w:val="23"/>
          <w:szCs w:val="23"/>
          <w:shd w:val="clear" w:color="auto" w:fill="EEEEEE"/>
        </w:rPr>
        <w:tab/>
      </w:r>
      <w:r>
        <w:rPr>
          <w:rFonts w:ascii="Verdana" w:eastAsia="Verdana" w:hAnsi="Verdana" w:cs="Verdana"/>
          <w:b/>
          <w:bCs/>
          <w:sz w:val="23"/>
          <w:szCs w:val="23"/>
          <w:shd w:val="clear" w:color="auto" w:fill="EEEEEE"/>
        </w:rPr>
        <w:tab/>
      </w:r>
      <w:r>
        <w:rPr>
          <w:rFonts w:ascii="Verdana" w:eastAsia="Verdana" w:hAnsi="Verdana" w:cs="Verdana"/>
          <w:b/>
          <w:bCs/>
          <w:sz w:val="23"/>
          <w:szCs w:val="23"/>
          <w:shd w:val="clear" w:color="auto" w:fill="EEEEEE"/>
        </w:rPr>
        <w:tab/>
      </w:r>
      <w:r>
        <w:rPr>
          <w:rFonts w:ascii="Verdana" w:eastAsia="Verdana" w:hAnsi="Verdana" w:cs="Verdana"/>
          <w:b/>
          <w:bCs/>
          <w:color w:val="660066"/>
          <w:sz w:val="23"/>
          <w:szCs w:val="23"/>
          <w:shd w:val="clear" w:color="auto" w:fill="EEEEEE"/>
        </w:rPr>
        <w:t>First_Name</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 xml:space="preserve"> </w:t>
      </w:r>
      <w:r>
        <w:rPr>
          <w:rFonts w:ascii="Verdana" w:eastAsia="Verdana" w:hAnsi="Verdana" w:cs="Verdana"/>
          <w:b/>
          <w:bCs/>
          <w:color w:val="008800"/>
          <w:sz w:val="23"/>
          <w:szCs w:val="23"/>
          <w:shd w:val="clear" w:color="auto" w:fill="EEEEEE"/>
        </w:rPr>
        <w:t>"Rachel"</w:t>
      </w:r>
      <w:r>
        <w:rPr>
          <w:rFonts w:ascii="Verdana" w:eastAsia="Verdana" w:hAnsi="Verdana" w:cs="Verdana"/>
          <w:b/>
          <w:bCs/>
          <w:color w:val="666600"/>
          <w:sz w:val="23"/>
          <w:szCs w:val="23"/>
          <w:shd w:val="clear" w:color="auto" w:fill="EEEEEE"/>
        </w:rPr>
        <w:t>,</w:t>
      </w:r>
    </w:p>
    <w:p w:rsidR="00141CD9" w:rsidRDefault="003C0DB1">
      <w:pPr>
        <w:pStyle w:val="normal0"/>
        <w:rPr>
          <w:rFonts w:ascii="Verdana" w:eastAsia="Verdana" w:hAnsi="Verdana" w:cs="Verdana"/>
          <w:b/>
          <w:bCs/>
          <w:sz w:val="23"/>
          <w:szCs w:val="23"/>
          <w:shd w:val="clear" w:color="auto" w:fill="EEEEEE"/>
        </w:rPr>
      </w:pPr>
      <w:r>
        <w:rPr>
          <w:rFonts w:ascii="Verdana" w:eastAsia="Verdana" w:hAnsi="Verdana" w:cs="Verdana"/>
          <w:b/>
          <w:bCs/>
          <w:sz w:val="23"/>
          <w:szCs w:val="23"/>
          <w:shd w:val="clear" w:color="auto" w:fill="EEEEEE"/>
        </w:rPr>
        <w:tab/>
      </w:r>
      <w:r>
        <w:rPr>
          <w:rFonts w:ascii="Verdana" w:eastAsia="Verdana" w:hAnsi="Verdana" w:cs="Verdana"/>
          <w:b/>
          <w:bCs/>
          <w:sz w:val="23"/>
          <w:szCs w:val="23"/>
          <w:shd w:val="clear" w:color="auto" w:fill="EEEEEE"/>
        </w:rPr>
        <w:tab/>
      </w:r>
      <w:r>
        <w:rPr>
          <w:rFonts w:ascii="Verdana" w:eastAsia="Verdana" w:hAnsi="Verdana" w:cs="Verdana"/>
          <w:b/>
          <w:bCs/>
          <w:sz w:val="23"/>
          <w:szCs w:val="23"/>
          <w:shd w:val="clear" w:color="auto" w:fill="EEEEEE"/>
        </w:rPr>
        <w:tab/>
      </w:r>
      <w:r>
        <w:rPr>
          <w:rFonts w:ascii="Verdana" w:eastAsia="Verdana" w:hAnsi="Verdana" w:cs="Verdana"/>
          <w:b/>
          <w:bCs/>
          <w:color w:val="660066"/>
          <w:sz w:val="23"/>
          <w:szCs w:val="23"/>
          <w:shd w:val="clear" w:color="auto" w:fill="EEEEEE"/>
        </w:rPr>
        <w:t>Last_Name</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 xml:space="preserve"> </w:t>
      </w:r>
      <w:r>
        <w:rPr>
          <w:rFonts w:ascii="Verdana" w:eastAsia="Verdana" w:hAnsi="Verdana" w:cs="Verdana"/>
          <w:b/>
          <w:bCs/>
          <w:color w:val="008800"/>
          <w:sz w:val="23"/>
          <w:szCs w:val="23"/>
          <w:shd w:val="clear" w:color="auto" w:fill="EEEEEE"/>
        </w:rPr>
        <w:t>"Christopher"</w:t>
      </w:r>
      <w:r>
        <w:rPr>
          <w:rFonts w:ascii="Verdana" w:eastAsia="Verdana" w:hAnsi="Verdana" w:cs="Verdana"/>
          <w:b/>
          <w:bCs/>
          <w:color w:val="666600"/>
          <w:sz w:val="23"/>
          <w:szCs w:val="23"/>
          <w:shd w:val="clear" w:color="auto" w:fill="EEEEEE"/>
        </w:rPr>
        <w:t>,</w:t>
      </w:r>
    </w:p>
    <w:p w:rsidR="00141CD9" w:rsidRDefault="003C0DB1">
      <w:pPr>
        <w:pStyle w:val="normal0"/>
        <w:rPr>
          <w:rFonts w:ascii="Verdana" w:eastAsia="Verdana" w:hAnsi="Verdana" w:cs="Verdana"/>
          <w:b/>
          <w:bCs/>
          <w:sz w:val="23"/>
          <w:szCs w:val="23"/>
          <w:shd w:val="clear" w:color="auto" w:fill="EEEEEE"/>
        </w:rPr>
      </w:pPr>
      <w:r>
        <w:rPr>
          <w:rFonts w:ascii="Verdana" w:eastAsia="Verdana" w:hAnsi="Verdana" w:cs="Verdana"/>
          <w:b/>
          <w:bCs/>
          <w:sz w:val="23"/>
          <w:szCs w:val="23"/>
          <w:shd w:val="clear" w:color="auto" w:fill="EEEEEE"/>
        </w:rPr>
        <w:tab/>
      </w:r>
      <w:r>
        <w:rPr>
          <w:rFonts w:ascii="Verdana" w:eastAsia="Verdana" w:hAnsi="Verdana" w:cs="Verdana"/>
          <w:b/>
          <w:bCs/>
          <w:sz w:val="23"/>
          <w:szCs w:val="23"/>
          <w:shd w:val="clear" w:color="auto" w:fill="EEEEEE"/>
        </w:rPr>
        <w:tab/>
      </w:r>
      <w:r>
        <w:rPr>
          <w:rFonts w:ascii="Verdana" w:eastAsia="Verdana" w:hAnsi="Verdana" w:cs="Verdana"/>
          <w:b/>
          <w:bCs/>
          <w:sz w:val="23"/>
          <w:szCs w:val="23"/>
          <w:shd w:val="clear" w:color="auto" w:fill="EEEEEE"/>
        </w:rPr>
        <w:tab/>
      </w:r>
      <w:r>
        <w:rPr>
          <w:rFonts w:ascii="Verdana" w:eastAsia="Verdana" w:hAnsi="Verdana" w:cs="Verdana"/>
          <w:b/>
          <w:bCs/>
          <w:color w:val="660066"/>
          <w:sz w:val="23"/>
          <w:szCs w:val="23"/>
          <w:shd w:val="clear" w:color="auto" w:fill="EEEEEE"/>
        </w:rPr>
        <w:t>Date_Of_Birth</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 xml:space="preserve"> </w:t>
      </w:r>
      <w:r>
        <w:rPr>
          <w:rFonts w:ascii="Verdana" w:eastAsia="Verdana" w:hAnsi="Verdana" w:cs="Verdana"/>
          <w:b/>
          <w:bCs/>
          <w:color w:val="008800"/>
          <w:sz w:val="23"/>
          <w:szCs w:val="23"/>
          <w:shd w:val="clear" w:color="auto" w:fill="EEEEEE"/>
        </w:rPr>
        <w:t>"1990-02-16"</w:t>
      </w:r>
      <w:r>
        <w:rPr>
          <w:rFonts w:ascii="Verdana" w:eastAsia="Verdana" w:hAnsi="Verdana" w:cs="Verdana"/>
          <w:b/>
          <w:bCs/>
          <w:color w:val="666600"/>
          <w:sz w:val="23"/>
          <w:szCs w:val="23"/>
          <w:shd w:val="clear" w:color="auto" w:fill="EEEEEE"/>
        </w:rPr>
        <w:t>,</w:t>
      </w:r>
    </w:p>
    <w:p w:rsidR="00141CD9" w:rsidRDefault="003C0DB1">
      <w:pPr>
        <w:pStyle w:val="normal0"/>
        <w:rPr>
          <w:rFonts w:ascii="Verdana" w:eastAsia="Verdana" w:hAnsi="Verdana" w:cs="Verdana"/>
          <w:b/>
          <w:bCs/>
          <w:sz w:val="23"/>
          <w:szCs w:val="23"/>
          <w:shd w:val="clear" w:color="auto" w:fill="EEEEEE"/>
        </w:rPr>
      </w:pPr>
      <w:r>
        <w:rPr>
          <w:rFonts w:ascii="Verdana" w:eastAsia="Verdana" w:hAnsi="Verdana" w:cs="Verdana"/>
          <w:b/>
          <w:bCs/>
          <w:sz w:val="23"/>
          <w:szCs w:val="23"/>
          <w:shd w:val="clear" w:color="auto" w:fill="EEEEEE"/>
        </w:rPr>
        <w:tab/>
      </w:r>
      <w:r>
        <w:rPr>
          <w:rFonts w:ascii="Verdana" w:eastAsia="Verdana" w:hAnsi="Verdana" w:cs="Verdana"/>
          <w:b/>
          <w:bCs/>
          <w:sz w:val="23"/>
          <w:szCs w:val="23"/>
          <w:shd w:val="clear" w:color="auto" w:fill="EEEEEE"/>
        </w:rPr>
        <w:tab/>
      </w:r>
      <w:r>
        <w:rPr>
          <w:rFonts w:ascii="Verdana" w:eastAsia="Verdana" w:hAnsi="Verdana" w:cs="Verdana"/>
          <w:b/>
          <w:bCs/>
          <w:sz w:val="23"/>
          <w:szCs w:val="23"/>
          <w:shd w:val="clear" w:color="auto" w:fill="EEEEEE"/>
        </w:rPr>
        <w:tab/>
        <w:t>e_mail</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 xml:space="preserve"> </w:t>
      </w:r>
      <w:r>
        <w:rPr>
          <w:rFonts w:ascii="Verdana" w:eastAsia="Verdana" w:hAnsi="Verdana" w:cs="Verdana"/>
          <w:b/>
          <w:bCs/>
          <w:color w:val="008800"/>
          <w:sz w:val="23"/>
          <w:szCs w:val="23"/>
          <w:shd w:val="clear" w:color="auto" w:fill="EEEEEE"/>
        </w:rPr>
        <w:t>"Rachel_Christopher.123@gmail.com"</w:t>
      </w:r>
      <w:r>
        <w:rPr>
          <w:rFonts w:ascii="Verdana" w:eastAsia="Verdana" w:hAnsi="Verdana" w:cs="Verdana"/>
          <w:b/>
          <w:bCs/>
          <w:color w:val="666600"/>
          <w:sz w:val="23"/>
          <w:szCs w:val="23"/>
          <w:shd w:val="clear" w:color="auto" w:fill="EEEEEE"/>
        </w:rPr>
        <w:t>,</w:t>
      </w:r>
    </w:p>
    <w:p w:rsidR="00141CD9" w:rsidRDefault="003C0DB1">
      <w:pPr>
        <w:pStyle w:val="normal0"/>
        <w:rPr>
          <w:rFonts w:ascii="Verdana" w:eastAsia="Verdana" w:hAnsi="Verdana" w:cs="Verdana"/>
          <w:b/>
          <w:bCs/>
          <w:sz w:val="23"/>
          <w:szCs w:val="23"/>
          <w:shd w:val="clear" w:color="auto" w:fill="EEEEEE"/>
        </w:rPr>
      </w:pPr>
      <w:r>
        <w:rPr>
          <w:rFonts w:ascii="Verdana" w:eastAsia="Verdana" w:hAnsi="Verdana" w:cs="Verdana"/>
          <w:b/>
          <w:bCs/>
          <w:sz w:val="23"/>
          <w:szCs w:val="23"/>
          <w:shd w:val="clear" w:color="auto" w:fill="EEEEEE"/>
        </w:rPr>
        <w:tab/>
      </w:r>
      <w:r>
        <w:rPr>
          <w:rFonts w:ascii="Verdana" w:eastAsia="Verdana" w:hAnsi="Verdana" w:cs="Verdana"/>
          <w:b/>
          <w:bCs/>
          <w:sz w:val="23"/>
          <w:szCs w:val="23"/>
          <w:shd w:val="clear" w:color="auto" w:fill="EEEEEE"/>
        </w:rPr>
        <w:tab/>
      </w:r>
      <w:r>
        <w:rPr>
          <w:rFonts w:ascii="Verdana" w:eastAsia="Verdana" w:hAnsi="Verdana" w:cs="Verdana"/>
          <w:b/>
          <w:bCs/>
          <w:sz w:val="23"/>
          <w:szCs w:val="23"/>
          <w:shd w:val="clear" w:color="auto" w:fill="EEEEEE"/>
        </w:rPr>
        <w:tab/>
        <w:t>phone</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 xml:space="preserve"> </w:t>
      </w:r>
      <w:r>
        <w:rPr>
          <w:rFonts w:ascii="Verdana" w:eastAsia="Verdana" w:hAnsi="Verdana" w:cs="Verdana"/>
          <w:b/>
          <w:bCs/>
          <w:color w:val="008800"/>
          <w:sz w:val="23"/>
          <w:szCs w:val="23"/>
          <w:shd w:val="clear" w:color="auto" w:fill="EEEEEE"/>
        </w:rPr>
        <w:t>"9000054321"</w:t>
      </w:r>
    </w:p>
    <w:p w:rsidR="00141CD9" w:rsidRDefault="003C0DB1">
      <w:pPr>
        <w:pStyle w:val="normal0"/>
        <w:rPr>
          <w:rFonts w:ascii="Verdana" w:eastAsia="Verdana" w:hAnsi="Verdana" w:cs="Verdana"/>
          <w:b/>
          <w:bCs/>
          <w:sz w:val="23"/>
          <w:szCs w:val="23"/>
          <w:shd w:val="clear" w:color="auto" w:fill="EEEEEE"/>
        </w:rPr>
      </w:pPr>
      <w:r>
        <w:rPr>
          <w:rFonts w:ascii="Verdana" w:eastAsia="Verdana" w:hAnsi="Verdana" w:cs="Verdana"/>
          <w:b/>
          <w:bCs/>
          <w:sz w:val="23"/>
          <w:szCs w:val="23"/>
          <w:shd w:val="clear" w:color="auto" w:fill="EEEEEE"/>
        </w:rPr>
        <w:tab/>
      </w:r>
      <w:r>
        <w:rPr>
          <w:rFonts w:ascii="Verdana" w:eastAsia="Verdana" w:hAnsi="Verdana" w:cs="Verdana"/>
          <w:b/>
          <w:bCs/>
          <w:sz w:val="23"/>
          <w:szCs w:val="23"/>
          <w:shd w:val="clear" w:color="auto" w:fill="EEEEEE"/>
        </w:rPr>
        <w:tab/>
      </w:r>
      <w:r>
        <w:rPr>
          <w:rFonts w:ascii="Verdana" w:eastAsia="Verdana" w:hAnsi="Verdana" w:cs="Verdana"/>
          <w:b/>
          <w:bCs/>
          <w:color w:val="666600"/>
          <w:sz w:val="23"/>
          <w:szCs w:val="23"/>
          <w:shd w:val="clear" w:color="auto" w:fill="EEEEEE"/>
        </w:rPr>
        <w:t>},</w:t>
      </w:r>
    </w:p>
    <w:p w:rsidR="00141CD9" w:rsidRDefault="003C0DB1">
      <w:pPr>
        <w:pStyle w:val="normal0"/>
        <w:rPr>
          <w:rFonts w:ascii="Verdana" w:eastAsia="Verdana" w:hAnsi="Verdana" w:cs="Verdana"/>
          <w:b/>
          <w:bCs/>
          <w:sz w:val="23"/>
          <w:szCs w:val="23"/>
          <w:shd w:val="clear" w:color="auto" w:fill="EEEEEE"/>
        </w:rPr>
      </w:pPr>
      <w:r>
        <w:rPr>
          <w:rFonts w:ascii="Verdana" w:eastAsia="Verdana" w:hAnsi="Verdana" w:cs="Verdana"/>
          <w:b/>
          <w:bCs/>
          <w:sz w:val="23"/>
          <w:szCs w:val="23"/>
          <w:shd w:val="clear" w:color="auto" w:fill="EEEEEE"/>
        </w:rPr>
        <w:tab/>
      </w:r>
      <w:r>
        <w:rPr>
          <w:rFonts w:ascii="Verdana" w:eastAsia="Verdana" w:hAnsi="Verdana" w:cs="Verdana"/>
          <w:b/>
          <w:bCs/>
          <w:sz w:val="23"/>
          <w:szCs w:val="23"/>
          <w:shd w:val="clear" w:color="auto" w:fill="EEEEEE"/>
        </w:rPr>
        <w:tab/>
      </w:r>
      <w:r>
        <w:rPr>
          <w:rFonts w:ascii="Verdana" w:eastAsia="Verdana" w:hAnsi="Verdana" w:cs="Verdana"/>
          <w:b/>
          <w:bCs/>
          <w:color w:val="666600"/>
          <w:sz w:val="23"/>
          <w:szCs w:val="23"/>
          <w:shd w:val="clear" w:color="auto" w:fill="EEEEEE"/>
        </w:rPr>
        <w:t>{</w:t>
      </w:r>
    </w:p>
    <w:p w:rsidR="00141CD9" w:rsidRDefault="003C0DB1">
      <w:pPr>
        <w:pStyle w:val="normal0"/>
        <w:rPr>
          <w:rFonts w:ascii="Verdana" w:eastAsia="Verdana" w:hAnsi="Verdana" w:cs="Verdana"/>
          <w:b/>
          <w:bCs/>
          <w:sz w:val="23"/>
          <w:szCs w:val="23"/>
          <w:shd w:val="clear" w:color="auto" w:fill="EEEEEE"/>
        </w:rPr>
      </w:pPr>
      <w:r>
        <w:rPr>
          <w:rFonts w:ascii="Verdana" w:eastAsia="Verdana" w:hAnsi="Verdana" w:cs="Verdana"/>
          <w:b/>
          <w:bCs/>
          <w:sz w:val="23"/>
          <w:szCs w:val="23"/>
          <w:shd w:val="clear" w:color="auto" w:fill="EEEEEE"/>
        </w:rPr>
        <w:tab/>
      </w:r>
      <w:r>
        <w:rPr>
          <w:rFonts w:ascii="Verdana" w:eastAsia="Verdana" w:hAnsi="Verdana" w:cs="Verdana"/>
          <w:b/>
          <w:bCs/>
          <w:sz w:val="23"/>
          <w:szCs w:val="23"/>
          <w:shd w:val="clear" w:color="auto" w:fill="EEEEEE"/>
        </w:rPr>
        <w:tab/>
      </w:r>
      <w:r>
        <w:rPr>
          <w:rFonts w:ascii="Verdana" w:eastAsia="Verdana" w:hAnsi="Verdana" w:cs="Verdana"/>
          <w:b/>
          <w:bCs/>
          <w:sz w:val="23"/>
          <w:szCs w:val="23"/>
          <w:shd w:val="clear" w:color="auto" w:fill="EEEEEE"/>
        </w:rPr>
        <w:tab/>
      </w:r>
      <w:r>
        <w:rPr>
          <w:rFonts w:ascii="Verdana" w:eastAsia="Verdana" w:hAnsi="Verdana" w:cs="Verdana"/>
          <w:b/>
          <w:bCs/>
          <w:color w:val="660066"/>
          <w:sz w:val="23"/>
          <w:szCs w:val="23"/>
          <w:shd w:val="clear" w:color="auto" w:fill="EEEEEE"/>
        </w:rPr>
        <w:t>First_Name</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 xml:space="preserve"> </w:t>
      </w:r>
      <w:r>
        <w:rPr>
          <w:rFonts w:ascii="Verdana" w:eastAsia="Verdana" w:hAnsi="Verdana" w:cs="Verdana"/>
          <w:b/>
          <w:bCs/>
          <w:color w:val="008800"/>
          <w:sz w:val="23"/>
          <w:szCs w:val="23"/>
          <w:shd w:val="clear" w:color="auto" w:fill="EEEEEE"/>
        </w:rPr>
        <w:t>"Fathima"</w:t>
      </w:r>
      <w:r>
        <w:rPr>
          <w:rFonts w:ascii="Verdana" w:eastAsia="Verdana" w:hAnsi="Verdana" w:cs="Verdana"/>
          <w:b/>
          <w:bCs/>
          <w:color w:val="666600"/>
          <w:sz w:val="23"/>
          <w:szCs w:val="23"/>
          <w:shd w:val="clear" w:color="auto" w:fill="EEEEEE"/>
        </w:rPr>
        <w:t>,</w:t>
      </w:r>
    </w:p>
    <w:p w:rsidR="00141CD9" w:rsidRDefault="003C0DB1">
      <w:pPr>
        <w:pStyle w:val="normal0"/>
        <w:rPr>
          <w:rFonts w:ascii="Verdana" w:eastAsia="Verdana" w:hAnsi="Verdana" w:cs="Verdana"/>
          <w:b/>
          <w:bCs/>
          <w:sz w:val="23"/>
          <w:szCs w:val="23"/>
          <w:shd w:val="clear" w:color="auto" w:fill="EEEEEE"/>
        </w:rPr>
      </w:pPr>
      <w:r>
        <w:rPr>
          <w:rFonts w:ascii="Verdana" w:eastAsia="Verdana" w:hAnsi="Verdana" w:cs="Verdana"/>
          <w:b/>
          <w:bCs/>
          <w:sz w:val="23"/>
          <w:szCs w:val="23"/>
          <w:shd w:val="clear" w:color="auto" w:fill="EEEEEE"/>
        </w:rPr>
        <w:tab/>
      </w:r>
      <w:r>
        <w:rPr>
          <w:rFonts w:ascii="Verdana" w:eastAsia="Verdana" w:hAnsi="Verdana" w:cs="Verdana"/>
          <w:b/>
          <w:bCs/>
          <w:sz w:val="23"/>
          <w:szCs w:val="23"/>
          <w:shd w:val="clear" w:color="auto" w:fill="EEEEEE"/>
        </w:rPr>
        <w:tab/>
      </w:r>
      <w:r>
        <w:rPr>
          <w:rFonts w:ascii="Verdana" w:eastAsia="Verdana" w:hAnsi="Verdana" w:cs="Verdana"/>
          <w:b/>
          <w:bCs/>
          <w:sz w:val="23"/>
          <w:szCs w:val="23"/>
          <w:shd w:val="clear" w:color="auto" w:fill="EEEEEE"/>
        </w:rPr>
        <w:tab/>
      </w:r>
      <w:r>
        <w:rPr>
          <w:rFonts w:ascii="Verdana" w:eastAsia="Verdana" w:hAnsi="Verdana" w:cs="Verdana"/>
          <w:b/>
          <w:bCs/>
          <w:color w:val="660066"/>
          <w:sz w:val="23"/>
          <w:szCs w:val="23"/>
          <w:shd w:val="clear" w:color="auto" w:fill="EEEEEE"/>
        </w:rPr>
        <w:t>Last_Name</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 xml:space="preserve"> </w:t>
      </w:r>
      <w:r>
        <w:rPr>
          <w:rFonts w:ascii="Verdana" w:eastAsia="Verdana" w:hAnsi="Verdana" w:cs="Verdana"/>
          <w:b/>
          <w:bCs/>
          <w:color w:val="008800"/>
          <w:sz w:val="23"/>
          <w:szCs w:val="23"/>
          <w:shd w:val="clear" w:color="auto" w:fill="EEEEEE"/>
        </w:rPr>
        <w:t>"Sheik"</w:t>
      </w:r>
      <w:r>
        <w:rPr>
          <w:rFonts w:ascii="Verdana" w:eastAsia="Verdana" w:hAnsi="Verdana" w:cs="Verdana"/>
          <w:b/>
          <w:bCs/>
          <w:color w:val="666600"/>
          <w:sz w:val="23"/>
          <w:szCs w:val="23"/>
          <w:shd w:val="clear" w:color="auto" w:fill="EEEEEE"/>
        </w:rPr>
        <w:t>,</w:t>
      </w:r>
    </w:p>
    <w:p w:rsidR="00141CD9" w:rsidRDefault="003C0DB1">
      <w:pPr>
        <w:pStyle w:val="normal0"/>
        <w:rPr>
          <w:rFonts w:ascii="Verdana" w:eastAsia="Verdana" w:hAnsi="Verdana" w:cs="Verdana"/>
          <w:b/>
          <w:bCs/>
          <w:sz w:val="23"/>
          <w:szCs w:val="23"/>
          <w:shd w:val="clear" w:color="auto" w:fill="EEEEEE"/>
        </w:rPr>
      </w:pPr>
      <w:r>
        <w:rPr>
          <w:rFonts w:ascii="Verdana" w:eastAsia="Verdana" w:hAnsi="Verdana" w:cs="Verdana"/>
          <w:b/>
          <w:bCs/>
          <w:sz w:val="23"/>
          <w:szCs w:val="23"/>
          <w:shd w:val="clear" w:color="auto" w:fill="EEEEEE"/>
        </w:rPr>
        <w:tab/>
      </w:r>
      <w:r>
        <w:rPr>
          <w:rFonts w:ascii="Verdana" w:eastAsia="Verdana" w:hAnsi="Verdana" w:cs="Verdana"/>
          <w:b/>
          <w:bCs/>
          <w:sz w:val="23"/>
          <w:szCs w:val="23"/>
          <w:shd w:val="clear" w:color="auto" w:fill="EEEEEE"/>
        </w:rPr>
        <w:tab/>
      </w:r>
      <w:r>
        <w:rPr>
          <w:rFonts w:ascii="Verdana" w:eastAsia="Verdana" w:hAnsi="Verdana" w:cs="Verdana"/>
          <w:b/>
          <w:bCs/>
          <w:sz w:val="23"/>
          <w:szCs w:val="23"/>
          <w:shd w:val="clear" w:color="auto" w:fill="EEEEEE"/>
        </w:rPr>
        <w:tab/>
      </w:r>
      <w:r>
        <w:rPr>
          <w:rFonts w:ascii="Verdana" w:eastAsia="Verdana" w:hAnsi="Verdana" w:cs="Verdana"/>
          <w:b/>
          <w:bCs/>
          <w:color w:val="660066"/>
          <w:sz w:val="23"/>
          <w:szCs w:val="23"/>
          <w:shd w:val="clear" w:color="auto" w:fill="EEEEEE"/>
        </w:rPr>
        <w:t>Date_Of_Birth</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 xml:space="preserve"> </w:t>
      </w:r>
      <w:r>
        <w:rPr>
          <w:rFonts w:ascii="Verdana" w:eastAsia="Verdana" w:hAnsi="Verdana" w:cs="Verdana"/>
          <w:b/>
          <w:bCs/>
          <w:color w:val="008800"/>
          <w:sz w:val="23"/>
          <w:szCs w:val="23"/>
          <w:shd w:val="clear" w:color="auto" w:fill="EEEEEE"/>
        </w:rPr>
        <w:t>"1990-02-16"</w:t>
      </w:r>
      <w:r>
        <w:rPr>
          <w:rFonts w:ascii="Verdana" w:eastAsia="Verdana" w:hAnsi="Verdana" w:cs="Verdana"/>
          <w:b/>
          <w:bCs/>
          <w:color w:val="666600"/>
          <w:sz w:val="23"/>
          <w:szCs w:val="23"/>
          <w:shd w:val="clear" w:color="auto" w:fill="EEEEEE"/>
        </w:rPr>
        <w:t>,</w:t>
      </w:r>
    </w:p>
    <w:p w:rsidR="00141CD9" w:rsidRDefault="003C0DB1">
      <w:pPr>
        <w:pStyle w:val="normal0"/>
        <w:rPr>
          <w:rFonts w:ascii="Verdana" w:eastAsia="Verdana" w:hAnsi="Verdana" w:cs="Verdana"/>
          <w:b/>
          <w:bCs/>
          <w:sz w:val="23"/>
          <w:szCs w:val="23"/>
          <w:shd w:val="clear" w:color="auto" w:fill="EEEEEE"/>
        </w:rPr>
      </w:pPr>
      <w:r>
        <w:rPr>
          <w:rFonts w:ascii="Verdana" w:eastAsia="Verdana" w:hAnsi="Verdana" w:cs="Verdana"/>
          <w:b/>
          <w:bCs/>
          <w:sz w:val="23"/>
          <w:szCs w:val="23"/>
          <w:shd w:val="clear" w:color="auto" w:fill="EEEEEE"/>
        </w:rPr>
        <w:tab/>
      </w:r>
      <w:r>
        <w:rPr>
          <w:rFonts w:ascii="Verdana" w:eastAsia="Verdana" w:hAnsi="Verdana" w:cs="Verdana"/>
          <w:b/>
          <w:bCs/>
          <w:sz w:val="23"/>
          <w:szCs w:val="23"/>
          <w:shd w:val="clear" w:color="auto" w:fill="EEEEEE"/>
        </w:rPr>
        <w:tab/>
      </w:r>
      <w:r>
        <w:rPr>
          <w:rFonts w:ascii="Verdana" w:eastAsia="Verdana" w:hAnsi="Verdana" w:cs="Verdana"/>
          <w:b/>
          <w:bCs/>
          <w:sz w:val="23"/>
          <w:szCs w:val="23"/>
          <w:shd w:val="clear" w:color="auto" w:fill="EEEEEE"/>
        </w:rPr>
        <w:tab/>
        <w:t>e_mail</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 xml:space="preserve"> </w:t>
      </w:r>
      <w:r>
        <w:rPr>
          <w:rFonts w:ascii="Verdana" w:eastAsia="Verdana" w:hAnsi="Verdana" w:cs="Verdana"/>
          <w:b/>
          <w:bCs/>
          <w:color w:val="008800"/>
          <w:sz w:val="23"/>
          <w:szCs w:val="23"/>
          <w:shd w:val="clear" w:color="auto" w:fill="EEEEEE"/>
        </w:rPr>
        <w:t>"Fathima_Sheik.123@gmail.com"</w:t>
      </w:r>
      <w:r>
        <w:rPr>
          <w:rFonts w:ascii="Verdana" w:eastAsia="Verdana" w:hAnsi="Verdana" w:cs="Verdana"/>
          <w:b/>
          <w:bCs/>
          <w:color w:val="666600"/>
          <w:sz w:val="23"/>
          <w:szCs w:val="23"/>
          <w:shd w:val="clear" w:color="auto" w:fill="EEEEEE"/>
        </w:rPr>
        <w:t>,</w:t>
      </w:r>
    </w:p>
    <w:p w:rsidR="00141CD9" w:rsidRDefault="003C0DB1">
      <w:pPr>
        <w:pStyle w:val="normal0"/>
        <w:rPr>
          <w:rFonts w:ascii="Verdana" w:eastAsia="Verdana" w:hAnsi="Verdana" w:cs="Verdana"/>
          <w:b/>
          <w:bCs/>
          <w:sz w:val="23"/>
          <w:szCs w:val="23"/>
          <w:shd w:val="clear" w:color="auto" w:fill="EEEEEE"/>
        </w:rPr>
      </w:pPr>
      <w:r>
        <w:rPr>
          <w:rFonts w:ascii="Verdana" w:eastAsia="Verdana" w:hAnsi="Verdana" w:cs="Verdana"/>
          <w:b/>
          <w:bCs/>
          <w:sz w:val="23"/>
          <w:szCs w:val="23"/>
          <w:shd w:val="clear" w:color="auto" w:fill="EEEEEE"/>
        </w:rPr>
        <w:tab/>
      </w:r>
      <w:r>
        <w:rPr>
          <w:rFonts w:ascii="Verdana" w:eastAsia="Verdana" w:hAnsi="Verdana" w:cs="Verdana"/>
          <w:b/>
          <w:bCs/>
          <w:sz w:val="23"/>
          <w:szCs w:val="23"/>
          <w:shd w:val="clear" w:color="auto" w:fill="EEEEEE"/>
        </w:rPr>
        <w:tab/>
      </w:r>
      <w:r>
        <w:rPr>
          <w:rFonts w:ascii="Verdana" w:eastAsia="Verdana" w:hAnsi="Verdana" w:cs="Verdana"/>
          <w:b/>
          <w:bCs/>
          <w:sz w:val="23"/>
          <w:szCs w:val="23"/>
          <w:shd w:val="clear" w:color="auto" w:fill="EEEEEE"/>
        </w:rPr>
        <w:tab/>
        <w:t>phone</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 xml:space="preserve"> </w:t>
      </w:r>
      <w:r>
        <w:rPr>
          <w:rFonts w:ascii="Verdana" w:eastAsia="Verdana" w:hAnsi="Verdana" w:cs="Verdana"/>
          <w:b/>
          <w:bCs/>
          <w:color w:val="008800"/>
          <w:sz w:val="23"/>
          <w:szCs w:val="23"/>
          <w:shd w:val="clear" w:color="auto" w:fill="EEEEEE"/>
        </w:rPr>
        <w:t>"9000054321"</w:t>
      </w:r>
    </w:p>
    <w:p w:rsidR="00141CD9" w:rsidRDefault="003C0DB1">
      <w:pPr>
        <w:pStyle w:val="normal0"/>
        <w:rPr>
          <w:rFonts w:ascii="Verdana" w:eastAsia="Verdana" w:hAnsi="Verdana" w:cs="Verdana"/>
          <w:b/>
          <w:bCs/>
          <w:sz w:val="23"/>
          <w:szCs w:val="23"/>
          <w:shd w:val="clear" w:color="auto" w:fill="EEEEEE"/>
        </w:rPr>
      </w:pPr>
      <w:r>
        <w:rPr>
          <w:rFonts w:ascii="Verdana" w:eastAsia="Verdana" w:hAnsi="Verdana" w:cs="Verdana"/>
          <w:b/>
          <w:bCs/>
          <w:sz w:val="23"/>
          <w:szCs w:val="23"/>
          <w:shd w:val="clear" w:color="auto" w:fill="EEEEEE"/>
        </w:rPr>
        <w:tab/>
      </w:r>
      <w:r>
        <w:rPr>
          <w:rFonts w:ascii="Verdana" w:eastAsia="Verdana" w:hAnsi="Verdana" w:cs="Verdana"/>
          <w:b/>
          <w:bCs/>
          <w:sz w:val="23"/>
          <w:szCs w:val="23"/>
          <w:shd w:val="clear" w:color="auto" w:fill="EEEEEE"/>
        </w:rPr>
        <w:tab/>
      </w:r>
      <w:r>
        <w:rPr>
          <w:rFonts w:ascii="Verdana" w:eastAsia="Verdana" w:hAnsi="Verdana" w:cs="Verdana"/>
          <w:b/>
          <w:bCs/>
          <w:color w:val="666600"/>
          <w:sz w:val="23"/>
          <w:szCs w:val="23"/>
          <w:shd w:val="clear" w:color="auto" w:fill="EEEEEE"/>
        </w:rPr>
        <w:t>}</w:t>
      </w:r>
    </w:p>
    <w:p w:rsidR="00141CD9" w:rsidRDefault="003C0DB1">
      <w:pPr>
        <w:pStyle w:val="normal0"/>
        <w:rPr>
          <w:rFonts w:ascii="Verdana" w:eastAsia="Verdana" w:hAnsi="Verdana" w:cs="Verdana"/>
          <w:b/>
          <w:bCs/>
          <w:sz w:val="23"/>
          <w:szCs w:val="23"/>
          <w:shd w:val="clear" w:color="auto" w:fill="EEEEEE"/>
        </w:rPr>
      </w:pPr>
      <w:r>
        <w:rPr>
          <w:rFonts w:ascii="Verdana" w:eastAsia="Verdana" w:hAnsi="Verdana" w:cs="Verdana"/>
          <w:b/>
          <w:bCs/>
          <w:sz w:val="23"/>
          <w:szCs w:val="23"/>
          <w:shd w:val="clear" w:color="auto" w:fill="EEEEEE"/>
        </w:rPr>
        <w:tab/>
      </w:r>
      <w:r>
        <w:rPr>
          <w:rFonts w:ascii="Verdana" w:eastAsia="Verdana" w:hAnsi="Verdana" w:cs="Verdana"/>
          <w:b/>
          <w:bCs/>
          <w:color w:val="666600"/>
          <w:sz w:val="23"/>
          <w:szCs w:val="23"/>
          <w:shd w:val="clear" w:color="auto" w:fill="EEEEEE"/>
        </w:rPr>
        <w:t>]</w:t>
      </w:r>
    </w:p>
    <w:p w:rsidR="00141CD9" w:rsidRDefault="003C0DB1">
      <w:pPr>
        <w:pStyle w:val="normal0"/>
        <w:rPr>
          <w:rFonts w:ascii="Verdana" w:eastAsia="Verdana" w:hAnsi="Verdana" w:cs="Verdana"/>
          <w:b/>
          <w:bCs/>
          <w:color w:val="666600"/>
          <w:sz w:val="23"/>
          <w:szCs w:val="23"/>
          <w:shd w:val="clear" w:color="auto" w:fill="EEEEEE"/>
        </w:rPr>
      </w:pPr>
      <w:r>
        <w:rPr>
          <w:rFonts w:ascii="Verdana" w:eastAsia="Verdana" w:hAnsi="Verdana" w:cs="Verdana"/>
          <w:b/>
          <w:bCs/>
          <w:color w:val="666600"/>
          <w:sz w:val="23"/>
          <w:szCs w:val="23"/>
          <w:shd w:val="clear" w:color="auto" w:fill="EEEEEE"/>
        </w:rPr>
        <w:t>)</w:t>
      </w:r>
    </w:p>
    <w:p w:rsidR="00141CD9" w:rsidRDefault="00141CD9">
      <w:pPr>
        <w:pStyle w:val="normal0"/>
        <w:rPr>
          <w:rFonts w:ascii="Verdana" w:eastAsia="Verdana" w:hAnsi="Verdana" w:cs="Verdana"/>
          <w:b/>
          <w:bCs/>
          <w:color w:val="181717"/>
          <w:sz w:val="32"/>
          <w:szCs w:val="32"/>
          <w:highlight w:val="white"/>
        </w:rPr>
      </w:pPr>
    </w:p>
    <w:p w:rsidR="00141CD9" w:rsidRDefault="00141CD9">
      <w:pPr>
        <w:pStyle w:val="normal0"/>
        <w:rPr>
          <w:rFonts w:ascii="Verdana" w:eastAsia="Verdana" w:hAnsi="Verdana" w:cs="Verdana"/>
          <w:b/>
          <w:bCs/>
          <w:color w:val="181717"/>
          <w:sz w:val="32"/>
          <w:szCs w:val="32"/>
          <w:highlight w:val="white"/>
        </w:rPr>
      </w:pPr>
    </w:p>
    <w:p w:rsidR="00141CD9" w:rsidRDefault="003C0DB1">
      <w:pPr>
        <w:pStyle w:val="Heading2"/>
        <w:keepNext w:val="0"/>
        <w:keepLines w:val="0"/>
        <w:spacing w:after="80" w:line="300" w:lineRule="auto"/>
        <w:rPr>
          <w:color w:val="181717"/>
          <w:sz w:val="35"/>
          <w:szCs w:val="35"/>
          <w:highlight w:val="white"/>
        </w:rPr>
      </w:pPr>
      <w:bookmarkStart w:id="126" w:name="_bamvpzaabpt2" w:colFirst="0" w:colLast="0"/>
      <w:bookmarkEnd w:id="126"/>
      <w:r>
        <w:rPr>
          <w:color w:val="181717"/>
          <w:sz w:val="35"/>
          <w:szCs w:val="35"/>
          <w:highlight w:val="white"/>
        </w:rPr>
        <w:t>The find() Method</w:t>
      </w:r>
    </w:p>
    <w:p w:rsidR="00141CD9" w:rsidRDefault="003C0DB1">
      <w:pPr>
        <w:pStyle w:val="normal0"/>
        <w:spacing w:before="120" w:after="140" w:line="384" w:lineRule="auto"/>
        <w:jc w:val="both"/>
        <w:rPr>
          <w:rFonts w:ascii="Nunito" w:eastAsia="Nunito" w:hAnsi="Nunito" w:cs="Nunito"/>
          <w:b/>
          <w:bCs/>
          <w:color w:val="181717"/>
          <w:sz w:val="24"/>
          <w:szCs w:val="24"/>
          <w:highlight w:val="white"/>
        </w:rPr>
      </w:pPr>
      <w:r>
        <w:rPr>
          <w:rFonts w:ascii="Nunito" w:eastAsia="Nunito" w:hAnsi="Nunito" w:cs="Nunito"/>
          <w:b/>
          <w:bCs/>
          <w:color w:val="181717"/>
          <w:sz w:val="24"/>
          <w:szCs w:val="24"/>
          <w:highlight w:val="white"/>
        </w:rPr>
        <w:t>To query data from MongoDB collection, you need to use MongoDB's find() method.</w:t>
      </w:r>
    </w:p>
    <w:p w:rsidR="00141CD9" w:rsidRDefault="003C0DB1">
      <w:pPr>
        <w:pStyle w:val="normal0"/>
        <w:rPr>
          <w:rFonts w:ascii="Verdana" w:eastAsia="Verdana" w:hAnsi="Verdana" w:cs="Verdana"/>
          <w:b/>
          <w:bCs/>
          <w:color w:val="181717"/>
          <w:sz w:val="23"/>
          <w:szCs w:val="23"/>
          <w:shd w:val="clear" w:color="auto" w:fill="EEEEEE"/>
        </w:rPr>
      </w:pPr>
      <w:r>
        <w:rPr>
          <w:rFonts w:ascii="Verdana" w:eastAsia="Verdana" w:hAnsi="Verdana" w:cs="Verdana"/>
          <w:b/>
          <w:bCs/>
          <w:color w:val="181717"/>
          <w:sz w:val="23"/>
          <w:szCs w:val="23"/>
          <w:shd w:val="clear" w:color="auto" w:fill="EEEEEE"/>
        </w:rPr>
        <w:t>&gt;db.COLLECTION_NAME.find()  // sele * from table</w:t>
      </w:r>
    </w:p>
    <w:p w:rsidR="00141CD9" w:rsidRDefault="00141CD9">
      <w:pPr>
        <w:pStyle w:val="normal0"/>
        <w:rPr>
          <w:rFonts w:ascii="Verdana" w:eastAsia="Verdana" w:hAnsi="Verdana" w:cs="Verdana"/>
          <w:b/>
          <w:bCs/>
          <w:color w:val="181717"/>
          <w:sz w:val="32"/>
          <w:szCs w:val="32"/>
          <w:highlight w:val="white"/>
        </w:rPr>
      </w:pPr>
    </w:p>
    <w:p w:rsidR="00141CD9" w:rsidRDefault="00141CD9">
      <w:pPr>
        <w:pStyle w:val="normal0"/>
        <w:rPr>
          <w:rFonts w:ascii="Verdana" w:eastAsia="Verdana" w:hAnsi="Verdana" w:cs="Verdana"/>
          <w:b/>
          <w:bCs/>
          <w:color w:val="181717"/>
          <w:sz w:val="32"/>
          <w:szCs w:val="32"/>
          <w:highlight w:val="white"/>
        </w:rPr>
      </w:pPr>
    </w:p>
    <w:p w:rsidR="00141CD9" w:rsidRDefault="003C0DB1">
      <w:pPr>
        <w:pStyle w:val="Heading2"/>
        <w:keepNext w:val="0"/>
        <w:keepLines w:val="0"/>
        <w:spacing w:after="80" w:line="300" w:lineRule="auto"/>
        <w:rPr>
          <w:color w:val="181717"/>
          <w:sz w:val="35"/>
          <w:szCs w:val="35"/>
          <w:highlight w:val="white"/>
        </w:rPr>
      </w:pPr>
      <w:bookmarkStart w:id="127" w:name="_csdb6x8a5" w:colFirst="0" w:colLast="0"/>
      <w:bookmarkEnd w:id="127"/>
      <w:r>
        <w:rPr>
          <w:color w:val="181717"/>
          <w:sz w:val="35"/>
          <w:szCs w:val="35"/>
          <w:highlight w:val="white"/>
        </w:rPr>
        <w:t>The pretty() Method</w:t>
      </w:r>
    </w:p>
    <w:p w:rsidR="00141CD9" w:rsidRDefault="003C0DB1">
      <w:pPr>
        <w:pStyle w:val="normal0"/>
        <w:spacing w:before="120" w:after="140" w:line="384" w:lineRule="auto"/>
        <w:jc w:val="both"/>
        <w:rPr>
          <w:rFonts w:ascii="Nunito" w:eastAsia="Nunito" w:hAnsi="Nunito" w:cs="Nunito"/>
          <w:b/>
          <w:bCs/>
          <w:color w:val="181717"/>
          <w:sz w:val="24"/>
          <w:szCs w:val="24"/>
          <w:highlight w:val="white"/>
        </w:rPr>
      </w:pPr>
      <w:r>
        <w:rPr>
          <w:rFonts w:ascii="Nunito" w:eastAsia="Nunito" w:hAnsi="Nunito" w:cs="Nunito"/>
          <w:b/>
          <w:bCs/>
          <w:color w:val="181717"/>
          <w:sz w:val="24"/>
          <w:szCs w:val="24"/>
          <w:highlight w:val="white"/>
        </w:rPr>
        <w:t>To display the results in a formatted way, you can use pretty() method.</w:t>
      </w:r>
    </w:p>
    <w:p w:rsidR="00141CD9" w:rsidRDefault="003C0DB1">
      <w:pPr>
        <w:pStyle w:val="Heading3"/>
        <w:keepNext w:val="0"/>
        <w:keepLines w:val="0"/>
        <w:spacing w:before="0" w:after="0" w:line="300" w:lineRule="auto"/>
        <w:rPr>
          <w:color w:val="181717"/>
          <w:sz w:val="30"/>
          <w:szCs w:val="30"/>
          <w:highlight w:val="white"/>
        </w:rPr>
      </w:pPr>
      <w:bookmarkStart w:id="128" w:name="_43zu2762z60s" w:colFirst="0" w:colLast="0"/>
      <w:bookmarkEnd w:id="128"/>
      <w:r>
        <w:rPr>
          <w:color w:val="181717"/>
          <w:sz w:val="30"/>
          <w:szCs w:val="30"/>
          <w:highlight w:val="white"/>
        </w:rPr>
        <w:t>Syntax</w:t>
      </w:r>
    </w:p>
    <w:p w:rsidR="00141CD9" w:rsidRDefault="003C0DB1">
      <w:pPr>
        <w:pStyle w:val="normal0"/>
        <w:rPr>
          <w:rFonts w:ascii="Verdana" w:eastAsia="Verdana" w:hAnsi="Verdana" w:cs="Verdana"/>
          <w:b/>
          <w:bCs/>
          <w:color w:val="181717"/>
          <w:sz w:val="23"/>
          <w:szCs w:val="23"/>
          <w:shd w:val="clear" w:color="auto" w:fill="EEEEEE"/>
        </w:rPr>
      </w:pPr>
      <w:r>
        <w:rPr>
          <w:rFonts w:ascii="Verdana" w:eastAsia="Verdana" w:hAnsi="Verdana" w:cs="Verdana"/>
          <w:b/>
          <w:bCs/>
          <w:color w:val="181717"/>
          <w:sz w:val="23"/>
          <w:szCs w:val="23"/>
          <w:shd w:val="clear" w:color="auto" w:fill="EEEEEE"/>
        </w:rPr>
        <w:t>&gt;db.COLLECTION_NAME.find().pretty()</w:t>
      </w:r>
    </w:p>
    <w:p w:rsidR="00141CD9" w:rsidRDefault="00141CD9">
      <w:pPr>
        <w:pStyle w:val="normal0"/>
        <w:rPr>
          <w:rFonts w:ascii="Verdana" w:eastAsia="Verdana" w:hAnsi="Verdana" w:cs="Verdana"/>
          <w:b/>
          <w:bCs/>
          <w:color w:val="181717"/>
          <w:sz w:val="32"/>
          <w:szCs w:val="32"/>
          <w:highlight w:val="white"/>
        </w:rPr>
      </w:pPr>
    </w:p>
    <w:p w:rsidR="00141CD9" w:rsidRDefault="003C0DB1">
      <w:pPr>
        <w:pStyle w:val="normal0"/>
        <w:rPr>
          <w:rFonts w:ascii="Verdana" w:eastAsia="Verdana" w:hAnsi="Verdana" w:cs="Verdana"/>
          <w:b/>
          <w:bCs/>
          <w:color w:val="181717"/>
          <w:sz w:val="32"/>
          <w:szCs w:val="32"/>
          <w:highlight w:val="white"/>
        </w:rPr>
      </w:pPr>
      <w:r>
        <w:rPr>
          <w:rFonts w:ascii="Verdana" w:eastAsia="Verdana" w:hAnsi="Verdana" w:cs="Verdana"/>
          <w:b/>
          <w:bCs/>
          <w:color w:val="181717"/>
          <w:sz w:val="32"/>
          <w:szCs w:val="32"/>
          <w:highlight w:val="white"/>
        </w:rPr>
        <w:t xml:space="preserve">Find By column </w:t>
      </w:r>
    </w:p>
    <w:p w:rsidR="00141CD9" w:rsidRDefault="003C0DB1">
      <w:pPr>
        <w:pStyle w:val="normal0"/>
        <w:rPr>
          <w:rFonts w:ascii="Verdana" w:eastAsia="Verdana" w:hAnsi="Verdana" w:cs="Verdana"/>
          <w:b/>
          <w:bCs/>
          <w:color w:val="181717"/>
          <w:sz w:val="23"/>
          <w:szCs w:val="23"/>
          <w:shd w:val="clear" w:color="auto" w:fill="EEEEEE"/>
        </w:rPr>
      </w:pPr>
      <w:r>
        <w:rPr>
          <w:rFonts w:ascii="Verdana" w:eastAsia="Verdana" w:hAnsi="Verdana" w:cs="Verdana"/>
          <w:b/>
          <w:bCs/>
          <w:color w:val="181717"/>
          <w:sz w:val="23"/>
          <w:szCs w:val="23"/>
          <w:shd w:val="clear" w:color="auto" w:fill="EEEEEE"/>
        </w:rPr>
        <w:t>db.mycol.find({&lt;key1&gt;:&lt;value1&gt;}})</w:t>
      </w:r>
    </w:p>
    <w:p w:rsidR="00141CD9" w:rsidRDefault="003C0DB1">
      <w:pPr>
        <w:pStyle w:val="Heading2"/>
        <w:keepNext w:val="0"/>
        <w:keepLines w:val="0"/>
        <w:spacing w:before="0" w:after="0" w:line="300" w:lineRule="auto"/>
        <w:rPr>
          <w:color w:val="F9FBFA"/>
          <w:sz w:val="20"/>
          <w:szCs w:val="20"/>
          <w:shd w:val="clear" w:color="auto" w:fill="112733"/>
        </w:rPr>
      </w:pPr>
      <w:bookmarkStart w:id="129" w:name="_eyr2z15xw0l7" w:colFirst="0" w:colLast="0"/>
      <w:bookmarkEnd w:id="129"/>
      <w:r>
        <w:rPr>
          <w:color w:val="F9FBFA"/>
          <w:sz w:val="20"/>
          <w:szCs w:val="20"/>
          <w:shd w:val="clear" w:color="auto" w:fill="112733"/>
        </w:rPr>
        <w:t>db["users"].find({'phone':'9000054321'})</w:t>
      </w:r>
    </w:p>
    <w:p w:rsidR="00141CD9" w:rsidRDefault="003C0DB1">
      <w:pPr>
        <w:pStyle w:val="Heading2"/>
        <w:keepNext w:val="0"/>
        <w:keepLines w:val="0"/>
        <w:spacing w:before="0" w:after="0" w:line="300" w:lineRule="auto"/>
        <w:rPr>
          <w:color w:val="F9FBFA"/>
          <w:sz w:val="20"/>
          <w:szCs w:val="20"/>
          <w:shd w:val="clear" w:color="auto" w:fill="112733"/>
        </w:rPr>
      </w:pPr>
      <w:bookmarkStart w:id="130" w:name="_me2l4x6d967c" w:colFirst="0" w:colLast="0"/>
      <w:bookmarkEnd w:id="130"/>
      <w:r>
        <w:rPr>
          <w:color w:val="F9FBFA"/>
          <w:sz w:val="20"/>
          <w:szCs w:val="20"/>
          <w:shd w:val="clear" w:color="auto" w:fill="112733"/>
        </w:rPr>
        <w:t>db.users.find({'phone':'9000054321'})</w:t>
      </w:r>
    </w:p>
    <w:p w:rsidR="00141CD9" w:rsidRDefault="00141CD9">
      <w:pPr>
        <w:pStyle w:val="Heading2"/>
        <w:keepNext w:val="0"/>
        <w:keepLines w:val="0"/>
        <w:spacing w:after="80" w:line="300" w:lineRule="auto"/>
        <w:rPr>
          <w:color w:val="181717"/>
          <w:sz w:val="35"/>
          <w:szCs w:val="35"/>
          <w:highlight w:val="white"/>
        </w:rPr>
      </w:pPr>
      <w:bookmarkStart w:id="131" w:name="_pdqqy1cqjd92" w:colFirst="0" w:colLast="0"/>
      <w:bookmarkEnd w:id="131"/>
    </w:p>
    <w:p w:rsidR="00141CD9" w:rsidRDefault="003C0DB1">
      <w:pPr>
        <w:pStyle w:val="Heading2"/>
        <w:keepNext w:val="0"/>
        <w:keepLines w:val="0"/>
        <w:spacing w:after="80" w:line="300" w:lineRule="auto"/>
        <w:rPr>
          <w:color w:val="181717"/>
          <w:sz w:val="35"/>
          <w:szCs w:val="35"/>
          <w:highlight w:val="white"/>
        </w:rPr>
      </w:pPr>
      <w:bookmarkStart w:id="132" w:name="_fr3xsrbu1lpa" w:colFirst="0" w:colLast="0"/>
      <w:bookmarkEnd w:id="132"/>
      <w:r>
        <w:rPr>
          <w:color w:val="181717"/>
          <w:sz w:val="35"/>
          <w:szCs w:val="35"/>
          <w:highlight w:val="white"/>
        </w:rPr>
        <w:t>AND in MongoDB</w:t>
      </w:r>
    </w:p>
    <w:p w:rsidR="00141CD9" w:rsidRDefault="003C0DB1">
      <w:pPr>
        <w:pStyle w:val="normal0"/>
        <w:rPr>
          <w:rFonts w:ascii="Verdana" w:eastAsia="Verdana" w:hAnsi="Verdana" w:cs="Verdana"/>
          <w:b/>
          <w:bCs/>
          <w:color w:val="181717"/>
          <w:sz w:val="23"/>
          <w:szCs w:val="23"/>
          <w:shd w:val="clear" w:color="auto" w:fill="EEEEEE"/>
        </w:rPr>
      </w:pPr>
      <w:r>
        <w:rPr>
          <w:rFonts w:ascii="Verdana" w:eastAsia="Verdana" w:hAnsi="Verdana" w:cs="Verdana"/>
          <w:b/>
          <w:bCs/>
          <w:color w:val="181717"/>
          <w:sz w:val="23"/>
          <w:szCs w:val="23"/>
          <w:shd w:val="clear" w:color="auto" w:fill="EEEEEE"/>
        </w:rPr>
        <w:t>&gt;db.mycol.find({ $and: [ {&lt;key1&gt;:&lt;value1&gt;}, { &lt;key2&gt;:&lt;value2&gt;} ] })</w:t>
      </w:r>
    </w:p>
    <w:p w:rsidR="00141CD9" w:rsidRDefault="00141CD9">
      <w:pPr>
        <w:pStyle w:val="normal0"/>
        <w:rPr>
          <w:rFonts w:ascii="Verdana" w:eastAsia="Verdana" w:hAnsi="Verdana" w:cs="Verdana"/>
          <w:b/>
          <w:bCs/>
          <w:color w:val="181717"/>
          <w:sz w:val="32"/>
          <w:szCs w:val="32"/>
          <w:highlight w:val="white"/>
        </w:rPr>
      </w:pPr>
    </w:p>
    <w:p w:rsidR="00141CD9" w:rsidRDefault="003C0DB1">
      <w:pPr>
        <w:pStyle w:val="normal0"/>
        <w:rPr>
          <w:rFonts w:ascii="Verdana" w:eastAsia="Verdana" w:hAnsi="Verdana" w:cs="Verdana"/>
          <w:b/>
          <w:bCs/>
          <w:color w:val="666600"/>
          <w:sz w:val="23"/>
          <w:szCs w:val="23"/>
          <w:shd w:val="clear" w:color="auto" w:fill="EEEEEE"/>
        </w:rPr>
      </w:pPr>
      <w:r>
        <w:rPr>
          <w:rFonts w:ascii="Verdana" w:eastAsia="Verdana" w:hAnsi="Verdana" w:cs="Verdana"/>
          <w:b/>
          <w:bCs/>
          <w:color w:val="666600"/>
          <w:sz w:val="23"/>
          <w:szCs w:val="23"/>
          <w:shd w:val="clear" w:color="auto" w:fill="EEEEEE"/>
        </w:rPr>
        <w:t>&gt;</w:t>
      </w:r>
      <w:r>
        <w:rPr>
          <w:rFonts w:ascii="Verdana" w:eastAsia="Verdana" w:hAnsi="Verdana" w:cs="Verdana"/>
          <w:b/>
          <w:bCs/>
          <w:sz w:val="23"/>
          <w:szCs w:val="23"/>
          <w:shd w:val="clear" w:color="auto" w:fill="EEEEEE"/>
        </w:rPr>
        <w:t xml:space="preserve"> db</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mycol</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find</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$and</w:t>
      </w:r>
      <w:r>
        <w:rPr>
          <w:rFonts w:ascii="Verdana" w:eastAsia="Verdana" w:hAnsi="Verdana" w:cs="Verdana"/>
          <w:b/>
          <w:bCs/>
          <w:color w:val="666600"/>
          <w:sz w:val="23"/>
          <w:szCs w:val="23"/>
          <w:shd w:val="clear" w:color="auto" w:fill="EEEEEE"/>
        </w:rPr>
        <w:t>:[{</w:t>
      </w:r>
      <w:r>
        <w:rPr>
          <w:rFonts w:ascii="Verdana" w:eastAsia="Verdana" w:hAnsi="Verdana" w:cs="Verdana"/>
          <w:b/>
          <w:bCs/>
          <w:color w:val="008800"/>
          <w:sz w:val="23"/>
          <w:szCs w:val="23"/>
          <w:shd w:val="clear" w:color="auto" w:fill="EEEEEE"/>
        </w:rPr>
        <w:t>"by"</w:t>
      </w:r>
      <w:r>
        <w:rPr>
          <w:rFonts w:ascii="Verdana" w:eastAsia="Verdana" w:hAnsi="Verdana" w:cs="Verdana"/>
          <w:b/>
          <w:bCs/>
          <w:color w:val="666600"/>
          <w:sz w:val="23"/>
          <w:szCs w:val="23"/>
          <w:shd w:val="clear" w:color="auto" w:fill="EEEEEE"/>
        </w:rPr>
        <w:t>:</w:t>
      </w:r>
      <w:r>
        <w:rPr>
          <w:rFonts w:ascii="Verdana" w:eastAsia="Verdana" w:hAnsi="Verdana" w:cs="Verdana"/>
          <w:b/>
          <w:bCs/>
          <w:color w:val="008800"/>
          <w:sz w:val="23"/>
          <w:szCs w:val="23"/>
          <w:shd w:val="clear" w:color="auto" w:fill="EEEEEE"/>
        </w:rPr>
        <w:t>"tutorials point"</w:t>
      </w:r>
      <w:r>
        <w:rPr>
          <w:rFonts w:ascii="Verdana" w:eastAsia="Verdana" w:hAnsi="Verdana" w:cs="Verdana"/>
          <w:b/>
          <w:bCs/>
          <w:color w:val="666600"/>
          <w:sz w:val="23"/>
          <w:szCs w:val="23"/>
          <w:shd w:val="clear" w:color="auto" w:fill="EEEEEE"/>
        </w:rPr>
        <w:t>},{</w:t>
      </w:r>
      <w:r>
        <w:rPr>
          <w:rFonts w:ascii="Verdana" w:eastAsia="Verdana" w:hAnsi="Verdana" w:cs="Verdana"/>
          <w:b/>
          <w:bCs/>
          <w:color w:val="008800"/>
          <w:sz w:val="23"/>
          <w:szCs w:val="23"/>
          <w:shd w:val="clear" w:color="auto" w:fill="EEEEEE"/>
        </w:rPr>
        <w:t>"title"</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 xml:space="preserve"> </w:t>
      </w:r>
      <w:r>
        <w:rPr>
          <w:rFonts w:ascii="Verdana" w:eastAsia="Verdana" w:hAnsi="Verdana" w:cs="Verdana"/>
          <w:b/>
          <w:bCs/>
          <w:color w:val="008800"/>
          <w:sz w:val="23"/>
          <w:szCs w:val="23"/>
          <w:shd w:val="clear" w:color="auto" w:fill="EEEEEE"/>
        </w:rPr>
        <w:t>"MongoDB Overview"</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pretty</w:t>
      </w:r>
      <w:r>
        <w:rPr>
          <w:rFonts w:ascii="Verdana" w:eastAsia="Verdana" w:hAnsi="Verdana" w:cs="Verdana"/>
          <w:b/>
          <w:bCs/>
          <w:color w:val="666600"/>
          <w:sz w:val="23"/>
          <w:szCs w:val="23"/>
          <w:shd w:val="clear" w:color="auto" w:fill="EEEEEE"/>
        </w:rPr>
        <w:t>()</w:t>
      </w:r>
    </w:p>
    <w:p w:rsidR="00141CD9" w:rsidRDefault="00141CD9">
      <w:pPr>
        <w:pStyle w:val="normal0"/>
        <w:rPr>
          <w:rFonts w:ascii="Verdana" w:eastAsia="Verdana" w:hAnsi="Verdana" w:cs="Verdana"/>
          <w:b/>
          <w:bCs/>
          <w:color w:val="181717"/>
          <w:sz w:val="32"/>
          <w:szCs w:val="32"/>
          <w:highlight w:val="white"/>
        </w:rPr>
      </w:pPr>
    </w:p>
    <w:p w:rsidR="00141CD9" w:rsidRDefault="00141CD9">
      <w:pPr>
        <w:pStyle w:val="normal0"/>
        <w:rPr>
          <w:rFonts w:ascii="Verdana" w:eastAsia="Verdana" w:hAnsi="Verdana" w:cs="Verdana"/>
          <w:b/>
          <w:bCs/>
          <w:color w:val="181717"/>
          <w:sz w:val="32"/>
          <w:szCs w:val="32"/>
          <w:highlight w:val="white"/>
        </w:rPr>
      </w:pPr>
    </w:p>
    <w:p w:rsidR="00141CD9" w:rsidRDefault="003C0DB1">
      <w:pPr>
        <w:pStyle w:val="Heading2"/>
        <w:keepNext w:val="0"/>
        <w:keepLines w:val="0"/>
        <w:spacing w:after="80" w:line="300" w:lineRule="auto"/>
        <w:rPr>
          <w:color w:val="181717"/>
          <w:sz w:val="35"/>
          <w:szCs w:val="35"/>
          <w:highlight w:val="white"/>
        </w:rPr>
      </w:pPr>
      <w:bookmarkStart w:id="133" w:name="_gjwjctu5mkis" w:colFirst="0" w:colLast="0"/>
      <w:bookmarkEnd w:id="133"/>
      <w:r>
        <w:rPr>
          <w:color w:val="181717"/>
          <w:sz w:val="35"/>
          <w:szCs w:val="35"/>
          <w:highlight w:val="white"/>
        </w:rPr>
        <w:lastRenderedPageBreak/>
        <w:t>OR in MongoDB</w:t>
      </w:r>
    </w:p>
    <w:p w:rsidR="00141CD9" w:rsidRDefault="003C0DB1">
      <w:pPr>
        <w:pStyle w:val="normal0"/>
        <w:rPr>
          <w:rFonts w:ascii="Verdana" w:eastAsia="Verdana" w:hAnsi="Verdana" w:cs="Verdana"/>
          <w:b/>
          <w:bCs/>
          <w:color w:val="666600"/>
          <w:sz w:val="23"/>
          <w:szCs w:val="23"/>
          <w:shd w:val="clear" w:color="auto" w:fill="EEEEEE"/>
        </w:rPr>
      </w:pPr>
      <w:r>
        <w:rPr>
          <w:rFonts w:ascii="Verdana" w:eastAsia="Verdana" w:hAnsi="Verdana" w:cs="Verdana"/>
          <w:b/>
          <w:bCs/>
          <w:color w:val="666600"/>
          <w:sz w:val="23"/>
          <w:szCs w:val="23"/>
          <w:shd w:val="clear" w:color="auto" w:fill="EEEEEE"/>
        </w:rPr>
        <w:t>&gt;</w:t>
      </w:r>
      <w:r>
        <w:rPr>
          <w:rFonts w:ascii="Verdana" w:eastAsia="Verdana" w:hAnsi="Verdana" w:cs="Verdana"/>
          <w:b/>
          <w:bCs/>
          <w:sz w:val="23"/>
          <w:szCs w:val="23"/>
          <w:shd w:val="clear" w:color="auto" w:fill="EEEEEE"/>
        </w:rPr>
        <w:t>db</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mycol</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find</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$or</w:t>
      </w:r>
      <w:r>
        <w:rPr>
          <w:rFonts w:ascii="Verdana" w:eastAsia="Verdana" w:hAnsi="Verdana" w:cs="Verdana"/>
          <w:b/>
          <w:bCs/>
          <w:color w:val="666600"/>
          <w:sz w:val="23"/>
          <w:szCs w:val="23"/>
          <w:shd w:val="clear" w:color="auto" w:fill="EEEEEE"/>
        </w:rPr>
        <w:t>:[{</w:t>
      </w:r>
      <w:r>
        <w:rPr>
          <w:rFonts w:ascii="Verdana" w:eastAsia="Verdana" w:hAnsi="Verdana" w:cs="Verdana"/>
          <w:b/>
          <w:bCs/>
          <w:color w:val="008800"/>
          <w:sz w:val="23"/>
          <w:szCs w:val="23"/>
          <w:shd w:val="clear" w:color="auto" w:fill="EEEEEE"/>
        </w:rPr>
        <w:t>"by"</w:t>
      </w:r>
      <w:r>
        <w:rPr>
          <w:rFonts w:ascii="Verdana" w:eastAsia="Verdana" w:hAnsi="Verdana" w:cs="Verdana"/>
          <w:b/>
          <w:bCs/>
          <w:color w:val="666600"/>
          <w:sz w:val="23"/>
          <w:szCs w:val="23"/>
          <w:shd w:val="clear" w:color="auto" w:fill="EEEEEE"/>
        </w:rPr>
        <w:t>:</w:t>
      </w:r>
      <w:r>
        <w:rPr>
          <w:rFonts w:ascii="Verdana" w:eastAsia="Verdana" w:hAnsi="Verdana" w:cs="Verdana"/>
          <w:b/>
          <w:bCs/>
          <w:color w:val="008800"/>
          <w:sz w:val="23"/>
          <w:szCs w:val="23"/>
          <w:shd w:val="clear" w:color="auto" w:fill="EEEEEE"/>
        </w:rPr>
        <w:t>"tutorials point"</w:t>
      </w:r>
      <w:r>
        <w:rPr>
          <w:rFonts w:ascii="Verdana" w:eastAsia="Verdana" w:hAnsi="Verdana" w:cs="Verdana"/>
          <w:b/>
          <w:bCs/>
          <w:color w:val="666600"/>
          <w:sz w:val="23"/>
          <w:szCs w:val="23"/>
          <w:shd w:val="clear" w:color="auto" w:fill="EEEEEE"/>
        </w:rPr>
        <w:t>},{</w:t>
      </w:r>
      <w:r>
        <w:rPr>
          <w:rFonts w:ascii="Verdana" w:eastAsia="Verdana" w:hAnsi="Verdana" w:cs="Verdana"/>
          <w:b/>
          <w:bCs/>
          <w:color w:val="008800"/>
          <w:sz w:val="23"/>
          <w:szCs w:val="23"/>
          <w:shd w:val="clear" w:color="auto" w:fill="EEEEEE"/>
        </w:rPr>
        <w:t>"title"</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 xml:space="preserve"> </w:t>
      </w:r>
      <w:r>
        <w:rPr>
          <w:rFonts w:ascii="Verdana" w:eastAsia="Verdana" w:hAnsi="Verdana" w:cs="Verdana"/>
          <w:b/>
          <w:bCs/>
          <w:color w:val="008800"/>
          <w:sz w:val="23"/>
          <w:szCs w:val="23"/>
          <w:shd w:val="clear" w:color="auto" w:fill="EEEEEE"/>
        </w:rPr>
        <w:t>"MongoDB Overview"</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pretty</w:t>
      </w:r>
      <w:r>
        <w:rPr>
          <w:rFonts w:ascii="Verdana" w:eastAsia="Verdana" w:hAnsi="Verdana" w:cs="Verdana"/>
          <w:b/>
          <w:bCs/>
          <w:color w:val="666600"/>
          <w:sz w:val="23"/>
          <w:szCs w:val="23"/>
          <w:shd w:val="clear" w:color="auto" w:fill="EEEEEE"/>
        </w:rPr>
        <w:t>()</w:t>
      </w:r>
    </w:p>
    <w:p w:rsidR="00141CD9" w:rsidRDefault="00141CD9">
      <w:pPr>
        <w:pStyle w:val="normal0"/>
        <w:rPr>
          <w:rFonts w:ascii="Verdana" w:eastAsia="Verdana" w:hAnsi="Verdana" w:cs="Verdana"/>
          <w:b/>
          <w:bCs/>
          <w:color w:val="181717"/>
          <w:sz w:val="32"/>
          <w:szCs w:val="32"/>
          <w:highlight w:val="white"/>
        </w:rPr>
      </w:pPr>
    </w:p>
    <w:p w:rsidR="00141CD9" w:rsidRDefault="003C0DB1">
      <w:pPr>
        <w:pStyle w:val="Heading2"/>
        <w:keepNext w:val="0"/>
        <w:keepLines w:val="0"/>
        <w:spacing w:after="80" w:line="300" w:lineRule="auto"/>
        <w:rPr>
          <w:color w:val="181717"/>
          <w:sz w:val="35"/>
          <w:szCs w:val="35"/>
          <w:highlight w:val="white"/>
        </w:rPr>
      </w:pPr>
      <w:bookmarkStart w:id="134" w:name="_pq65pydpl8xr" w:colFirst="0" w:colLast="0"/>
      <w:bookmarkEnd w:id="134"/>
      <w:r>
        <w:rPr>
          <w:color w:val="181717"/>
          <w:sz w:val="35"/>
          <w:szCs w:val="35"/>
          <w:highlight w:val="white"/>
        </w:rPr>
        <w:t>Using AND and OR Together</w:t>
      </w:r>
    </w:p>
    <w:p w:rsidR="00141CD9" w:rsidRDefault="003C0DB1">
      <w:pPr>
        <w:pStyle w:val="normal0"/>
        <w:rPr>
          <w:rFonts w:ascii="Verdana" w:eastAsia="Verdana" w:hAnsi="Verdana" w:cs="Verdana"/>
          <w:b/>
          <w:bCs/>
          <w:sz w:val="23"/>
          <w:szCs w:val="23"/>
          <w:shd w:val="clear" w:color="auto" w:fill="EEEEEE"/>
        </w:rPr>
      </w:pPr>
      <w:r>
        <w:rPr>
          <w:rFonts w:ascii="Verdana" w:eastAsia="Verdana" w:hAnsi="Verdana" w:cs="Verdana"/>
          <w:b/>
          <w:bCs/>
          <w:sz w:val="23"/>
          <w:szCs w:val="23"/>
          <w:shd w:val="clear" w:color="auto" w:fill="EEEEEE"/>
        </w:rPr>
        <w:t>db</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mycol</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find</w:t>
      </w:r>
      <w:r>
        <w:rPr>
          <w:rFonts w:ascii="Verdana" w:eastAsia="Verdana" w:hAnsi="Verdana" w:cs="Verdana"/>
          <w:b/>
          <w:bCs/>
          <w:color w:val="666600"/>
          <w:sz w:val="23"/>
          <w:szCs w:val="23"/>
          <w:shd w:val="clear" w:color="auto" w:fill="EEEEEE"/>
        </w:rPr>
        <w:t>({</w:t>
      </w:r>
      <w:r>
        <w:rPr>
          <w:rFonts w:ascii="Verdana" w:eastAsia="Verdana" w:hAnsi="Verdana" w:cs="Verdana"/>
          <w:b/>
          <w:bCs/>
          <w:color w:val="008800"/>
          <w:sz w:val="23"/>
          <w:szCs w:val="23"/>
          <w:shd w:val="clear" w:color="auto" w:fill="EEEEEE"/>
        </w:rPr>
        <w:t>"likes"</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 xml:space="preserve"> </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$gt</w:t>
      </w:r>
      <w:r>
        <w:rPr>
          <w:rFonts w:ascii="Verdana" w:eastAsia="Verdana" w:hAnsi="Verdana" w:cs="Verdana"/>
          <w:b/>
          <w:bCs/>
          <w:color w:val="666600"/>
          <w:sz w:val="23"/>
          <w:szCs w:val="23"/>
          <w:shd w:val="clear" w:color="auto" w:fill="EEEEEE"/>
        </w:rPr>
        <w:t>:</w:t>
      </w:r>
      <w:r>
        <w:rPr>
          <w:rFonts w:ascii="Verdana" w:eastAsia="Verdana" w:hAnsi="Verdana" w:cs="Verdana"/>
          <w:b/>
          <w:bCs/>
          <w:color w:val="006666"/>
          <w:sz w:val="23"/>
          <w:szCs w:val="23"/>
          <w:shd w:val="clear" w:color="auto" w:fill="EEEEEE"/>
        </w:rPr>
        <w:t>10</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 xml:space="preserve"> $or</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 xml:space="preserve"> </w:t>
      </w:r>
      <w:r>
        <w:rPr>
          <w:rFonts w:ascii="Verdana" w:eastAsia="Verdana" w:hAnsi="Verdana" w:cs="Verdana"/>
          <w:b/>
          <w:bCs/>
          <w:color w:val="666600"/>
          <w:sz w:val="23"/>
          <w:szCs w:val="23"/>
          <w:shd w:val="clear" w:color="auto" w:fill="EEEEEE"/>
        </w:rPr>
        <w:t>[{</w:t>
      </w:r>
      <w:r>
        <w:rPr>
          <w:rFonts w:ascii="Verdana" w:eastAsia="Verdana" w:hAnsi="Verdana" w:cs="Verdana"/>
          <w:b/>
          <w:bCs/>
          <w:color w:val="008800"/>
          <w:sz w:val="23"/>
          <w:szCs w:val="23"/>
          <w:shd w:val="clear" w:color="auto" w:fill="EEEEEE"/>
        </w:rPr>
        <w:t>"by"</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 xml:space="preserve"> </w:t>
      </w:r>
      <w:r>
        <w:rPr>
          <w:rFonts w:ascii="Verdana" w:eastAsia="Verdana" w:hAnsi="Verdana" w:cs="Verdana"/>
          <w:b/>
          <w:bCs/>
          <w:color w:val="008800"/>
          <w:sz w:val="23"/>
          <w:szCs w:val="23"/>
          <w:shd w:val="clear" w:color="auto" w:fill="EEEEEE"/>
        </w:rPr>
        <w:t>"tutorials point"</w:t>
      </w:r>
      <w:r>
        <w:rPr>
          <w:rFonts w:ascii="Verdana" w:eastAsia="Verdana" w:hAnsi="Verdana" w:cs="Verdana"/>
          <w:b/>
          <w:bCs/>
          <w:color w:val="666600"/>
          <w:sz w:val="23"/>
          <w:szCs w:val="23"/>
          <w:shd w:val="clear" w:color="auto" w:fill="EEEEEE"/>
        </w:rPr>
        <w:t>},</w:t>
      </w:r>
    </w:p>
    <w:p w:rsidR="00141CD9" w:rsidRDefault="003C0DB1">
      <w:pPr>
        <w:pStyle w:val="normal0"/>
        <w:rPr>
          <w:rFonts w:ascii="Verdana" w:eastAsia="Verdana" w:hAnsi="Verdana" w:cs="Verdana"/>
          <w:b/>
          <w:bCs/>
          <w:color w:val="666600"/>
          <w:sz w:val="23"/>
          <w:szCs w:val="23"/>
          <w:shd w:val="clear" w:color="auto" w:fill="EEEEEE"/>
        </w:rPr>
      </w:pPr>
      <w:r>
        <w:rPr>
          <w:rFonts w:ascii="Verdana" w:eastAsia="Verdana" w:hAnsi="Verdana" w:cs="Verdana"/>
          <w:b/>
          <w:bCs/>
          <w:sz w:val="23"/>
          <w:szCs w:val="23"/>
          <w:shd w:val="clear" w:color="auto" w:fill="EEEEEE"/>
        </w:rPr>
        <w:t xml:space="preserve">   </w:t>
      </w:r>
      <w:r>
        <w:rPr>
          <w:rFonts w:ascii="Verdana" w:eastAsia="Verdana" w:hAnsi="Verdana" w:cs="Verdana"/>
          <w:b/>
          <w:bCs/>
          <w:color w:val="666600"/>
          <w:sz w:val="23"/>
          <w:szCs w:val="23"/>
          <w:shd w:val="clear" w:color="auto" w:fill="EEEEEE"/>
        </w:rPr>
        <w:t>{</w:t>
      </w:r>
      <w:r>
        <w:rPr>
          <w:rFonts w:ascii="Verdana" w:eastAsia="Verdana" w:hAnsi="Verdana" w:cs="Verdana"/>
          <w:b/>
          <w:bCs/>
          <w:color w:val="008800"/>
          <w:sz w:val="23"/>
          <w:szCs w:val="23"/>
          <w:shd w:val="clear" w:color="auto" w:fill="EEEEEE"/>
        </w:rPr>
        <w:t>"title"</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 xml:space="preserve"> </w:t>
      </w:r>
      <w:r>
        <w:rPr>
          <w:rFonts w:ascii="Verdana" w:eastAsia="Verdana" w:hAnsi="Verdana" w:cs="Verdana"/>
          <w:b/>
          <w:bCs/>
          <w:color w:val="008800"/>
          <w:sz w:val="23"/>
          <w:szCs w:val="23"/>
          <w:shd w:val="clear" w:color="auto" w:fill="EEEEEE"/>
        </w:rPr>
        <w:t>"MongoDB Overview"</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pretty</w:t>
      </w:r>
      <w:r>
        <w:rPr>
          <w:rFonts w:ascii="Verdana" w:eastAsia="Verdana" w:hAnsi="Verdana" w:cs="Verdana"/>
          <w:b/>
          <w:bCs/>
          <w:color w:val="666600"/>
          <w:sz w:val="23"/>
          <w:szCs w:val="23"/>
          <w:shd w:val="clear" w:color="auto" w:fill="EEEEEE"/>
        </w:rPr>
        <w:t>()</w:t>
      </w:r>
    </w:p>
    <w:p w:rsidR="00141CD9" w:rsidRDefault="00141CD9">
      <w:pPr>
        <w:pStyle w:val="normal0"/>
        <w:rPr>
          <w:rFonts w:ascii="Verdana" w:eastAsia="Verdana" w:hAnsi="Verdana" w:cs="Verdana"/>
          <w:b/>
          <w:bCs/>
          <w:color w:val="181717"/>
          <w:sz w:val="32"/>
          <w:szCs w:val="32"/>
          <w:highlight w:val="white"/>
        </w:rPr>
      </w:pPr>
    </w:p>
    <w:p w:rsidR="00141CD9" w:rsidRDefault="003C0DB1">
      <w:pPr>
        <w:pStyle w:val="Heading2"/>
        <w:keepNext w:val="0"/>
        <w:keepLines w:val="0"/>
        <w:spacing w:after="80" w:line="300" w:lineRule="auto"/>
        <w:rPr>
          <w:color w:val="181717"/>
          <w:sz w:val="35"/>
          <w:szCs w:val="35"/>
          <w:highlight w:val="white"/>
        </w:rPr>
      </w:pPr>
      <w:bookmarkStart w:id="135" w:name="_wcodr08kdjab" w:colFirst="0" w:colLast="0"/>
      <w:bookmarkEnd w:id="135"/>
      <w:r>
        <w:rPr>
          <w:color w:val="181717"/>
          <w:sz w:val="35"/>
          <w:szCs w:val="35"/>
          <w:highlight w:val="white"/>
        </w:rPr>
        <w:t>NOR in MongoDB</w:t>
      </w:r>
    </w:p>
    <w:p w:rsidR="00141CD9" w:rsidRDefault="003C0DB1">
      <w:pPr>
        <w:pStyle w:val="normal0"/>
        <w:rPr>
          <w:rFonts w:ascii="Verdana" w:eastAsia="Verdana" w:hAnsi="Verdana" w:cs="Verdana"/>
          <w:b/>
          <w:bCs/>
          <w:sz w:val="23"/>
          <w:szCs w:val="23"/>
          <w:shd w:val="clear" w:color="auto" w:fill="EEEEEE"/>
        </w:rPr>
      </w:pPr>
      <w:r>
        <w:rPr>
          <w:rFonts w:ascii="Verdana" w:eastAsia="Verdana" w:hAnsi="Verdana" w:cs="Verdana"/>
          <w:b/>
          <w:bCs/>
          <w:sz w:val="23"/>
          <w:szCs w:val="23"/>
          <w:shd w:val="clear" w:color="auto" w:fill="EEEEEE"/>
        </w:rPr>
        <w:t>db</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empDetails</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find</w:t>
      </w:r>
      <w:r>
        <w:rPr>
          <w:rFonts w:ascii="Verdana" w:eastAsia="Verdana" w:hAnsi="Verdana" w:cs="Verdana"/>
          <w:b/>
          <w:bCs/>
          <w:color w:val="666600"/>
          <w:sz w:val="23"/>
          <w:szCs w:val="23"/>
          <w:shd w:val="clear" w:color="auto" w:fill="EEEEEE"/>
        </w:rPr>
        <w:t>(</w:t>
      </w:r>
    </w:p>
    <w:p w:rsidR="00141CD9" w:rsidRDefault="003C0DB1">
      <w:pPr>
        <w:pStyle w:val="normal0"/>
        <w:rPr>
          <w:rFonts w:ascii="Verdana" w:eastAsia="Verdana" w:hAnsi="Verdana" w:cs="Verdana"/>
          <w:b/>
          <w:bCs/>
          <w:sz w:val="23"/>
          <w:szCs w:val="23"/>
          <w:shd w:val="clear" w:color="auto" w:fill="EEEEEE"/>
        </w:rPr>
      </w:pPr>
      <w:r>
        <w:rPr>
          <w:rFonts w:ascii="Verdana" w:eastAsia="Verdana" w:hAnsi="Verdana" w:cs="Verdana"/>
          <w:b/>
          <w:bCs/>
          <w:sz w:val="23"/>
          <w:szCs w:val="23"/>
          <w:shd w:val="clear" w:color="auto" w:fill="EEEEEE"/>
        </w:rPr>
        <w:tab/>
      </w:r>
      <w:r>
        <w:rPr>
          <w:rFonts w:ascii="Verdana" w:eastAsia="Verdana" w:hAnsi="Verdana" w:cs="Verdana"/>
          <w:b/>
          <w:bCs/>
          <w:color w:val="666600"/>
          <w:sz w:val="23"/>
          <w:szCs w:val="23"/>
          <w:shd w:val="clear" w:color="auto" w:fill="EEEEEE"/>
        </w:rPr>
        <w:t>{</w:t>
      </w:r>
    </w:p>
    <w:p w:rsidR="00141CD9" w:rsidRDefault="003C0DB1">
      <w:pPr>
        <w:pStyle w:val="normal0"/>
        <w:rPr>
          <w:rFonts w:ascii="Verdana" w:eastAsia="Verdana" w:hAnsi="Verdana" w:cs="Verdana"/>
          <w:b/>
          <w:bCs/>
          <w:sz w:val="23"/>
          <w:szCs w:val="23"/>
          <w:shd w:val="clear" w:color="auto" w:fill="EEEEEE"/>
        </w:rPr>
      </w:pPr>
      <w:r>
        <w:rPr>
          <w:rFonts w:ascii="Verdana" w:eastAsia="Verdana" w:hAnsi="Verdana" w:cs="Verdana"/>
          <w:b/>
          <w:bCs/>
          <w:sz w:val="23"/>
          <w:szCs w:val="23"/>
          <w:shd w:val="clear" w:color="auto" w:fill="EEEEEE"/>
        </w:rPr>
        <w:tab/>
      </w:r>
      <w:r>
        <w:rPr>
          <w:rFonts w:ascii="Verdana" w:eastAsia="Verdana" w:hAnsi="Verdana" w:cs="Verdana"/>
          <w:b/>
          <w:bCs/>
          <w:sz w:val="23"/>
          <w:szCs w:val="23"/>
          <w:shd w:val="clear" w:color="auto" w:fill="EEEEEE"/>
        </w:rPr>
        <w:tab/>
        <w:t>$nor</w:t>
      </w:r>
      <w:r>
        <w:rPr>
          <w:rFonts w:ascii="Verdana" w:eastAsia="Verdana" w:hAnsi="Verdana" w:cs="Verdana"/>
          <w:b/>
          <w:bCs/>
          <w:color w:val="666600"/>
          <w:sz w:val="23"/>
          <w:szCs w:val="23"/>
          <w:shd w:val="clear" w:color="auto" w:fill="EEEEEE"/>
        </w:rPr>
        <w:t>:[</w:t>
      </w:r>
    </w:p>
    <w:p w:rsidR="00141CD9" w:rsidRDefault="003C0DB1">
      <w:pPr>
        <w:pStyle w:val="normal0"/>
        <w:rPr>
          <w:rFonts w:ascii="Verdana" w:eastAsia="Verdana" w:hAnsi="Verdana" w:cs="Verdana"/>
          <w:b/>
          <w:bCs/>
          <w:sz w:val="23"/>
          <w:szCs w:val="23"/>
          <w:shd w:val="clear" w:color="auto" w:fill="EEEEEE"/>
        </w:rPr>
      </w:pPr>
      <w:r>
        <w:rPr>
          <w:rFonts w:ascii="Verdana" w:eastAsia="Verdana" w:hAnsi="Verdana" w:cs="Verdana"/>
          <w:b/>
          <w:bCs/>
          <w:sz w:val="23"/>
          <w:szCs w:val="23"/>
          <w:shd w:val="clear" w:color="auto" w:fill="EEEEEE"/>
        </w:rPr>
        <w:tab/>
      </w:r>
      <w:r>
        <w:rPr>
          <w:rFonts w:ascii="Verdana" w:eastAsia="Verdana" w:hAnsi="Verdana" w:cs="Verdana"/>
          <w:b/>
          <w:bCs/>
          <w:sz w:val="23"/>
          <w:szCs w:val="23"/>
          <w:shd w:val="clear" w:color="auto" w:fill="EEEEEE"/>
        </w:rPr>
        <w:tab/>
      </w:r>
      <w:r>
        <w:rPr>
          <w:rFonts w:ascii="Verdana" w:eastAsia="Verdana" w:hAnsi="Verdana" w:cs="Verdana"/>
          <w:b/>
          <w:bCs/>
          <w:sz w:val="23"/>
          <w:szCs w:val="23"/>
          <w:shd w:val="clear" w:color="auto" w:fill="EEEEEE"/>
        </w:rPr>
        <w:tab/>
      </w:r>
      <w:r>
        <w:rPr>
          <w:rFonts w:ascii="Verdana" w:eastAsia="Verdana" w:hAnsi="Verdana" w:cs="Verdana"/>
          <w:b/>
          <w:bCs/>
          <w:color w:val="006666"/>
          <w:sz w:val="23"/>
          <w:szCs w:val="23"/>
          <w:shd w:val="clear" w:color="auto" w:fill="EEEEEE"/>
        </w:rPr>
        <w:t>40</w:t>
      </w:r>
    </w:p>
    <w:p w:rsidR="00141CD9" w:rsidRDefault="003C0DB1">
      <w:pPr>
        <w:pStyle w:val="normal0"/>
        <w:rPr>
          <w:rFonts w:ascii="Verdana" w:eastAsia="Verdana" w:hAnsi="Verdana" w:cs="Verdana"/>
          <w:b/>
          <w:bCs/>
          <w:sz w:val="23"/>
          <w:szCs w:val="23"/>
          <w:shd w:val="clear" w:color="auto" w:fill="EEEEEE"/>
        </w:rPr>
      </w:pPr>
      <w:r>
        <w:rPr>
          <w:rFonts w:ascii="Verdana" w:eastAsia="Verdana" w:hAnsi="Verdana" w:cs="Verdana"/>
          <w:b/>
          <w:bCs/>
          <w:sz w:val="23"/>
          <w:szCs w:val="23"/>
          <w:shd w:val="clear" w:color="auto" w:fill="EEEEEE"/>
        </w:rPr>
        <w:tab/>
      </w:r>
      <w:r>
        <w:rPr>
          <w:rFonts w:ascii="Verdana" w:eastAsia="Verdana" w:hAnsi="Verdana" w:cs="Verdana"/>
          <w:b/>
          <w:bCs/>
          <w:sz w:val="23"/>
          <w:szCs w:val="23"/>
          <w:shd w:val="clear" w:color="auto" w:fill="EEEEEE"/>
        </w:rPr>
        <w:tab/>
      </w:r>
      <w:r>
        <w:rPr>
          <w:rFonts w:ascii="Verdana" w:eastAsia="Verdana" w:hAnsi="Verdana" w:cs="Verdana"/>
          <w:b/>
          <w:bCs/>
          <w:sz w:val="23"/>
          <w:szCs w:val="23"/>
          <w:shd w:val="clear" w:color="auto" w:fill="EEEEEE"/>
        </w:rPr>
        <w:tab/>
      </w:r>
      <w:r>
        <w:rPr>
          <w:rFonts w:ascii="Verdana" w:eastAsia="Verdana" w:hAnsi="Verdana" w:cs="Verdana"/>
          <w:b/>
          <w:bCs/>
          <w:color w:val="666600"/>
          <w:sz w:val="23"/>
          <w:szCs w:val="23"/>
          <w:shd w:val="clear" w:color="auto" w:fill="EEEEEE"/>
        </w:rPr>
        <w:t>{</w:t>
      </w:r>
      <w:r>
        <w:rPr>
          <w:rFonts w:ascii="Verdana" w:eastAsia="Verdana" w:hAnsi="Verdana" w:cs="Verdana"/>
          <w:b/>
          <w:bCs/>
          <w:color w:val="008800"/>
          <w:sz w:val="23"/>
          <w:szCs w:val="23"/>
          <w:shd w:val="clear" w:color="auto" w:fill="EEEEEE"/>
        </w:rPr>
        <w:t>"First_Name"</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 xml:space="preserve"> </w:t>
      </w:r>
      <w:r>
        <w:rPr>
          <w:rFonts w:ascii="Verdana" w:eastAsia="Verdana" w:hAnsi="Verdana" w:cs="Verdana"/>
          <w:b/>
          <w:bCs/>
          <w:color w:val="008800"/>
          <w:sz w:val="23"/>
          <w:szCs w:val="23"/>
          <w:shd w:val="clear" w:color="auto" w:fill="EEEEEE"/>
        </w:rPr>
        <w:t>"Radhika"</w:t>
      </w:r>
      <w:r>
        <w:rPr>
          <w:rFonts w:ascii="Verdana" w:eastAsia="Verdana" w:hAnsi="Verdana" w:cs="Verdana"/>
          <w:b/>
          <w:bCs/>
          <w:color w:val="666600"/>
          <w:sz w:val="23"/>
          <w:szCs w:val="23"/>
          <w:shd w:val="clear" w:color="auto" w:fill="EEEEEE"/>
        </w:rPr>
        <w:t>},</w:t>
      </w:r>
    </w:p>
    <w:p w:rsidR="00141CD9" w:rsidRDefault="003C0DB1">
      <w:pPr>
        <w:pStyle w:val="normal0"/>
        <w:rPr>
          <w:rFonts w:ascii="Verdana" w:eastAsia="Verdana" w:hAnsi="Verdana" w:cs="Verdana"/>
          <w:b/>
          <w:bCs/>
          <w:sz w:val="23"/>
          <w:szCs w:val="23"/>
          <w:shd w:val="clear" w:color="auto" w:fill="EEEEEE"/>
        </w:rPr>
      </w:pPr>
      <w:r>
        <w:rPr>
          <w:rFonts w:ascii="Verdana" w:eastAsia="Verdana" w:hAnsi="Verdana" w:cs="Verdana"/>
          <w:b/>
          <w:bCs/>
          <w:sz w:val="23"/>
          <w:szCs w:val="23"/>
          <w:shd w:val="clear" w:color="auto" w:fill="EEEEEE"/>
        </w:rPr>
        <w:tab/>
      </w:r>
      <w:r>
        <w:rPr>
          <w:rFonts w:ascii="Verdana" w:eastAsia="Verdana" w:hAnsi="Verdana" w:cs="Verdana"/>
          <w:b/>
          <w:bCs/>
          <w:sz w:val="23"/>
          <w:szCs w:val="23"/>
          <w:shd w:val="clear" w:color="auto" w:fill="EEEEEE"/>
        </w:rPr>
        <w:tab/>
      </w:r>
      <w:r>
        <w:rPr>
          <w:rFonts w:ascii="Verdana" w:eastAsia="Verdana" w:hAnsi="Verdana" w:cs="Verdana"/>
          <w:b/>
          <w:bCs/>
          <w:sz w:val="23"/>
          <w:szCs w:val="23"/>
          <w:shd w:val="clear" w:color="auto" w:fill="EEEEEE"/>
        </w:rPr>
        <w:tab/>
      </w:r>
      <w:r>
        <w:rPr>
          <w:rFonts w:ascii="Verdana" w:eastAsia="Verdana" w:hAnsi="Verdana" w:cs="Verdana"/>
          <w:b/>
          <w:bCs/>
          <w:color w:val="666600"/>
          <w:sz w:val="23"/>
          <w:szCs w:val="23"/>
          <w:shd w:val="clear" w:color="auto" w:fill="EEEEEE"/>
        </w:rPr>
        <w:t>{</w:t>
      </w:r>
      <w:r>
        <w:rPr>
          <w:rFonts w:ascii="Verdana" w:eastAsia="Verdana" w:hAnsi="Verdana" w:cs="Verdana"/>
          <w:b/>
          <w:bCs/>
          <w:color w:val="008800"/>
          <w:sz w:val="23"/>
          <w:szCs w:val="23"/>
          <w:shd w:val="clear" w:color="auto" w:fill="EEEEEE"/>
        </w:rPr>
        <w:t>"Last_Name"</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 xml:space="preserve"> </w:t>
      </w:r>
      <w:r>
        <w:rPr>
          <w:rFonts w:ascii="Verdana" w:eastAsia="Verdana" w:hAnsi="Verdana" w:cs="Verdana"/>
          <w:b/>
          <w:bCs/>
          <w:color w:val="008800"/>
          <w:sz w:val="23"/>
          <w:szCs w:val="23"/>
          <w:shd w:val="clear" w:color="auto" w:fill="EEEEEE"/>
        </w:rPr>
        <w:t>"Christopher"</w:t>
      </w:r>
      <w:r>
        <w:rPr>
          <w:rFonts w:ascii="Verdana" w:eastAsia="Verdana" w:hAnsi="Verdana" w:cs="Verdana"/>
          <w:b/>
          <w:bCs/>
          <w:color w:val="666600"/>
          <w:sz w:val="23"/>
          <w:szCs w:val="23"/>
          <w:shd w:val="clear" w:color="auto" w:fill="EEEEEE"/>
        </w:rPr>
        <w:t>}</w:t>
      </w:r>
    </w:p>
    <w:p w:rsidR="00141CD9" w:rsidRDefault="003C0DB1">
      <w:pPr>
        <w:pStyle w:val="normal0"/>
        <w:rPr>
          <w:rFonts w:ascii="Verdana" w:eastAsia="Verdana" w:hAnsi="Verdana" w:cs="Verdana"/>
          <w:b/>
          <w:bCs/>
          <w:sz w:val="23"/>
          <w:szCs w:val="23"/>
          <w:shd w:val="clear" w:color="auto" w:fill="EEEEEE"/>
        </w:rPr>
      </w:pPr>
      <w:r>
        <w:rPr>
          <w:rFonts w:ascii="Verdana" w:eastAsia="Verdana" w:hAnsi="Verdana" w:cs="Verdana"/>
          <w:b/>
          <w:bCs/>
          <w:sz w:val="23"/>
          <w:szCs w:val="23"/>
          <w:shd w:val="clear" w:color="auto" w:fill="EEEEEE"/>
        </w:rPr>
        <w:tab/>
      </w:r>
      <w:r>
        <w:rPr>
          <w:rFonts w:ascii="Verdana" w:eastAsia="Verdana" w:hAnsi="Verdana" w:cs="Verdana"/>
          <w:b/>
          <w:bCs/>
          <w:sz w:val="23"/>
          <w:szCs w:val="23"/>
          <w:shd w:val="clear" w:color="auto" w:fill="EEEEEE"/>
        </w:rPr>
        <w:tab/>
      </w:r>
      <w:r>
        <w:rPr>
          <w:rFonts w:ascii="Verdana" w:eastAsia="Verdana" w:hAnsi="Verdana" w:cs="Verdana"/>
          <w:b/>
          <w:bCs/>
          <w:color w:val="666600"/>
          <w:sz w:val="23"/>
          <w:szCs w:val="23"/>
          <w:shd w:val="clear" w:color="auto" w:fill="EEEEEE"/>
        </w:rPr>
        <w:t>]</w:t>
      </w:r>
    </w:p>
    <w:p w:rsidR="00141CD9" w:rsidRDefault="003C0DB1">
      <w:pPr>
        <w:pStyle w:val="normal0"/>
        <w:rPr>
          <w:rFonts w:ascii="Verdana" w:eastAsia="Verdana" w:hAnsi="Verdana" w:cs="Verdana"/>
          <w:b/>
          <w:bCs/>
          <w:sz w:val="23"/>
          <w:szCs w:val="23"/>
          <w:shd w:val="clear" w:color="auto" w:fill="EEEEEE"/>
        </w:rPr>
      </w:pPr>
      <w:r>
        <w:rPr>
          <w:rFonts w:ascii="Verdana" w:eastAsia="Verdana" w:hAnsi="Verdana" w:cs="Verdana"/>
          <w:b/>
          <w:bCs/>
          <w:sz w:val="23"/>
          <w:szCs w:val="23"/>
          <w:shd w:val="clear" w:color="auto" w:fill="EEEEEE"/>
        </w:rPr>
        <w:tab/>
      </w:r>
      <w:r>
        <w:rPr>
          <w:rFonts w:ascii="Verdana" w:eastAsia="Verdana" w:hAnsi="Verdana" w:cs="Verdana"/>
          <w:b/>
          <w:bCs/>
          <w:color w:val="666600"/>
          <w:sz w:val="23"/>
          <w:szCs w:val="23"/>
          <w:shd w:val="clear" w:color="auto" w:fill="EEEEEE"/>
        </w:rPr>
        <w:t>}</w:t>
      </w:r>
    </w:p>
    <w:p w:rsidR="00141CD9" w:rsidRDefault="003C0DB1">
      <w:pPr>
        <w:pStyle w:val="normal0"/>
        <w:rPr>
          <w:rFonts w:ascii="Verdana" w:eastAsia="Verdana" w:hAnsi="Verdana" w:cs="Verdana"/>
          <w:b/>
          <w:bCs/>
          <w:color w:val="666600"/>
          <w:sz w:val="23"/>
          <w:szCs w:val="23"/>
          <w:shd w:val="clear" w:color="auto" w:fill="EEEEEE"/>
        </w:rPr>
      </w:pP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pretty</w:t>
      </w:r>
      <w:r>
        <w:rPr>
          <w:rFonts w:ascii="Verdana" w:eastAsia="Verdana" w:hAnsi="Verdana" w:cs="Verdana"/>
          <w:b/>
          <w:bCs/>
          <w:color w:val="666600"/>
          <w:sz w:val="23"/>
          <w:szCs w:val="23"/>
          <w:shd w:val="clear" w:color="auto" w:fill="EEEEEE"/>
        </w:rPr>
        <w:t>()</w:t>
      </w:r>
    </w:p>
    <w:p w:rsidR="00141CD9" w:rsidRDefault="00141CD9">
      <w:pPr>
        <w:pStyle w:val="normal0"/>
        <w:rPr>
          <w:rFonts w:ascii="Verdana" w:eastAsia="Verdana" w:hAnsi="Verdana" w:cs="Verdana"/>
          <w:b/>
          <w:bCs/>
          <w:color w:val="181717"/>
          <w:sz w:val="32"/>
          <w:szCs w:val="32"/>
          <w:highlight w:val="white"/>
        </w:rPr>
      </w:pPr>
    </w:p>
    <w:p w:rsidR="00141CD9" w:rsidRDefault="00141CD9">
      <w:pPr>
        <w:pStyle w:val="normal0"/>
        <w:rPr>
          <w:rFonts w:ascii="Verdana" w:eastAsia="Verdana" w:hAnsi="Verdana" w:cs="Verdana"/>
          <w:b/>
          <w:bCs/>
          <w:color w:val="181717"/>
          <w:sz w:val="32"/>
          <w:szCs w:val="32"/>
          <w:highlight w:val="white"/>
        </w:rPr>
      </w:pPr>
    </w:p>
    <w:p w:rsidR="00141CD9" w:rsidRDefault="003C0DB1">
      <w:pPr>
        <w:pStyle w:val="Heading2"/>
        <w:keepNext w:val="0"/>
        <w:keepLines w:val="0"/>
        <w:spacing w:after="80" w:line="300" w:lineRule="auto"/>
        <w:rPr>
          <w:color w:val="181717"/>
          <w:sz w:val="35"/>
          <w:szCs w:val="35"/>
          <w:highlight w:val="white"/>
        </w:rPr>
      </w:pPr>
      <w:bookmarkStart w:id="136" w:name="_q0eu0duhspvy" w:colFirst="0" w:colLast="0"/>
      <w:bookmarkEnd w:id="136"/>
      <w:r>
        <w:rPr>
          <w:color w:val="181717"/>
          <w:sz w:val="35"/>
          <w:szCs w:val="35"/>
          <w:highlight w:val="white"/>
        </w:rPr>
        <w:t>NOT in MongoDB</w:t>
      </w:r>
    </w:p>
    <w:p w:rsidR="00141CD9" w:rsidRDefault="003C0DB1">
      <w:pPr>
        <w:pStyle w:val="normal0"/>
        <w:rPr>
          <w:rFonts w:ascii="Verdana" w:eastAsia="Verdana" w:hAnsi="Verdana" w:cs="Verdana"/>
          <w:b/>
          <w:bCs/>
          <w:color w:val="666600"/>
          <w:sz w:val="23"/>
          <w:szCs w:val="23"/>
          <w:shd w:val="clear" w:color="auto" w:fill="EEEEEE"/>
        </w:rPr>
      </w:pPr>
      <w:r>
        <w:rPr>
          <w:rFonts w:ascii="Verdana" w:eastAsia="Verdana" w:hAnsi="Verdana" w:cs="Verdana"/>
          <w:b/>
          <w:bCs/>
          <w:sz w:val="23"/>
          <w:szCs w:val="23"/>
          <w:shd w:val="clear" w:color="auto" w:fill="EEEEEE"/>
        </w:rPr>
        <w:t>db</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empDetails</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find</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 xml:space="preserve"> </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 xml:space="preserve"> </w:t>
      </w:r>
      <w:r>
        <w:rPr>
          <w:rFonts w:ascii="Verdana" w:eastAsia="Verdana" w:hAnsi="Verdana" w:cs="Verdana"/>
          <w:b/>
          <w:bCs/>
          <w:color w:val="008800"/>
          <w:sz w:val="23"/>
          <w:szCs w:val="23"/>
          <w:shd w:val="clear" w:color="auto" w:fill="EEEEEE"/>
        </w:rPr>
        <w:t>"Age"</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 xml:space="preserve"> </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 xml:space="preserve"> $not</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 xml:space="preserve"> </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 xml:space="preserve"> $gt</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 xml:space="preserve"> </w:t>
      </w:r>
      <w:r>
        <w:rPr>
          <w:rFonts w:ascii="Verdana" w:eastAsia="Verdana" w:hAnsi="Verdana" w:cs="Verdana"/>
          <w:b/>
          <w:bCs/>
          <w:color w:val="008800"/>
          <w:sz w:val="23"/>
          <w:szCs w:val="23"/>
          <w:shd w:val="clear" w:color="auto" w:fill="EEEEEE"/>
        </w:rPr>
        <w:t>"25"</w:t>
      </w:r>
      <w:r>
        <w:rPr>
          <w:rFonts w:ascii="Verdana" w:eastAsia="Verdana" w:hAnsi="Verdana" w:cs="Verdana"/>
          <w:b/>
          <w:bCs/>
          <w:sz w:val="23"/>
          <w:szCs w:val="23"/>
          <w:shd w:val="clear" w:color="auto" w:fill="EEEEEE"/>
        </w:rPr>
        <w:t xml:space="preserve"> </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 xml:space="preserve"> </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 xml:space="preserve"> </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 xml:space="preserve"> </w:t>
      </w:r>
      <w:r>
        <w:rPr>
          <w:rFonts w:ascii="Verdana" w:eastAsia="Verdana" w:hAnsi="Verdana" w:cs="Verdana"/>
          <w:b/>
          <w:bCs/>
          <w:color w:val="666600"/>
          <w:sz w:val="23"/>
          <w:szCs w:val="23"/>
          <w:shd w:val="clear" w:color="auto" w:fill="EEEEEE"/>
        </w:rPr>
        <w:t>)</w:t>
      </w:r>
    </w:p>
    <w:p w:rsidR="00141CD9" w:rsidRDefault="00141CD9">
      <w:pPr>
        <w:pStyle w:val="normal0"/>
        <w:rPr>
          <w:rFonts w:ascii="Verdana" w:eastAsia="Verdana" w:hAnsi="Verdana" w:cs="Verdana"/>
          <w:b/>
          <w:bCs/>
          <w:color w:val="666600"/>
          <w:sz w:val="23"/>
          <w:szCs w:val="23"/>
          <w:shd w:val="clear" w:color="auto" w:fill="EEEEEE"/>
        </w:rPr>
      </w:pPr>
    </w:p>
    <w:p w:rsidR="00141CD9" w:rsidRDefault="00141CD9">
      <w:pPr>
        <w:pStyle w:val="normal0"/>
        <w:rPr>
          <w:rFonts w:ascii="Verdana" w:eastAsia="Verdana" w:hAnsi="Verdana" w:cs="Verdana"/>
          <w:b/>
          <w:bCs/>
          <w:color w:val="666600"/>
          <w:sz w:val="23"/>
          <w:szCs w:val="23"/>
          <w:shd w:val="clear" w:color="auto" w:fill="EEEEEE"/>
        </w:rPr>
      </w:pPr>
    </w:p>
    <w:p w:rsidR="00141CD9" w:rsidRDefault="00141CD9">
      <w:pPr>
        <w:pStyle w:val="normal0"/>
        <w:rPr>
          <w:rFonts w:ascii="Verdana" w:eastAsia="Verdana" w:hAnsi="Verdana" w:cs="Verdana"/>
          <w:b/>
          <w:bCs/>
          <w:color w:val="666600"/>
          <w:sz w:val="23"/>
          <w:szCs w:val="23"/>
          <w:shd w:val="clear" w:color="auto" w:fill="EEEEEE"/>
        </w:rPr>
      </w:pPr>
    </w:p>
    <w:p w:rsidR="00141CD9" w:rsidRDefault="00141CD9">
      <w:pPr>
        <w:pStyle w:val="normal0"/>
        <w:rPr>
          <w:rFonts w:ascii="Verdana" w:eastAsia="Verdana" w:hAnsi="Verdana" w:cs="Verdana"/>
          <w:b/>
          <w:bCs/>
          <w:color w:val="666600"/>
          <w:sz w:val="23"/>
          <w:szCs w:val="23"/>
          <w:shd w:val="clear" w:color="auto" w:fill="EEEEEE"/>
        </w:rPr>
      </w:pPr>
    </w:p>
    <w:p w:rsidR="00141CD9" w:rsidRDefault="00141CD9">
      <w:pPr>
        <w:pStyle w:val="normal0"/>
        <w:rPr>
          <w:rFonts w:ascii="Verdana" w:eastAsia="Verdana" w:hAnsi="Verdana" w:cs="Verdana"/>
          <w:b/>
          <w:bCs/>
          <w:color w:val="666600"/>
          <w:sz w:val="23"/>
          <w:szCs w:val="23"/>
          <w:shd w:val="clear" w:color="auto" w:fill="EEEEEE"/>
        </w:rPr>
      </w:pPr>
    </w:p>
    <w:p w:rsidR="00141CD9" w:rsidRDefault="00141CD9">
      <w:pPr>
        <w:pStyle w:val="normal0"/>
        <w:rPr>
          <w:rFonts w:ascii="Verdana" w:eastAsia="Verdana" w:hAnsi="Verdana" w:cs="Verdana"/>
          <w:b/>
          <w:bCs/>
          <w:color w:val="666600"/>
          <w:sz w:val="23"/>
          <w:szCs w:val="23"/>
          <w:shd w:val="clear" w:color="auto" w:fill="EEEEEE"/>
        </w:rPr>
      </w:pPr>
    </w:p>
    <w:p w:rsidR="00141CD9" w:rsidRDefault="00141CD9">
      <w:pPr>
        <w:pStyle w:val="normal0"/>
        <w:rPr>
          <w:rFonts w:ascii="Verdana" w:eastAsia="Verdana" w:hAnsi="Verdana" w:cs="Verdana"/>
          <w:b/>
          <w:bCs/>
          <w:color w:val="666600"/>
          <w:sz w:val="23"/>
          <w:szCs w:val="23"/>
          <w:shd w:val="clear" w:color="auto" w:fill="EEEEEE"/>
        </w:rPr>
      </w:pPr>
    </w:p>
    <w:p w:rsidR="00141CD9" w:rsidRDefault="003C0DB1">
      <w:pPr>
        <w:pStyle w:val="normal0"/>
        <w:rPr>
          <w:rFonts w:ascii="Verdana" w:eastAsia="Verdana" w:hAnsi="Verdana" w:cs="Verdana"/>
          <w:b/>
          <w:bCs/>
          <w:sz w:val="23"/>
          <w:szCs w:val="23"/>
          <w:shd w:val="clear" w:color="auto" w:fill="EEEEEE"/>
        </w:rPr>
      </w:pPr>
      <w:r>
        <w:rPr>
          <w:rFonts w:ascii="Verdana" w:eastAsia="Verdana" w:hAnsi="Verdana" w:cs="Verdana"/>
          <w:b/>
          <w:bCs/>
          <w:color w:val="666600"/>
          <w:sz w:val="23"/>
          <w:szCs w:val="23"/>
          <w:shd w:val="clear" w:color="auto" w:fill="EEEEEE"/>
        </w:rPr>
        <w:t>{</w:t>
      </w:r>
    </w:p>
    <w:p w:rsidR="00141CD9" w:rsidRDefault="003C0DB1">
      <w:pPr>
        <w:pStyle w:val="normal0"/>
        <w:rPr>
          <w:rFonts w:ascii="Verdana" w:eastAsia="Verdana" w:hAnsi="Verdana" w:cs="Verdana"/>
          <w:b/>
          <w:bCs/>
          <w:sz w:val="23"/>
          <w:szCs w:val="23"/>
          <w:shd w:val="clear" w:color="auto" w:fill="EEEEEE"/>
        </w:rPr>
      </w:pPr>
      <w:r>
        <w:rPr>
          <w:rFonts w:ascii="Verdana" w:eastAsia="Verdana" w:hAnsi="Verdana" w:cs="Verdana"/>
          <w:b/>
          <w:bCs/>
          <w:sz w:val="23"/>
          <w:szCs w:val="23"/>
          <w:shd w:val="clear" w:color="auto" w:fill="EEEEEE"/>
        </w:rPr>
        <w:tab/>
      </w:r>
      <w:r>
        <w:rPr>
          <w:rFonts w:ascii="Verdana" w:eastAsia="Verdana" w:hAnsi="Verdana" w:cs="Verdana"/>
          <w:b/>
          <w:bCs/>
          <w:color w:val="008800"/>
          <w:sz w:val="23"/>
          <w:szCs w:val="23"/>
          <w:shd w:val="clear" w:color="auto" w:fill="EEEEEE"/>
        </w:rPr>
        <w:t>"_id"</w:t>
      </w:r>
      <w:r>
        <w:rPr>
          <w:rFonts w:ascii="Verdana" w:eastAsia="Verdana" w:hAnsi="Verdana" w:cs="Verdana"/>
          <w:b/>
          <w:bCs/>
          <w:sz w:val="23"/>
          <w:szCs w:val="23"/>
          <w:shd w:val="clear" w:color="auto" w:fill="EEEEEE"/>
        </w:rPr>
        <w:t xml:space="preserve"> </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 xml:space="preserve"> </w:t>
      </w:r>
      <w:r>
        <w:rPr>
          <w:rFonts w:ascii="Verdana" w:eastAsia="Verdana" w:hAnsi="Verdana" w:cs="Verdana"/>
          <w:b/>
          <w:bCs/>
          <w:color w:val="660066"/>
          <w:sz w:val="23"/>
          <w:szCs w:val="23"/>
          <w:shd w:val="clear" w:color="auto" w:fill="EEEEEE"/>
        </w:rPr>
        <w:t>ObjectId</w:t>
      </w:r>
      <w:r>
        <w:rPr>
          <w:rFonts w:ascii="Verdana" w:eastAsia="Verdana" w:hAnsi="Verdana" w:cs="Verdana"/>
          <w:b/>
          <w:bCs/>
          <w:color w:val="666600"/>
          <w:sz w:val="23"/>
          <w:szCs w:val="23"/>
          <w:shd w:val="clear" w:color="auto" w:fill="EEEEEE"/>
        </w:rPr>
        <w:t>(</w:t>
      </w:r>
      <w:r>
        <w:rPr>
          <w:rFonts w:ascii="Verdana" w:eastAsia="Verdana" w:hAnsi="Verdana" w:cs="Verdana"/>
          <w:b/>
          <w:bCs/>
          <w:color w:val="008800"/>
          <w:sz w:val="23"/>
          <w:szCs w:val="23"/>
          <w:shd w:val="clear" w:color="auto" w:fill="EEEEEE"/>
        </w:rPr>
        <w:t>"5dd6636870fb13eec3963bf7"</w:t>
      </w:r>
      <w:r>
        <w:rPr>
          <w:rFonts w:ascii="Verdana" w:eastAsia="Verdana" w:hAnsi="Verdana" w:cs="Verdana"/>
          <w:b/>
          <w:bCs/>
          <w:color w:val="666600"/>
          <w:sz w:val="23"/>
          <w:szCs w:val="23"/>
          <w:shd w:val="clear" w:color="auto" w:fill="EEEEEE"/>
        </w:rPr>
        <w:t>),</w:t>
      </w:r>
    </w:p>
    <w:p w:rsidR="00141CD9" w:rsidRDefault="003C0DB1">
      <w:pPr>
        <w:pStyle w:val="normal0"/>
        <w:rPr>
          <w:rFonts w:ascii="Verdana" w:eastAsia="Verdana" w:hAnsi="Verdana" w:cs="Verdana"/>
          <w:b/>
          <w:bCs/>
          <w:sz w:val="23"/>
          <w:szCs w:val="23"/>
          <w:shd w:val="clear" w:color="auto" w:fill="EEEEEE"/>
        </w:rPr>
      </w:pPr>
      <w:r>
        <w:rPr>
          <w:rFonts w:ascii="Verdana" w:eastAsia="Verdana" w:hAnsi="Verdana" w:cs="Verdana"/>
          <w:b/>
          <w:bCs/>
          <w:sz w:val="23"/>
          <w:szCs w:val="23"/>
          <w:shd w:val="clear" w:color="auto" w:fill="EEEEEE"/>
        </w:rPr>
        <w:tab/>
      </w:r>
      <w:r>
        <w:rPr>
          <w:rFonts w:ascii="Verdana" w:eastAsia="Verdana" w:hAnsi="Verdana" w:cs="Verdana"/>
          <w:b/>
          <w:bCs/>
          <w:color w:val="008800"/>
          <w:sz w:val="23"/>
          <w:szCs w:val="23"/>
          <w:shd w:val="clear" w:color="auto" w:fill="EEEEEE"/>
        </w:rPr>
        <w:t>"First_Name"</w:t>
      </w:r>
      <w:r>
        <w:rPr>
          <w:rFonts w:ascii="Verdana" w:eastAsia="Verdana" w:hAnsi="Verdana" w:cs="Verdana"/>
          <w:b/>
          <w:bCs/>
          <w:sz w:val="23"/>
          <w:szCs w:val="23"/>
          <w:shd w:val="clear" w:color="auto" w:fill="EEEEEE"/>
        </w:rPr>
        <w:t xml:space="preserve"> </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 xml:space="preserve"> </w:t>
      </w:r>
      <w:r>
        <w:rPr>
          <w:rFonts w:ascii="Verdana" w:eastAsia="Verdana" w:hAnsi="Verdana" w:cs="Verdana"/>
          <w:b/>
          <w:bCs/>
          <w:color w:val="008800"/>
          <w:sz w:val="23"/>
          <w:szCs w:val="23"/>
          <w:shd w:val="clear" w:color="auto" w:fill="EEEEEE"/>
        </w:rPr>
        <w:t>"Fathima"</w:t>
      </w:r>
      <w:r>
        <w:rPr>
          <w:rFonts w:ascii="Verdana" w:eastAsia="Verdana" w:hAnsi="Verdana" w:cs="Verdana"/>
          <w:b/>
          <w:bCs/>
          <w:color w:val="666600"/>
          <w:sz w:val="23"/>
          <w:szCs w:val="23"/>
          <w:shd w:val="clear" w:color="auto" w:fill="EEEEEE"/>
        </w:rPr>
        <w:t>,</w:t>
      </w:r>
    </w:p>
    <w:p w:rsidR="00141CD9" w:rsidRDefault="003C0DB1">
      <w:pPr>
        <w:pStyle w:val="normal0"/>
        <w:rPr>
          <w:rFonts w:ascii="Verdana" w:eastAsia="Verdana" w:hAnsi="Verdana" w:cs="Verdana"/>
          <w:b/>
          <w:bCs/>
          <w:sz w:val="23"/>
          <w:szCs w:val="23"/>
          <w:shd w:val="clear" w:color="auto" w:fill="EEEEEE"/>
        </w:rPr>
      </w:pPr>
      <w:r>
        <w:rPr>
          <w:rFonts w:ascii="Verdana" w:eastAsia="Verdana" w:hAnsi="Verdana" w:cs="Verdana"/>
          <w:b/>
          <w:bCs/>
          <w:sz w:val="23"/>
          <w:szCs w:val="23"/>
          <w:shd w:val="clear" w:color="auto" w:fill="EEEEEE"/>
        </w:rPr>
        <w:lastRenderedPageBreak/>
        <w:tab/>
      </w:r>
      <w:r>
        <w:rPr>
          <w:rFonts w:ascii="Verdana" w:eastAsia="Verdana" w:hAnsi="Verdana" w:cs="Verdana"/>
          <w:b/>
          <w:bCs/>
          <w:color w:val="008800"/>
          <w:sz w:val="23"/>
          <w:szCs w:val="23"/>
          <w:shd w:val="clear" w:color="auto" w:fill="EEEEEE"/>
        </w:rPr>
        <w:t>"Last_Name"</w:t>
      </w:r>
      <w:r>
        <w:rPr>
          <w:rFonts w:ascii="Verdana" w:eastAsia="Verdana" w:hAnsi="Verdana" w:cs="Verdana"/>
          <w:b/>
          <w:bCs/>
          <w:sz w:val="23"/>
          <w:szCs w:val="23"/>
          <w:shd w:val="clear" w:color="auto" w:fill="EEEEEE"/>
        </w:rPr>
        <w:t xml:space="preserve"> </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 xml:space="preserve"> </w:t>
      </w:r>
      <w:r>
        <w:rPr>
          <w:rFonts w:ascii="Verdana" w:eastAsia="Verdana" w:hAnsi="Verdana" w:cs="Verdana"/>
          <w:b/>
          <w:bCs/>
          <w:color w:val="008800"/>
          <w:sz w:val="23"/>
          <w:szCs w:val="23"/>
          <w:shd w:val="clear" w:color="auto" w:fill="EEEEEE"/>
        </w:rPr>
        <w:t>"Sheik"</w:t>
      </w:r>
      <w:r>
        <w:rPr>
          <w:rFonts w:ascii="Verdana" w:eastAsia="Verdana" w:hAnsi="Verdana" w:cs="Verdana"/>
          <w:b/>
          <w:bCs/>
          <w:color w:val="666600"/>
          <w:sz w:val="23"/>
          <w:szCs w:val="23"/>
          <w:shd w:val="clear" w:color="auto" w:fill="EEEEEE"/>
        </w:rPr>
        <w:t>,</w:t>
      </w:r>
    </w:p>
    <w:p w:rsidR="00141CD9" w:rsidRDefault="003C0DB1">
      <w:pPr>
        <w:pStyle w:val="normal0"/>
        <w:rPr>
          <w:rFonts w:ascii="Verdana" w:eastAsia="Verdana" w:hAnsi="Verdana" w:cs="Verdana"/>
          <w:b/>
          <w:bCs/>
          <w:sz w:val="23"/>
          <w:szCs w:val="23"/>
          <w:shd w:val="clear" w:color="auto" w:fill="EEEEEE"/>
        </w:rPr>
      </w:pPr>
      <w:r>
        <w:rPr>
          <w:rFonts w:ascii="Verdana" w:eastAsia="Verdana" w:hAnsi="Verdana" w:cs="Verdana"/>
          <w:b/>
          <w:bCs/>
          <w:sz w:val="23"/>
          <w:szCs w:val="23"/>
          <w:shd w:val="clear" w:color="auto" w:fill="EEEEEE"/>
        </w:rPr>
        <w:tab/>
      </w:r>
      <w:r>
        <w:rPr>
          <w:rFonts w:ascii="Verdana" w:eastAsia="Verdana" w:hAnsi="Verdana" w:cs="Verdana"/>
          <w:b/>
          <w:bCs/>
          <w:color w:val="008800"/>
          <w:sz w:val="23"/>
          <w:szCs w:val="23"/>
          <w:shd w:val="clear" w:color="auto" w:fill="EEEEEE"/>
        </w:rPr>
        <w:t>"Age"</w:t>
      </w:r>
      <w:r>
        <w:rPr>
          <w:rFonts w:ascii="Verdana" w:eastAsia="Verdana" w:hAnsi="Verdana" w:cs="Verdana"/>
          <w:b/>
          <w:bCs/>
          <w:sz w:val="23"/>
          <w:szCs w:val="23"/>
          <w:shd w:val="clear" w:color="auto" w:fill="EEEEEE"/>
        </w:rPr>
        <w:t xml:space="preserve"> </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 xml:space="preserve"> </w:t>
      </w:r>
      <w:r>
        <w:rPr>
          <w:rFonts w:ascii="Verdana" w:eastAsia="Verdana" w:hAnsi="Verdana" w:cs="Verdana"/>
          <w:b/>
          <w:bCs/>
          <w:color w:val="008800"/>
          <w:sz w:val="23"/>
          <w:szCs w:val="23"/>
          <w:shd w:val="clear" w:color="auto" w:fill="EEEEEE"/>
        </w:rPr>
        <w:t>"24"</w:t>
      </w:r>
      <w:r>
        <w:rPr>
          <w:rFonts w:ascii="Verdana" w:eastAsia="Verdana" w:hAnsi="Verdana" w:cs="Verdana"/>
          <w:b/>
          <w:bCs/>
          <w:color w:val="666600"/>
          <w:sz w:val="23"/>
          <w:szCs w:val="23"/>
          <w:shd w:val="clear" w:color="auto" w:fill="EEEEEE"/>
        </w:rPr>
        <w:t>,</w:t>
      </w:r>
    </w:p>
    <w:p w:rsidR="00141CD9" w:rsidRDefault="003C0DB1">
      <w:pPr>
        <w:pStyle w:val="normal0"/>
        <w:rPr>
          <w:rFonts w:ascii="Verdana" w:eastAsia="Verdana" w:hAnsi="Verdana" w:cs="Verdana"/>
          <w:b/>
          <w:bCs/>
          <w:sz w:val="23"/>
          <w:szCs w:val="23"/>
          <w:shd w:val="clear" w:color="auto" w:fill="EEEEEE"/>
        </w:rPr>
      </w:pPr>
      <w:r>
        <w:rPr>
          <w:rFonts w:ascii="Verdana" w:eastAsia="Verdana" w:hAnsi="Verdana" w:cs="Verdana"/>
          <w:b/>
          <w:bCs/>
          <w:sz w:val="23"/>
          <w:szCs w:val="23"/>
          <w:shd w:val="clear" w:color="auto" w:fill="EEEEEE"/>
        </w:rPr>
        <w:tab/>
      </w:r>
      <w:r>
        <w:rPr>
          <w:rFonts w:ascii="Verdana" w:eastAsia="Verdana" w:hAnsi="Verdana" w:cs="Verdana"/>
          <w:b/>
          <w:bCs/>
          <w:color w:val="008800"/>
          <w:sz w:val="23"/>
          <w:szCs w:val="23"/>
          <w:shd w:val="clear" w:color="auto" w:fill="EEEEEE"/>
        </w:rPr>
        <w:t>"e_mail"</w:t>
      </w:r>
      <w:r>
        <w:rPr>
          <w:rFonts w:ascii="Verdana" w:eastAsia="Verdana" w:hAnsi="Verdana" w:cs="Verdana"/>
          <w:b/>
          <w:bCs/>
          <w:sz w:val="23"/>
          <w:szCs w:val="23"/>
          <w:shd w:val="clear" w:color="auto" w:fill="EEEEEE"/>
        </w:rPr>
        <w:t xml:space="preserve"> </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 xml:space="preserve"> </w:t>
      </w:r>
      <w:r>
        <w:rPr>
          <w:rFonts w:ascii="Verdana" w:eastAsia="Verdana" w:hAnsi="Verdana" w:cs="Verdana"/>
          <w:b/>
          <w:bCs/>
          <w:color w:val="008800"/>
          <w:sz w:val="23"/>
          <w:szCs w:val="23"/>
          <w:shd w:val="clear" w:color="auto" w:fill="EEEEEE"/>
        </w:rPr>
        <w:t>"Fathima_Sheik.123@gmail.com"</w:t>
      </w:r>
      <w:r>
        <w:rPr>
          <w:rFonts w:ascii="Verdana" w:eastAsia="Verdana" w:hAnsi="Verdana" w:cs="Verdana"/>
          <w:b/>
          <w:bCs/>
          <w:color w:val="666600"/>
          <w:sz w:val="23"/>
          <w:szCs w:val="23"/>
          <w:shd w:val="clear" w:color="auto" w:fill="EEEEEE"/>
        </w:rPr>
        <w:t>,</w:t>
      </w:r>
    </w:p>
    <w:p w:rsidR="00141CD9" w:rsidRDefault="003C0DB1">
      <w:pPr>
        <w:pStyle w:val="normal0"/>
        <w:rPr>
          <w:rFonts w:ascii="Verdana" w:eastAsia="Verdana" w:hAnsi="Verdana" w:cs="Verdana"/>
          <w:b/>
          <w:bCs/>
          <w:sz w:val="23"/>
          <w:szCs w:val="23"/>
          <w:shd w:val="clear" w:color="auto" w:fill="EEEEEE"/>
        </w:rPr>
      </w:pPr>
      <w:r>
        <w:rPr>
          <w:rFonts w:ascii="Verdana" w:eastAsia="Verdana" w:hAnsi="Verdana" w:cs="Verdana"/>
          <w:b/>
          <w:bCs/>
          <w:sz w:val="23"/>
          <w:szCs w:val="23"/>
          <w:shd w:val="clear" w:color="auto" w:fill="EEEEEE"/>
        </w:rPr>
        <w:tab/>
      </w:r>
      <w:r>
        <w:rPr>
          <w:rFonts w:ascii="Verdana" w:eastAsia="Verdana" w:hAnsi="Verdana" w:cs="Verdana"/>
          <w:b/>
          <w:bCs/>
          <w:color w:val="008800"/>
          <w:sz w:val="23"/>
          <w:szCs w:val="23"/>
          <w:shd w:val="clear" w:color="auto" w:fill="EEEEEE"/>
        </w:rPr>
        <w:t>"phone"</w:t>
      </w:r>
      <w:r>
        <w:rPr>
          <w:rFonts w:ascii="Verdana" w:eastAsia="Verdana" w:hAnsi="Verdana" w:cs="Verdana"/>
          <w:b/>
          <w:bCs/>
          <w:sz w:val="23"/>
          <w:szCs w:val="23"/>
          <w:shd w:val="clear" w:color="auto" w:fill="EEEEEE"/>
        </w:rPr>
        <w:t xml:space="preserve"> </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 xml:space="preserve"> </w:t>
      </w:r>
      <w:r>
        <w:rPr>
          <w:rFonts w:ascii="Verdana" w:eastAsia="Verdana" w:hAnsi="Verdana" w:cs="Verdana"/>
          <w:b/>
          <w:bCs/>
          <w:color w:val="008800"/>
          <w:sz w:val="23"/>
          <w:szCs w:val="23"/>
          <w:shd w:val="clear" w:color="auto" w:fill="EEEEEE"/>
        </w:rPr>
        <w:t>"9000054321"</w:t>
      </w:r>
    </w:p>
    <w:p w:rsidR="00141CD9" w:rsidRDefault="003C0DB1">
      <w:pPr>
        <w:pStyle w:val="normal0"/>
        <w:rPr>
          <w:rFonts w:ascii="Verdana" w:eastAsia="Verdana" w:hAnsi="Verdana" w:cs="Verdana"/>
          <w:b/>
          <w:bCs/>
          <w:color w:val="666600"/>
          <w:sz w:val="23"/>
          <w:szCs w:val="23"/>
          <w:shd w:val="clear" w:color="auto" w:fill="EEEEEE"/>
        </w:rPr>
      </w:pPr>
      <w:r>
        <w:rPr>
          <w:rFonts w:ascii="Verdana" w:eastAsia="Verdana" w:hAnsi="Verdana" w:cs="Verdana"/>
          <w:b/>
          <w:bCs/>
          <w:color w:val="666600"/>
          <w:sz w:val="23"/>
          <w:szCs w:val="23"/>
          <w:shd w:val="clear" w:color="auto" w:fill="EEEEEE"/>
        </w:rPr>
        <w:t>}</w:t>
      </w:r>
    </w:p>
    <w:p w:rsidR="00141CD9" w:rsidRDefault="00141CD9">
      <w:pPr>
        <w:pStyle w:val="normal0"/>
        <w:rPr>
          <w:rFonts w:ascii="Verdana" w:eastAsia="Verdana" w:hAnsi="Verdana" w:cs="Verdana"/>
          <w:b/>
          <w:bCs/>
          <w:color w:val="181717"/>
          <w:sz w:val="32"/>
          <w:szCs w:val="32"/>
          <w:highlight w:val="white"/>
        </w:rPr>
      </w:pPr>
    </w:p>
    <w:p w:rsidR="00141CD9" w:rsidRDefault="003C0DB1">
      <w:pPr>
        <w:pStyle w:val="Heading2"/>
        <w:keepNext w:val="0"/>
        <w:keepLines w:val="0"/>
        <w:spacing w:after="80" w:line="300" w:lineRule="auto"/>
        <w:rPr>
          <w:color w:val="181717"/>
          <w:sz w:val="41"/>
          <w:szCs w:val="41"/>
          <w:highlight w:val="white"/>
        </w:rPr>
      </w:pPr>
      <w:bookmarkStart w:id="137" w:name="_p7xy9cdj3luw" w:colFirst="0" w:colLast="0"/>
      <w:bookmarkEnd w:id="137"/>
      <w:r>
        <w:rPr>
          <w:color w:val="181717"/>
          <w:sz w:val="41"/>
          <w:szCs w:val="41"/>
          <w:highlight w:val="white"/>
        </w:rPr>
        <w:t>MongoDB Update() Method</w:t>
      </w:r>
    </w:p>
    <w:p w:rsidR="00141CD9" w:rsidRDefault="003C0DB1">
      <w:pPr>
        <w:pStyle w:val="Heading3"/>
        <w:keepNext w:val="0"/>
        <w:keepLines w:val="0"/>
        <w:spacing w:before="0" w:after="0" w:line="300" w:lineRule="auto"/>
        <w:rPr>
          <w:color w:val="181717"/>
          <w:sz w:val="30"/>
          <w:szCs w:val="30"/>
          <w:highlight w:val="white"/>
        </w:rPr>
      </w:pPr>
      <w:bookmarkStart w:id="138" w:name="_hiv6r4naqez3" w:colFirst="0" w:colLast="0"/>
      <w:bookmarkEnd w:id="138"/>
      <w:r>
        <w:rPr>
          <w:color w:val="181717"/>
          <w:sz w:val="30"/>
          <w:szCs w:val="30"/>
          <w:highlight w:val="white"/>
        </w:rPr>
        <w:t>Syntax</w:t>
      </w:r>
    </w:p>
    <w:p w:rsidR="00141CD9" w:rsidRDefault="003C0DB1">
      <w:pPr>
        <w:pStyle w:val="normal0"/>
        <w:spacing w:before="120" w:after="140" w:line="384" w:lineRule="auto"/>
        <w:jc w:val="both"/>
        <w:rPr>
          <w:rFonts w:ascii="Nunito" w:eastAsia="Nunito" w:hAnsi="Nunito" w:cs="Nunito"/>
          <w:b/>
          <w:bCs/>
          <w:color w:val="181717"/>
          <w:sz w:val="24"/>
          <w:szCs w:val="24"/>
          <w:highlight w:val="white"/>
        </w:rPr>
      </w:pPr>
      <w:r>
        <w:rPr>
          <w:rFonts w:ascii="Nova Mono" w:eastAsia="Nova Mono" w:hAnsi="Nova Mono" w:cs="Nova Mono"/>
          <w:b/>
          <w:bCs/>
          <w:color w:val="181717"/>
          <w:sz w:val="24"/>
          <w:szCs w:val="24"/>
          <w:highlight w:val="white"/>
        </w:rPr>
        <w:t>The basic syntax of update() method is as follows −</w:t>
      </w:r>
    </w:p>
    <w:p w:rsidR="00141CD9" w:rsidRDefault="003C0DB1">
      <w:pPr>
        <w:pStyle w:val="normal0"/>
        <w:rPr>
          <w:rFonts w:ascii="Verdana" w:eastAsia="Verdana" w:hAnsi="Verdana" w:cs="Verdana"/>
          <w:b/>
          <w:bCs/>
          <w:color w:val="181717"/>
          <w:sz w:val="23"/>
          <w:szCs w:val="23"/>
          <w:shd w:val="clear" w:color="auto" w:fill="EEEEEE"/>
        </w:rPr>
      </w:pPr>
      <w:r>
        <w:rPr>
          <w:rFonts w:ascii="Verdana" w:eastAsia="Verdana" w:hAnsi="Verdana" w:cs="Verdana"/>
          <w:b/>
          <w:bCs/>
          <w:color w:val="181717"/>
          <w:sz w:val="23"/>
          <w:szCs w:val="23"/>
          <w:shd w:val="clear" w:color="auto" w:fill="EEEEEE"/>
        </w:rPr>
        <w:t>&gt;db.COLLECTION_NAME.update(SELECTION_CRITERIA, UPDATED_DATA)</w:t>
      </w:r>
    </w:p>
    <w:p w:rsidR="00141CD9" w:rsidRDefault="00141CD9">
      <w:pPr>
        <w:pStyle w:val="normal0"/>
        <w:rPr>
          <w:rFonts w:ascii="Verdana" w:eastAsia="Verdana" w:hAnsi="Verdana" w:cs="Verdana"/>
          <w:b/>
          <w:bCs/>
          <w:color w:val="181717"/>
          <w:sz w:val="32"/>
          <w:szCs w:val="32"/>
          <w:highlight w:val="white"/>
        </w:rPr>
      </w:pPr>
    </w:p>
    <w:p w:rsidR="00141CD9" w:rsidRDefault="003C0DB1">
      <w:pPr>
        <w:pStyle w:val="normal0"/>
        <w:rPr>
          <w:rFonts w:ascii="Verdana" w:eastAsia="Verdana" w:hAnsi="Verdana" w:cs="Verdana"/>
          <w:b/>
          <w:bCs/>
          <w:color w:val="666600"/>
          <w:sz w:val="23"/>
          <w:szCs w:val="23"/>
          <w:shd w:val="clear" w:color="auto" w:fill="EEEEEE"/>
        </w:rPr>
      </w:pPr>
      <w:r>
        <w:rPr>
          <w:rFonts w:ascii="Verdana" w:eastAsia="Verdana" w:hAnsi="Verdana" w:cs="Verdana"/>
          <w:b/>
          <w:bCs/>
          <w:color w:val="666600"/>
          <w:sz w:val="23"/>
          <w:szCs w:val="23"/>
          <w:shd w:val="clear" w:color="auto" w:fill="EEEEEE"/>
        </w:rPr>
        <w:t>&gt;</w:t>
      </w:r>
      <w:r>
        <w:rPr>
          <w:rFonts w:ascii="Verdana" w:eastAsia="Verdana" w:hAnsi="Verdana" w:cs="Verdana"/>
          <w:b/>
          <w:bCs/>
          <w:sz w:val="23"/>
          <w:szCs w:val="23"/>
          <w:shd w:val="clear" w:color="auto" w:fill="EEEEEE"/>
        </w:rPr>
        <w:t>db</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mycol</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update</w:t>
      </w:r>
      <w:r>
        <w:rPr>
          <w:rFonts w:ascii="Verdana" w:eastAsia="Verdana" w:hAnsi="Verdana" w:cs="Verdana"/>
          <w:b/>
          <w:bCs/>
          <w:color w:val="666600"/>
          <w:sz w:val="23"/>
          <w:szCs w:val="23"/>
          <w:shd w:val="clear" w:color="auto" w:fill="EEEEEE"/>
        </w:rPr>
        <w:t>({</w:t>
      </w:r>
      <w:r>
        <w:rPr>
          <w:rFonts w:ascii="Verdana" w:eastAsia="Verdana" w:hAnsi="Verdana" w:cs="Verdana"/>
          <w:b/>
          <w:bCs/>
          <w:color w:val="008800"/>
          <w:sz w:val="23"/>
          <w:szCs w:val="23"/>
          <w:shd w:val="clear" w:color="auto" w:fill="EEEEEE"/>
        </w:rPr>
        <w:t>'title'</w:t>
      </w:r>
      <w:r>
        <w:rPr>
          <w:rFonts w:ascii="Verdana" w:eastAsia="Verdana" w:hAnsi="Verdana" w:cs="Verdana"/>
          <w:b/>
          <w:bCs/>
          <w:color w:val="666600"/>
          <w:sz w:val="23"/>
          <w:szCs w:val="23"/>
          <w:shd w:val="clear" w:color="auto" w:fill="EEEEEE"/>
        </w:rPr>
        <w:t>:</w:t>
      </w:r>
      <w:r>
        <w:rPr>
          <w:rFonts w:ascii="Verdana" w:eastAsia="Verdana" w:hAnsi="Verdana" w:cs="Verdana"/>
          <w:b/>
          <w:bCs/>
          <w:color w:val="008800"/>
          <w:sz w:val="23"/>
          <w:szCs w:val="23"/>
          <w:shd w:val="clear" w:color="auto" w:fill="EEEEEE"/>
        </w:rPr>
        <w:t>'MongoDB Overview'</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$set</w:t>
      </w:r>
      <w:r>
        <w:rPr>
          <w:rFonts w:ascii="Verdana" w:eastAsia="Verdana" w:hAnsi="Verdana" w:cs="Verdana"/>
          <w:b/>
          <w:bCs/>
          <w:color w:val="666600"/>
          <w:sz w:val="23"/>
          <w:szCs w:val="23"/>
          <w:shd w:val="clear" w:color="auto" w:fill="EEEEEE"/>
        </w:rPr>
        <w:t>:{</w:t>
      </w:r>
      <w:r>
        <w:rPr>
          <w:rFonts w:ascii="Verdana" w:eastAsia="Verdana" w:hAnsi="Verdana" w:cs="Verdana"/>
          <w:b/>
          <w:bCs/>
          <w:color w:val="008800"/>
          <w:sz w:val="23"/>
          <w:szCs w:val="23"/>
          <w:shd w:val="clear" w:color="auto" w:fill="EEEEEE"/>
        </w:rPr>
        <w:t>'title'</w:t>
      </w:r>
      <w:r>
        <w:rPr>
          <w:rFonts w:ascii="Verdana" w:eastAsia="Verdana" w:hAnsi="Verdana" w:cs="Verdana"/>
          <w:b/>
          <w:bCs/>
          <w:color w:val="666600"/>
          <w:sz w:val="23"/>
          <w:szCs w:val="23"/>
          <w:shd w:val="clear" w:color="auto" w:fill="EEEEEE"/>
        </w:rPr>
        <w:t>:</w:t>
      </w:r>
      <w:r>
        <w:rPr>
          <w:rFonts w:ascii="Verdana" w:eastAsia="Verdana" w:hAnsi="Verdana" w:cs="Verdana"/>
          <w:b/>
          <w:bCs/>
          <w:color w:val="008800"/>
          <w:sz w:val="23"/>
          <w:szCs w:val="23"/>
          <w:shd w:val="clear" w:color="auto" w:fill="EEEEEE"/>
        </w:rPr>
        <w:t>'New MongoDB Tutorial'</w:t>
      </w:r>
      <w:r>
        <w:rPr>
          <w:rFonts w:ascii="Verdana" w:eastAsia="Verdana" w:hAnsi="Verdana" w:cs="Verdana"/>
          <w:b/>
          <w:bCs/>
          <w:color w:val="666600"/>
          <w:sz w:val="23"/>
          <w:szCs w:val="23"/>
          <w:shd w:val="clear" w:color="auto" w:fill="EEEEEE"/>
        </w:rPr>
        <w:t>}})</w:t>
      </w:r>
    </w:p>
    <w:p w:rsidR="00141CD9" w:rsidRDefault="00141CD9">
      <w:pPr>
        <w:pStyle w:val="normal0"/>
        <w:rPr>
          <w:rFonts w:ascii="Verdana" w:eastAsia="Verdana" w:hAnsi="Verdana" w:cs="Verdana"/>
          <w:b/>
          <w:bCs/>
          <w:color w:val="181717"/>
          <w:sz w:val="32"/>
          <w:szCs w:val="32"/>
          <w:highlight w:val="white"/>
        </w:rPr>
      </w:pPr>
    </w:p>
    <w:p w:rsidR="00141CD9" w:rsidRDefault="003C0DB1">
      <w:pPr>
        <w:pStyle w:val="normal0"/>
        <w:rPr>
          <w:rFonts w:ascii="Verdana" w:eastAsia="Verdana" w:hAnsi="Verdana" w:cs="Verdana"/>
          <w:b/>
          <w:bCs/>
          <w:color w:val="666600"/>
          <w:sz w:val="23"/>
          <w:szCs w:val="23"/>
          <w:shd w:val="clear" w:color="auto" w:fill="EEEEEE"/>
        </w:rPr>
      </w:pPr>
      <w:r>
        <w:rPr>
          <w:rFonts w:ascii="Verdana" w:eastAsia="Verdana" w:hAnsi="Verdana" w:cs="Verdana"/>
          <w:b/>
          <w:bCs/>
          <w:color w:val="666600"/>
          <w:sz w:val="23"/>
          <w:szCs w:val="23"/>
          <w:shd w:val="clear" w:color="auto" w:fill="EEEEEE"/>
        </w:rPr>
        <w:t>&gt;</w:t>
      </w:r>
      <w:r>
        <w:rPr>
          <w:rFonts w:ascii="Verdana" w:eastAsia="Verdana" w:hAnsi="Verdana" w:cs="Verdana"/>
          <w:b/>
          <w:bCs/>
          <w:sz w:val="23"/>
          <w:szCs w:val="23"/>
          <w:shd w:val="clear" w:color="auto" w:fill="EEEEEE"/>
        </w:rPr>
        <w:t>db</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mycol</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updateOne</w:t>
      </w:r>
      <w:r>
        <w:rPr>
          <w:rFonts w:ascii="Verdana" w:eastAsia="Verdana" w:hAnsi="Verdana" w:cs="Verdana"/>
          <w:b/>
          <w:bCs/>
          <w:color w:val="666600"/>
          <w:sz w:val="23"/>
          <w:szCs w:val="23"/>
          <w:shd w:val="clear" w:color="auto" w:fill="EEEEEE"/>
        </w:rPr>
        <w:t>({</w:t>
      </w:r>
      <w:r>
        <w:rPr>
          <w:rFonts w:ascii="Verdana" w:eastAsia="Verdana" w:hAnsi="Verdana" w:cs="Verdana"/>
          <w:b/>
          <w:bCs/>
          <w:color w:val="008800"/>
          <w:sz w:val="23"/>
          <w:szCs w:val="23"/>
          <w:shd w:val="clear" w:color="auto" w:fill="EEEEEE"/>
        </w:rPr>
        <w:t>'title'</w:t>
      </w:r>
      <w:r>
        <w:rPr>
          <w:rFonts w:ascii="Verdana" w:eastAsia="Verdana" w:hAnsi="Verdana" w:cs="Verdana"/>
          <w:b/>
          <w:bCs/>
          <w:color w:val="666600"/>
          <w:sz w:val="23"/>
          <w:szCs w:val="23"/>
          <w:shd w:val="clear" w:color="auto" w:fill="EEEEEE"/>
        </w:rPr>
        <w:t>:</w:t>
      </w:r>
      <w:r>
        <w:rPr>
          <w:rFonts w:ascii="Verdana" w:eastAsia="Verdana" w:hAnsi="Verdana" w:cs="Verdana"/>
          <w:b/>
          <w:bCs/>
          <w:color w:val="008800"/>
          <w:sz w:val="23"/>
          <w:szCs w:val="23"/>
          <w:shd w:val="clear" w:color="auto" w:fill="EEEEEE"/>
        </w:rPr>
        <w:t>'MongoDB Overview'</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$set</w:t>
      </w:r>
      <w:r>
        <w:rPr>
          <w:rFonts w:ascii="Verdana" w:eastAsia="Verdana" w:hAnsi="Verdana" w:cs="Verdana"/>
          <w:b/>
          <w:bCs/>
          <w:color w:val="666600"/>
          <w:sz w:val="23"/>
          <w:szCs w:val="23"/>
          <w:shd w:val="clear" w:color="auto" w:fill="EEEEEE"/>
        </w:rPr>
        <w:t>:{</w:t>
      </w:r>
      <w:r>
        <w:rPr>
          <w:rFonts w:ascii="Verdana" w:eastAsia="Verdana" w:hAnsi="Verdana" w:cs="Verdana"/>
          <w:b/>
          <w:bCs/>
          <w:color w:val="008800"/>
          <w:sz w:val="23"/>
          <w:szCs w:val="23"/>
          <w:shd w:val="clear" w:color="auto" w:fill="EEEEEE"/>
        </w:rPr>
        <w:t>'title'</w:t>
      </w:r>
      <w:r>
        <w:rPr>
          <w:rFonts w:ascii="Verdana" w:eastAsia="Verdana" w:hAnsi="Verdana" w:cs="Verdana"/>
          <w:b/>
          <w:bCs/>
          <w:color w:val="666600"/>
          <w:sz w:val="23"/>
          <w:szCs w:val="23"/>
          <w:shd w:val="clear" w:color="auto" w:fill="EEEEEE"/>
        </w:rPr>
        <w:t>:</w:t>
      </w:r>
      <w:r>
        <w:rPr>
          <w:rFonts w:ascii="Verdana" w:eastAsia="Verdana" w:hAnsi="Verdana" w:cs="Verdana"/>
          <w:b/>
          <w:bCs/>
          <w:color w:val="008800"/>
          <w:sz w:val="23"/>
          <w:szCs w:val="23"/>
          <w:shd w:val="clear" w:color="auto" w:fill="EEEEEE"/>
        </w:rPr>
        <w:t>'New MongoDB Tutorial'</w:t>
      </w:r>
      <w:r>
        <w:rPr>
          <w:rFonts w:ascii="Verdana" w:eastAsia="Verdana" w:hAnsi="Verdana" w:cs="Verdana"/>
          <w:b/>
          <w:bCs/>
          <w:color w:val="666600"/>
          <w:sz w:val="23"/>
          <w:szCs w:val="23"/>
          <w:shd w:val="clear" w:color="auto" w:fill="EEEEEE"/>
        </w:rPr>
        <w:t>}})</w:t>
      </w:r>
    </w:p>
    <w:p w:rsidR="00141CD9" w:rsidRDefault="00141CD9">
      <w:pPr>
        <w:pStyle w:val="normal0"/>
        <w:rPr>
          <w:rFonts w:ascii="Verdana" w:eastAsia="Verdana" w:hAnsi="Verdana" w:cs="Verdana"/>
          <w:b/>
          <w:bCs/>
          <w:color w:val="181717"/>
          <w:sz w:val="32"/>
          <w:szCs w:val="32"/>
          <w:highlight w:val="white"/>
        </w:rPr>
      </w:pPr>
    </w:p>
    <w:p w:rsidR="00141CD9" w:rsidRDefault="00141CD9">
      <w:pPr>
        <w:pStyle w:val="normal0"/>
        <w:rPr>
          <w:rFonts w:ascii="Verdana" w:eastAsia="Verdana" w:hAnsi="Verdana" w:cs="Verdana"/>
          <w:b/>
          <w:bCs/>
          <w:color w:val="181717"/>
          <w:sz w:val="32"/>
          <w:szCs w:val="32"/>
          <w:highlight w:val="white"/>
        </w:rPr>
      </w:pPr>
    </w:p>
    <w:p w:rsidR="00141CD9" w:rsidRDefault="00141CD9">
      <w:pPr>
        <w:pStyle w:val="normal0"/>
        <w:rPr>
          <w:rFonts w:ascii="Verdana" w:eastAsia="Verdana" w:hAnsi="Verdana" w:cs="Verdana"/>
          <w:b/>
          <w:bCs/>
          <w:color w:val="181717"/>
          <w:sz w:val="32"/>
          <w:szCs w:val="32"/>
          <w:highlight w:val="white"/>
        </w:rPr>
      </w:pPr>
    </w:p>
    <w:p w:rsidR="00141CD9" w:rsidRDefault="003C0DB1">
      <w:pPr>
        <w:pStyle w:val="Heading2"/>
        <w:keepNext w:val="0"/>
        <w:keepLines w:val="0"/>
        <w:spacing w:after="80" w:line="300" w:lineRule="auto"/>
        <w:rPr>
          <w:color w:val="181717"/>
          <w:sz w:val="35"/>
          <w:szCs w:val="35"/>
          <w:highlight w:val="white"/>
        </w:rPr>
      </w:pPr>
      <w:bookmarkStart w:id="139" w:name="_534m6fxfh5n9" w:colFirst="0" w:colLast="0"/>
      <w:bookmarkEnd w:id="139"/>
      <w:r>
        <w:rPr>
          <w:color w:val="181717"/>
          <w:sz w:val="35"/>
          <w:szCs w:val="35"/>
          <w:highlight w:val="white"/>
        </w:rPr>
        <w:t>The remove() Method</w:t>
      </w:r>
    </w:p>
    <w:p w:rsidR="00141CD9" w:rsidRDefault="003C0DB1">
      <w:pPr>
        <w:pStyle w:val="normal0"/>
        <w:spacing w:before="120" w:after="140" w:line="384" w:lineRule="auto"/>
        <w:jc w:val="both"/>
        <w:rPr>
          <w:rFonts w:ascii="Nunito" w:eastAsia="Nunito" w:hAnsi="Nunito" w:cs="Nunito"/>
          <w:b/>
          <w:bCs/>
          <w:color w:val="181717"/>
          <w:sz w:val="24"/>
          <w:szCs w:val="24"/>
          <w:highlight w:val="white"/>
        </w:rPr>
      </w:pPr>
      <w:r>
        <w:rPr>
          <w:rFonts w:ascii="Nunito" w:eastAsia="Nunito" w:hAnsi="Nunito" w:cs="Nunito"/>
          <w:b/>
          <w:bCs/>
          <w:color w:val="181717"/>
          <w:sz w:val="24"/>
          <w:szCs w:val="24"/>
          <w:highlight w:val="white"/>
        </w:rPr>
        <w:t>MongoDB's remove() method is used to remove a document from the collection. remove() method accepts two parameters. One is deletion criteria and second is justOne flag.</w:t>
      </w:r>
    </w:p>
    <w:p w:rsidR="00141CD9" w:rsidRDefault="003C0DB1">
      <w:pPr>
        <w:pStyle w:val="normal0"/>
        <w:numPr>
          <w:ilvl w:val="0"/>
          <w:numId w:val="34"/>
        </w:numPr>
        <w:spacing w:line="360" w:lineRule="auto"/>
        <w:ind w:left="1400"/>
        <w:rPr>
          <w:b/>
          <w:bCs/>
          <w:color w:val="000000"/>
          <w:highlight w:val="white"/>
        </w:rPr>
      </w:pPr>
      <w:r>
        <w:rPr>
          <w:rFonts w:ascii="Nova Mono" w:eastAsia="Nova Mono" w:hAnsi="Nova Mono" w:cs="Nova Mono"/>
          <w:b/>
          <w:bCs/>
          <w:color w:val="181717"/>
          <w:sz w:val="24"/>
          <w:szCs w:val="24"/>
          <w:highlight w:val="white"/>
        </w:rPr>
        <w:t>deletion criteria − (Optional) deletion criteria according to documents will be removed.</w:t>
      </w:r>
    </w:p>
    <w:p w:rsidR="00141CD9" w:rsidRDefault="003C0DB1">
      <w:pPr>
        <w:pStyle w:val="normal0"/>
        <w:numPr>
          <w:ilvl w:val="0"/>
          <w:numId w:val="34"/>
        </w:numPr>
        <w:spacing w:after="600" w:line="360" w:lineRule="auto"/>
        <w:ind w:left="1400"/>
        <w:rPr>
          <w:b/>
          <w:bCs/>
          <w:color w:val="000000"/>
          <w:highlight w:val="white"/>
        </w:rPr>
      </w:pPr>
      <w:r>
        <w:rPr>
          <w:rFonts w:ascii="Nova Mono" w:eastAsia="Nova Mono" w:hAnsi="Nova Mono" w:cs="Nova Mono"/>
          <w:b/>
          <w:bCs/>
          <w:color w:val="181717"/>
          <w:sz w:val="24"/>
          <w:szCs w:val="24"/>
          <w:highlight w:val="white"/>
        </w:rPr>
        <w:lastRenderedPageBreak/>
        <w:t>justOne − (Optional) if set to true or 1, then remove only one document.</w:t>
      </w:r>
    </w:p>
    <w:p w:rsidR="00141CD9" w:rsidRDefault="003C0DB1">
      <w:pPr>
        <w:pStyle w:val="normal0"/>
        <w:spacing w:before="120" w:after="140" w:line="384" w:lineRule="auto"/>
        <w:jc w:val="both"/>
        <w:rPr>
          <w:rFonts w:ascii="Nunito" w:eastAsia="Nunito" w:hAnsi="Nunito" w:cs="Nunito"/>
          <w:b/>
          <w:bCs/>
          <w:color w:val="181717"/>
          <w:sz w:val="24"/>
          <w:szCs w:val="24"/>
          <w:highlight w:val="white"/>
        </w:rPr>
      </w:pPr>
      <w:r>
        <w:rPr>
          <w:rFonts w:ascii="Nova Mono" w:eastAsia="Nova Mono" w:hAnsi="Nova Mono" w:cs="Nova Mono"/>
          <w:b/>
          <w:bCs/>
          <w:color w:val="181717"/>
          <w:sz w:val="24"/>
          <w:szCs w:val="24"/>
          <w:highlight w:val="white"/>
        </w:rPr>
        <w:t>Basic syntax of remove() method is as follows −</w:t>
      </w:r>
    </w:p>
    <w:p w:rsidR="00141CD9" w:rsidRDefault="003C0DB1">
      <w:pPr>
        <w:pStyle w:val="normal0"/>
        <w:rPr>
          <w:rFonts w:ascii="Verdana" w:eastAsia="Verdana" w:hAnsi="Verdana" w:cs="Verdana"/>
          <w:b/>
          <w:bCs/>
          <w:color w:val="181717"/>
          <w:sz w:val="23"/>
          <w:szCs w:val="23"/>
          <w:shd w:val="clear" w:color="auto" w:fill="EEEEEE"/>
        </w:rPr>
      </w:pPr>
      <w:r>
        <w:rPr>
          <w:rFonts w:ascii="Verdana" w:eastAsia="Verdana" w:hAnsi="Verdana" w:cs="Verdana"/>
          <w:b/>
          <w:bCs/>
          <w:color w:val="181717"/>
          <w:sz w:val="23"/>
          <w:szCs w:val="23"/>
          <w:shd w:val="clear" w:color="auto" w:fill="EEEEEE"/>
        </w:rPr>
        <w:t>&gt;db.COLLECTION_NAME.remove(DELLETION_CRITTERIA)</w:t>
      </w:r>
    </w:p>
    <w:p w:rsidR="00141CD9" w:rsidRDefault="003C0DB1">
      <w:pPr>
        <w:pStyle w:val="normal0"/>
        <w:rPr>
          <w:rFonts w:ascii="Verdana" w:eastAsia="Verdana" w:hAnsi="Verdana" w:cs="Verdana"/>
          <w:b/>
          <w:bCs/>
          <w:color w:val="666600"/>
          <w:sz w:val="23"/>
          <w:szCs w:val="23"/>
          <w:shd w:val="clear" w:color="auto" w:fill="EEEEEE"/>
        </w:rPr>
      </w:pPr>
      <w:r>
        <w:rPr>
          <w:rFonts w:ascii="Verdana" w:eastAsia="Verdana" w:hAnsi="Verdana" w:cs="Verdana"/>
          <w:b/>
          <w:bCs/>
          <w:color w:val="666600"/>
          <w:sz w:val="23"/>
          <w:szCs w:val="23"/>
          <w:shd w:val="clear" w:color="auto" w:fill="EEEEEE"/>
        </w:rPr>
        <w:t>&gt;</w:t>
      </w:r>
      <w:r>
        <w:rPr>
          <w:rFonts w:ascii="Verdana" w:eastAsia="Verdana" w:hAnsi="Verdana" w:cs="Verdana"/>
          <w:b/>
          <w:bCs/>
          <w:sz w:val="23"/>
          <w:szCs w:val="23"/>
          <w:shd w:val="clear" w:color="auto" w:fill="EEEEEE"/>
        </w:rPr>
        <w:t>db</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mycol</w:t>
      </w:r>
      <w:r>
        <w:rPr>
          <w:rFonts w:ascii="Verdana" w:eastAsia="Verdana" w:hAnsi="Verdana" w:cs="Verdana"/>
          <w:b/>
          <w:bCs/>
          <w:color w:val="666600"/>
          <w:sz w:val="23"/>
          <w:szCs w:val="23"/>
          <w:shd w:val="clear" w:color="auto" w:fill="EEEEEE"/>
        </w:rPr>
        <w:t>.</w:t>
      </w:r>
      <w:r>
        <w:rPr>
          <w:rFonts w:ascii="Verdana" w:eastAsia="Verdana" w:hAnsi="Verdana" w:cs="Verdana"/>
          <w:b/>
          <w:bCs/>
          <w:color w:val="000088"/>
          <w:sz w:val="23"/>
          <w:szCs w:val="23"/>
          <w:shd w:val="clear" w:color="auto" w:fill="EEEEEE"/>
        </w:rPr>
        <w:t>remove</w:t>
      </w:r>
      <w:r>
        <w:rPr>
          <w:rFonts w:ascii="Verdana" w:eastAsia="Verdana" w:hAnsi="Verdana" w:cs="Verdana"/>
          <w:b/>
          <w:bCs/>
          <w:color w:val="666600"/>
          <w:sz w:val="23"/>
          <w:szCs w:val="23"/>
          <w:shd w:val="clear" w:color="auto" w:fill="EEEEEE"/>
        </w:rPr>
        <w:t>({</w:t>
      </w:r>
      <w:r>
        <w:rPr>
          <w:rFonts w:ascii="Verdana" w:eastAsia="Verdana" w:hAnsi="Verdana" w:cs="Verdana"/>
          <w:b/>
          <w:bCs/>
          <w:color w:val="008800"/>
          <w:sz w:val="23"/>
          <w:szCs w:val="23"/>
          <w:shd w:val="clear" w:color="auto" w:fill="EEEEEE"/>
        </w:rPr>
        <w:t>title</w:t>
      </w:r>
      <w:r>
        <w:rPr>
          <w:rFonts w:ascii="Verdana" w:eastAsia="Verdana" w:hAnsi="Verdana" w:cs="Verdana"/>
          <w:b/>
          <w:bCs/>
          <w:color w:val="666600"/>
          <w:sz w:val="23"/>
          <w:szCs w:val="23"/>
          <w:shd w:val="clear" w:color="auto" w:fill="EEEEEE"/>
        </w:rPr>
        <w:t>:</w:t>
      </w:r>
      <w:r>
        <w:rPr>
          <w:rFonts w:ascii="Verdana" w:eastAsia="Verdana" w:hAnsi="Verdana" w:cs="Verdana"/>
          <w:b/>
          <w:bCs/>
          <w:color w:val="008800"/>
          <w:sz w:val="23"/>
          <w:szCs w:val="23"/>
          <w:shd w:val="clear" w:color="auto" w:fill="EEEEEE"/>
        </w:rPr>
        <w:t>'MongoDB Overview'</w:t>
      </w:r>
      <w:r>
        <w:rPr>
          <w:rFonts w:ascii="Verdana" w:eastAsia="Verdana" w:hAnsi="Verdana" w:cs="Verdana"/>
          <w:b/>
          <w:bCs/>
          <w:color w:val="666600"/>
          <w:sz w:val="23"/>
          <w:szCs w:val="23"/>
          <w:shd w:val="clear" w:color="auto" w:fill="EEEEEE"/>
        </w:rPr>
        <w:t>})</w:t>
      </w:r>
    </w:p>
    <w:p w:rsidR="00141CD9" w:rsidRDefault="003C0DB1">
      <w:pPr>
        <w:pStyle w:val="normal0"/>
        <w:rPr>
          <w:rFonts w:ascii="Verdana" w:eastAsia="Verdana" w:hAnsi="Verdana" w:cs="Verdana"/>
          <w:b/>
          <w:bCs/>
          <w:color w:val="181717"/>
          <w:sz w:val="32"/>
          <w:szCs w:val="32"/>
          <w:highlight w:val="white"/>
        </w:rPr>
      </w:pPr>
      <w:r>
        <w:rPr>
          <w:rFonts w:ascii="Verdana" w:eastAsia="Verdana" w:hAnsi="Verdana" w:cs="Verdana"/>
          <w:b/>
          <w:bCs/>
          <w:color w:val="181717"/>
          <w:sz w:val="32"/>
          <w:szCs w:val="32"/>
          <w:highlight w:val="white"/>
        </w:rPr>
        <w:tab/>
      </w:r>
      <w:r>
        <w:rPr>
          <w:rFonts w:ascii="Verdana" w:eastAsia="Verdana" w:hAnsi="Verdana" w:cs="Verdana"/>
          <w:b/>
          <w:bCs/>
          <w:color w:val="181717"/>
          <w:sz w:val="32"/>
          <w:szCs w:val="32"/>
          <w:highlight w:val="white"/>
        </w:rPr>
        <w:tab/>
      </w:r>
      <w:r>
        <w:rPr>
          <w:rFonts w:ascii="Verdana" w:eastAsia="Verdana" w:hAnsi="Verdana" w:cs="Verdana"/>
          <w:b/>
          <w:bCs/>
          <w:color w:val="181717"/>
          <w:sz w:val="32"/>
          <w:szCs w:val="32"/>
          <w:highlight w:val="white"/>
        </w:rPr>
        <w:tab/>
        <w:t>Or</w:t>
      </w:r>
    </w:p>
    <w:p w:rsidR="00141CD9" w:rsidRDefault="003C0DB1">
      <w:pPr>
        <w:pStyle w:val="normal0"/>
        <w:rPr>
          <w:rFonts w:ascii="Verdana" w:eastAsia="Verdana" w:hAnsi="Verdana" w:cs="Verdana"/>
          <w:b/>
          <w:bCs/>
          <w:color w:val="666600"/>
          <w:sz w:val="23"/>
          <w:szCs w:val="23"/>
          <w:shd w:val="clear" w:color="auto" w:fill="EEEEEE"/>
        </w:rPr>
      </w:pPr>
      <w:r>
        <w:rPr>
          <w:rFonts w:ascii="Verdana" w:eastAsia="Verdana" w:hAnsi="Verdana" w:cs="Verdana"/>
          <w:b/>
          <w:bCs/>
          <w:color w:val="666600"/>
          <w:sz w:val="23"/>
          <w:szCs w:val="23"/>
          <w:shd w:val="clear" w:color="auto" w:fill="EEEEEE"/>
        </w:rPr>
        <w:t>&gt;</w:t>
      </w:r>
      <w:r>
        <w:rPr>
          <w:rFonts w:ascii="Verdana" w:eastAsia="Verdana" w:hAnsi="Verdana" w:cs="Verdana"/>
          <w:b/>
          <w:bCs/>
          <w:sz w:val="23"/>
          <w:szCs w:val="23"/>
          <w:shd w:val="clear" w:color="auto" w:fill="EEEEEE"/>
        </w:rPr>
        <w:t>db</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mycol</w:t>
      </w:r>
      <w:r>
        <w:rPr>
          <w:rFonts w:ascii="Verdana" w:eastAsia="Verdana" w:hAnsi="Verdana" w:cs="Verdana"/>
          <w:b/>
          <w:bCs/>
          <w:color w:val="666600"/>
          <w:sz w:val="23"/>
          <w:szCs w:val="23"/>
          <w:shd w:val="clear" w:color="auto" w:fill="EEEEEE"/>
        </w:rPr>
        <w:t>.</w:t>
      </w:r>
      <w:r>
        <w:rPr>
          <w:rFonts w:ascii="Verdana" w:eastAsia="Verdana" w:hAnsi="Verdana" w:cs="Verdana"/>
          <w:b/>
          <w:bCs/>
          <w:color w:val="000088"/>
          <w:sz w:val="23"/>
          <w:szCs w:val="23"/>
          <w:shd w:val="clear" w:color="auto" w:fill="EEEEEE"/>
        </w:rPr>
        <w:t>deleteOne</w:t>
      </w:r>
      <w:r>
        <w:rPr>
          <w:rFonts w:ascii="Verdana" w:eastAsia="Verdana" w:hAnsi="Verdana" w:cs="Verdana"/>
          <w:b/>
          <w:bCs/>
          <w:color w:val="666600"/>
          <w:sz w:val="23"/>
          <w:szCs w:val="23"/>
          <w:shd w:val="clear" w:color="auto" w:fill="EEEEEE"/>
        </w:rPr>
        <w:t>({</w:t>
      </w:r>
      <w:r>
        <w:rPr>
          <w:rFonts w:ascii="Verdana" w:eastAsia="Verdana" w:hAnsi="Verdana" w:cs="Verdana"/>
          <w:b/>
          <w:bCs/>
          <w:color w:val="008800"/>
          <w:sz w:val="23"/>
          <w:szCs w:val="23"/>
          <w:shd w:val="clear" w:color="auto" w:fill="EEEEEE"/>
        </w:rPr>
        <w:t>title</w:t>
      </w:r>
      <w:r>
        <w:rPr>
          <w:rFonts w:ascii="Verdana" w:eastAsia="Verdana" w:hAnsi="Verdana" w:cs="Verdana"/>
          <w:b/>
          <w:bCs/>
          <w:color w:val="666600"/>
          <w:sz w:val="23"/>
          <w:szCs w:val="23"/>
          <w:shd w:val="clear" w:color="auto" w:fill="EEEEEE"/>
        </w:rPr>
        <w:t>:</w:t>
      </w:r>
      <w:r>
        <w:rPr>
          <w:rFonts w:ascii="Verdana" w:eastAsia="Verdana" w:hAnsi="Verdana" w:cs="Verdana"/>
          <w:b/>
          <w:bCs/>
          <w:color w:val="008800"/>
          <w:sz w:val="23"/>
          <w:szCs w:val="23"/>
          <w:shd w:val="clear" w:color="auto" w:fill="EEEEEE"/>
        </w:rPr>
        <w:t>'MongoDB Overview'</w:t>
      </w:r>
      <w:r>
        <w:rPr>
          <w:rFonts w:ascii="Verdana" w:eastAsia="Verdana" w:hAnsi="Verdana" w:cs="Verdana"/>
          <w:b/>
          <w:bCs/>
          <w:color w:val="666600"/>
          <w:sz w:val="23"/>
          <w:szCs w:val="23"/>
          <w:shd w:val="clear" w:color="auto" w:fill="EEEEEE"/>
        </w:rPr>
        <w:t>})</w:t>
      </w:r>
    </w:p>
    <w:p w:rsidR="00141CD9" w:rsidRDefault="00141CD9">
      <w:pPr>
        <w:pStyle w:val="normal0"/>
        <w:rPr>
          <w:rFonts w:ascii="Verdana" w:eastAsia="Verdana" w:hAnsi="Verdana" w:cs="Verdana"/>
          <w:b/>
          <w:bCs/>
          <w:color w:val="181717"/>
          <w:sz w:val="32"/>
          <w:szCs w:val="32"/>
          <w:highlight w:val="white"/>
        </w:rPr>
      </w:pPr>
    </w:p>
    <w:p w:rsidR="00141CD9" w:rsidRDefault="00141CD9">
      <w:pPr>
        <w:pStyle w:val="normal0"/>
        <w:rPr>
          <w:rFonts w:ascii="Verdana" w:eastAsia="Verdana" w:hAnsi="Verdana" w:cs="Verdana"/>
          <w:b/>
          <w:bCs/>
          <w:color w:val="181717"/>
          <w:sz w:val="32"/>
          <w:szCs w:val="32"/>
          <w:highlight w:val="white"/>
        </w:rPr>
      </w:pPr>
    </w:p>
    <w:p w:rsidR="00141CD9" w:rsidRDefault="00141CD9">
      <w:pPr>
        <w:pStyle w:val="normal0"/>
        <w:rPr>
          <w:rFonts w:ascii="Verdana" w:eastAsia="Verdana" w:hAnsi="Verdana" w:cs="Verdana"/>
          <w:b/>
          <w:bCs/>
          <w:color w:val="181717"/>
          <w:sz w:val="32"/>
          <w:szCs w:val="32"/>
          <w:highlight w:val="white"/>
        </w:rPr>
      </w:pPr>
    </w:p>
    <w:p w:rsidR="00141CD9" w:rsidRDefault="003C0DB1">
      <w:pPr>
        <w:pStyle w:val="Heading2"/>
        <w:keepNext w:val="0"/>
        <w:keepLines w:val="0"/>
        <w:spacing w:after="80" w:line="300" w:lineRule="auto"/>
        <w:rPr>
          <w:color w:val="181717"/>
          <w:sz w:val="35"/>
          <w:szCs w:val="35"/>
          <w:highlight w:val="white"/>
        </w:rPr>
      </w:pPr>
      <w:bookmarkStart w:id="140" w:name="_szryyvx0rbyp" w:colFirst="0" w:colLast="0"/>
      <w:bookmarkEnd w:id="140"/>
      <w:r>
        <w:rPr>
          <w:color w:val="181717"/>
          <w:sz w:val="35"/>
          <w:szCs w:val="35"/>
          <w:highlight w:val="white"/>
        </w:rPr>
        <w:t>Remove Only One</w:t>
      </w:r>
    </w:p>
    <w:p w:rsidR="00141CD9" w:rsidRDefault="003C0DB1">
      <w:pPr>
        <w:pStyle w:val="normal0"/>
        <w:spacing w:before="120" w:after="140" w:line="384" w:lineRule="auto"/>
        <w:jc w:val="both"/>
        <w:rPr>
          <w:rFonts w:ascii="Nunito" w:eastAsia="Nunito" w:hAnsi="Nunito" w:cs="Nunito"/>
          <w:b/>
          <w:bCs/>
          <w:color w:val="181717"/>
          <w:sz w:val="24"/>
          <w:szCs w:val="24"/>
          <w:highlight w:val="white"/>
        </w:rPr>
      </w:pPr>
      <w:r>
        <w:rPr>
          <w:rFonts w:ascii="Nunito" w:eastAsia="Nunito" w:hAnsi="Nunito" w:cs="Nunito"/>
          <w:b/>
          <w:bCs/>
          <w:color w:val="181717"/>
          <w:sz w:val="24"/>
          <w:szCs w:val="24"/>
          <w:highlight w:val="white"/>
        </w:rPr>
        <w:t>If there are multiple records and you want to delete only the first record, then set justOne parameter in remove() method.</w:t>
      </w:r>
    </w:p>
    <w:p w:rsidR="00141CD9" w:rsidRDefault="003C0DB1">
      <w:pPr>
        <w:pStyle w:val="normal0"/>
        <w:rPr>
          <w:rFonts w:ascii="Verdana" w:eastAsia="Verdana" w:hAnsi="Verdana" w:cs="Verdana"/>
          <w:b/>
          <w:bCs/>
          <w:color w:val="666600"/>
          <w:sz w:val="23"/>
          <w:szCs w:val="23"/>
          <w:shd w:val="clear" w:color="auto" w:fill="EEEEEE"/>
        </w:rPr>
      </w:pPr>
      <w:r>
        <w:rPr>
          <w:rFonts w:ascii="Verdana" w:eastAsia="Verdana" w:hAnsi="Verdana" w:cs="Verdana"/>
          <w:b/>
          <w:bCs/>
          <w:color w:val="666600"/>
          <w:sz w:val="23"/>
          <w:szCs w:val="23"/>
          <w:shd w:val="clear" w:color="auto" w:fill="EEEEEE"/>
        </w:rPr>
        <w:t>&gt;</w:t>
      </w:r>
      <w:r>
        <w:rPr>
          <w:rFonts w:ascii="Verdana" w:eastAsia="Verdana" w:hAnsi="Verdana" w:cs="Verdana"/>
          <w:b/>
          <w:bCs/>
          <w:sz w:val="23"/>
          <w:szCs w:val="23"/>
          <w:shd w:val="clear" w:color="auto" w:fill="EEEEEE"/>
        </w:rPr>
        <w:t>db</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COLLECTION_NAME</w:t>
      </w:r>
      <w:r>
        <w:rPr>
          <w:rFonts w:ascii="Verdana" w:eastAsia="Verdana" w:hAnsi="Verdana" w:cs="Verdana"/>
          <w:b/>
          <w:bCs/>
          <w:color w:val="666600"/>
          <w:sz w:val="23"/>
          <w:szCs w:val="23"/>
          <w:shd w:val="clear" w:color="auto" w:fill="EEEEEE"/>
        </w:rPr>
        <w:t>.</w:t>
      </w:r>
      <w:r>
        <w:rPr>
          <w:rFonts w:ascii="Verdana" w:eastAsia="Verdana" w:hAnsi="Verdana" w:cs="Verdana"/>
          <w:b/>
          <w:bCs/>
          <w:color w:val="000088"/>
          <w:sz w:val="23"/>
          <w:szCs w:val="23"/>
          <w:shd w:val="clear" w:color="auto" w:fill="EEEEEE"/>
        </w:rPr>
        <w:t>remove</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DELETION_CRITERIA</w:t>
      </w:r>
      <w:r>
        <w:rPr>
          <w:rFonts w:ascii="Verdana" w:eastAsia="Verdana" w:hAnsi="Verdana" w:cs="Verdana"/>
          <w:b/>
          <w:bCs/>
          <w:color w:val="666600"/>
          <w:sz w:val="23"/>
          <w:szCs w:val="23"/>
          <w:shd w:val="clear" w:color="auto" w:fill="EEEEEE"/>
        </w:rPr>
        <w:t>,</w:t>
      </w:r>
      <w:r>
        <w:rPr>
          <w:rFonts w:ascii="Verdana" w:eastAsia="Verdana" w:hAnsi="Verdana" w:cs="Verdana"/>
          <w:b/>
          <w:bCs/>
          <w:color w:val="006666"/>
          <w:sz w:val="23"/>
          <w:szCs w:val="23"/>
          <w:shd w:val="clear" w:color="auto" w:fill="EEEEEE"/>
        </w:rPr>
        <w:t>1</w:t>
      </w:r>
      <w:r>
        <w:rPr>
          <w:rFonts w:ascii="Verdana" w:eastAsia="Verdana" w:hAnsi="Verdana" w:cs="Verdana"/>
          <w:b/>
          <w:bCs/>
          <w:color w:val="666600"/>
          <w:sz w:val="23"/>
          <w:szCs w:val="23"/>
          <w:shd w:val="clear" w:color="auto" w:fill="EEEEEE"/>
        </w:rPr>
        <w:t>)</w:t>
      </w:r>
    </w:p>
    <w:p w:rsidR="00141CD9" w:rsidRDefault="00141CD9">
      <w:pPr>
        <w:pStyle w:val="normal0"/>
        <w:rPr>
          <w:rFonts w:ascii="Verdana" w:eastAsia="Verdana" w:hAnsi="Verdana" w:cs="Verdana"/>
          <w:b/>
          <w:bCs/>
          <w:color w:val="181717"/>
          <w:sz w:val="32"/>
          <w:szCs w:val="32"/>
          <w:highlight w:val="white"/>
        </w:rPr>
      </w:pPr>
    </w:p>
    <w:p w:rsidR="00141CD9" w:rsidRDefault="003C0DB1">
      <w:pPr>
        <w:pStyle w:val="Heading2"/>
        <w:keepNext w:val="0"/>
        <w:keepLines w:val="0"/>
        <w:spacing w:after="80" w:line="300" w:lineRule="auto"/>
        <w:rPr>
          <w:color w:val="181717"/>
          <w:sz w:val="35"/>
          <w:szCs w:val="35"/>
          <w:highlight w:val="white"/>
        </w:rPr>
      </w:pPr>
      <w:bookmarkStart w:id="141" w:name="_517k4e84lfdb" w:colFirst="0" w:colLast="0"/>
      <w:bookmarkEnd w:id="141"/>
      <w:r>
        <w:rPr>
          <w:color w:val="181717"/>
          <w:sz w:val="35"/>
          <w:szCs w:val="35"/>
          <w:highlight w:val="white"/>
        </w:rPr>
        <w:t>Remove All Documents</w:t>
      </w:r>
    </w:p>
    <w:p w:rsidR="00141CD9" w:rsidRDefault="003C0DB1">
      <w:pPr>
        <w:pStyle w:val="normal0"/>
        <w:rPr>
          <w:rFonts w:ascii="Verdana" w:eastAsia="Verdana" w:hAnsi="Verdana" w:cs="Verdana"/>
          <w:b/>
          <w:bCs/>
          <w:color w:val="666600"/>
          <w:sz w:val="23"/>
          <w:szCs w:val="23"/>
          <w:shd w:val="clear" w:color="auto" w:fill="EEEEEE"/>
        </w:rPr>
      </w:pPr>
      <w:r>
        <w:rPr>
          <w:rFonts w:ascii="Verdana" w:eastAsia="Verdana" w:hAnsi="Verdana" w:cs="Verdana"/>
          <w:b/>
          <w:bCs/>
          <w:color w:val="666600"/>
          <w:sz w:val="23"/>
          <w:szCs w:val="23"/>
          <w:shd w:val="clear" w:color="auto" w:fill="EEEEEE"/>
        </w:rPr>
        <w:t>&gt;</w:t>
      </w:r>
      <w:r>
        <w:rPr>
          <w:rFonts w:ascii="Verdana" w:eastAsia="Verdana" w:hAnsi="Verdana" w:cs="Verdana"/>
          <w:b/>
          <w:bCs/>
          <w:sz w:val="23"/>
          <w:szCs w:val="23"/>
          <w:shd w:val="clear" w:color="auto" w:fill="EEEEEE"/>
        </w:rPr>
        <w:t xml:space="preserve"> db</w:t>
      </w:r>
      <w:r>
        <w:rPr>
          <w:rFonts w:ascii="Verdana" w:eastAsia="Verdana" w:hAnsi="Verdana" w:cs="Verdana"/>
          <w:b/>
          <w:bCs/>
          <w:color w:val="666600"/>
          <w:sz w:val="23"/>
          <w:szCs w:val="23"/>
          <w:shd w:val="clear" w:color="auto" w:fill="EEEEEE"/>
        </w:rPr>
        <w:t>.</w:t>
      </w:r>
      <w:r>
        <w:rPr>
          <w:rFonts w:ascii="Verdana" w:eastAsia="Verdana" w:hAnsi="Verdana" w:cs="Verdana"/>
          <w:b/>
          <w:bCs/>
          <w:sz w:val="23"/>
          <w:szCs w:val="23"/>
          <w:shd w:val="clear" w:color="auto" w:fill="EEEEEE"/>
        </w:rPr>
        <w:t>mycol</w:t>
      </w:r>
      <w:r>
        <w:rPr>
          <w:rFonts w:ascii="Verdana" w:eastAsia="Verdana" w:hAnsi="Verdana" w:cs="Verdana"/>
          <w:b/>
          <w:bCs/>
          <w:color w:val="666600"/>
          <w:sz w:val="23"/>
          <w:szCs w:val="23"/>
          <w:shd w:val="clear" w:color="auto" w:fill="EEEEEE"/>
        </w:rPr>
        <w:t>.</w:t>
      </w:r>
      <w:r>
        <w:rPr>
          <w:rFonts w:ascii="Verdana" w:eastAsia="Verdana" w:hAnsi="Verdana" w:cs="Verdana"/>
          <w:b/>
          <w:bCs/>
          <w:color w:val="000088"/>
          <w:sz w:val="23"/>
          <w:szCs w:val="23"/>
          <w:shd w:val="clear" w:color="auto" w:fill="EEEEEE"/>
        </w:rPr>
        <w:t>remove</w:t>
      </w:r>
      <w:r>
        <w:rPr>
          <w:rFonts w:ascii="Verdana" w:eastAsia="Verdana" w:hAnsi="Verdana" w:cs="Verdana"/>
          <w:b/>
          <w:bCs/>
          <w:color w:val="666600"/>
          <w:sz w:val="23"/>
          <w:szCs w:val="23"/>
          <w:shd w:val="clear" w:color="auto" w:fill="EEEEEE"/>
        </w:rPr>
        <w:t>({})</w:t>
      </w:r>
    </w:p>
    <w:p w:rsidR="00141CD9" w:rsidRDefault="00141CD9">
      <w:pPr>
        <w:pStyle w:val="normal0"/>
        <w:rPr>
          <w:rFonts w:ascii="Verdana" w:eastAsia="Verdana" w:hAnsi="Verdana" w:cs="Verdana"/>
          <w:b/>
          <w:bCs/>
          <w:color w:val="666600"/>
          <w:sz w:val="23"/>
          <w:szCs w:val="23"/>
          <w:shd w:val="clear" w:color="auto" w:fill="EEEEEE"/>
        </w:rPr>
      </w:pPr>
    </w:p>
    <w:p w:rsidR="00141CD9" w:rsidRDefault="00141CD9">
      <w:pPr>
        <w:pStyle w:val="normal0"/>
        <w:rPr>
          <w:rFonts w:ascii="Verdana" w:eastAsia="Verdana" w:hAnsi="Verdana" w:cs="Verdana"/>
          <w:b/>
          <w:bCs/>
          <w:color w:val="181717"/>
          <w:sz w:val="32"/>
          <w:szCs w:val="32"/>
          <w:highlight w:val="white"/>
        </w:rPr>
      </w:pPr>
    </w:p>
    <w:p w:rsidR="00141CD9" w:rsidRDefault="00141CD9">
      <w:pPr>
        <w:pStyle w:val="normal0"/>
        <w:rPr>
          <w:rFonts w:ascii="Verdana" w:eastAsia="Verdana" w:hAnsi="Verdana" w:cs="Verdana"/>
          <w:b/>
          <w:bCs/>
          <w:color w:val="181717"/>
          <w:sz w:val="32"/>
          <w:szCs w:val="32"/>
          <w:highlight w:val="white"/>
        </w:rPr>
      </w:pPr>
    </w:p>
    <w:p w:rsidR="00141CD9" w:rsidRDefault="00141CD9">
      <w:pPr>
        <w:pStyle w:val="Heading2"/>
        <w:keepNext w:val="0"/>
        <w:keepLines w:val="0"/>
        <w:shd w:val="clear" w:color="auto" w:fill="FFFFFF"/>
        <w:spacing w:before="160" w:after="160"/>
        <w:rPr>
          <w:color w:val="181717"/>
          <w:sz w:val="48"/>
          <w:szCs w:val="48"/>
          <w:highlight w:val="white"/>
        </w:rPr>
      </w:pPr>
      <w:bookmarkStart w:id="142" w:name="_cmcq49aubaao" w:colFirst="0" w:colLast="0"/>
      <w:bookmarkEnd w:id="142"/>
    </w:p>
    <w:p w:rsidR="00141CD9" w:rsidRDefault="00141CD9">
      <w:pPr>
        <w:pStyle w:val="Heading2"/>
        <w:keepNext w:val="0"/>
        <w:keepLines w:val="0"/>
        <w:shd w:val="clear" w:color="auto" w:fill="FFFFFF"/>
        <w:spacing w:before="160" w:after="160"/>
        <w:rPr>
          <w:color w:val="181717"/>
          <w:sz w:val="48"/>
          <w:szCs w:val="48"/>
          <w:highlight w:val="white"/>
        </w:rPr>
      </w:pPr>
      <w:bookmarkStart w:id="143" w:name="_htdxausg0ynn" w:colFirst="0" w:colLast="0"/>
      <w:bookmarkEnd w:id="143"/>
    </w:p>
    <w:p w:rsidR="00141CD9" w:rsidRDefault="00141CD9">
      <w:pPr>
        <w:pStyle w:val="Heading2"/>
        <w:keepNext w:val="0"/>
        <w:keepLines w:val="0"/>
        <w:shd w:val="clear" w:color="auto" w:fill="FFFFFF"/>
        <w:spacing w:before="160" w:after="160"/>
        <w:rPr>
          <w:color w:val="181717"/>
          <w:sz w:val="48"/>
          <w:szCs w:val="48"/>
          <w:highlight w:val="white"/>
        </w:rPr>
      </w:pPr>
      <w:bookmarkStart w:id="144" w:name="_opjfeltym1zf" w:colFirst="0" w:colLast="0"/>
      <w:bookmarkEnd w:id="144"/>
    </w:p>
    <w:p w:rsidR="00141CD9" w:rsidRDefault="00141CD9">
      <w:pPr>
        <w:pStyle w:val="Heading2"/>
        <w:keepNext w:val="0"/>
        <w:keepLines w:val="0"/>
        <w:shd w:val="clear" w:color="auto" w:fill="FFFFFF"/>
        <w:spacing w:before="160" w:after="160"/>
        <w:rPr>
          <w:color w:val="181717"/>
          <w:sz w:val="48"/>
          <w:szCs w:val="48"/>
          <w:highlight w:val="white"/>
        </w:rPr>
      </w:pPr>
      <w:bookmarkStart w:id="145" w:name="_e2bqzvkcgmbj" w:colFirst="0" w:colLast="0"/>
      <w:bookmarkEnd w:id="145"/>
    </w:p>
    <w:p w:rsidR="00141CD9" w:rsidRDefault="003C0DB1">
      <w:pPr>
        <w:pStyle w:val="Heading2"/>
        <w:keepNext w:val="0"/>
        <w:keepLines w:val="0"/>
        <w:shd w:val="clear" w:color="auto" w:fill="FFFFFF"/>
        <w:spacing w:before="160" w:after="160"/>
        <w:rPr>
          <w:color w:val="181717"/>
          <w:sz w:val="48"/>
          <w:szCs w:val="48"/>
          <w:highlight w:val="white"/>
        </w:rPr>
      </w:pPr>
      <w:bookmarkStart w:id="146" w:name="_b2jqpq49l736" w:colFirst="0" w:colLast="0"/>
      <w:bookmarkEnd w:id="146"/>
      <w:r>
        <w:rPr>
          <w:color w:val="181717"/>
          <w:sz w:val="48"/>
          <w:szCs w:val="48"/>
          <w:highlight w:val="white"/>
        </w:rPr>
        <w:t>MongoDB Query Operators</w:t>
      </w:r>
    </w:p>
    <w:p w:rsidR="00141CD9" w:rsidRDefault="003C0DB1">
      <w:pPr>
        <w:pStyle w:val="normal0"/>
        <w:shd w:val="clear" w:color="auto" w:fill="FFFFFF"/>
        <w:spacing w:before="280" w:after="280"/>
        <w:rPr>
          <w:rFonts w:ascii="Verdana" w:eastAsia="Verdana" w:hAnsi="Verdana" w:cs="Verdana"/>
          <w:b/>
          <w:bCs/>
          <w:color w:val="181717"/>
          <w:sz w:val="23"/>
          <w:szCs w:val="23"/>
          <w:highlight w:val="white"/>
        </w:rPr>
      </w:pPr>
      <w:r>
        <w:rPr>
          <w:rFonts w:ascii="Verdana" w:eastAsia="Verdana" w:hAnsi="Verdana" w:cs="Verdana"/>
          <w:b/>
          <w:bCs/>
          <w:color w:val="181717"/>
          <w:sz w:val="23"/>
          <w:szCs w:val="23"/>
          <w:highlight w:val="white"/>
        </w:rPr>
        <w:t>There are many query operators that can be used to compare and reference document fields.</w:t>
      </w:r>
    </w:p>
    <w:p w:rsidR="00141CD9" w:rsidRDefault="003C0DB1">
      <w:pPr>
        <w:pStyle w:val="Heading3"/>
        <w:keepNext w:val="0"/>
        <w:keepLines w:val="0"/>
        <w:shd w:val="clear" w:color="auto" w:fill="FFFFFF"/>
        <w:spacing w:before="160" w:after="160"/>
        <w:rPr>
          <w:color w:val="181717"/>
          <w:sz w:val="36"/>
          <w:szCs w:val="36"/>
          <w:highlight w:val="white"/>
        </w:rPr>
      </w:pPr>
      <w:bookmarkStart w:id="147" w:name="_6sbfqoby34y" w:colFirst="0" w:colLast="0"/>
      <w:bookmarkEnd w:id="147"/>
      <w:r>
        <w:rPr>
          <w:color w:val="181717"/>
          <w:sz w:val="36"/>
          <w:szCs w:val="36"/>
          <w:highlight w:val="white"/>
        </w:rPr>
        <w:t>Comparison</w:t>
      </w:r>
    </w:p>
    <w:p w:rsidR="00141CD9" w:rsidRDefault="003C0DB1">
      <w:pPr>
        <w:pStyle w:val="normal0"/>
        <w:shd w:val="clear" w:color="auto" w:fill="FFFFFF"/>
        <w:spacing w:before="280" w:after="280"/>
        <w:rPr>
          <w:rFonts w:ascii="Verdana" w:eastAsia="Verdana" w:hAnsi="Verdana" w:cs="Verdana"/>
          <w:b/>
          <w:bCs/>
          <w:color w:val="181717"/>
          <w:sz w:val="23"/>
          <w:szCs w:val="23"/>
          <w:highlight w:val="white"/>
        </w:rPr>
      </w:pPr>
      <w:r>
        <w:rPr>
          <w:rFonts w:ascii="Verdana" w:eastAsia="Verdana" w:hAnsi="Verdana" w:cs="Verdana"/>
          <w:b/>
          <w:bCs/>
          <w:color w:val="181717"/>
          <w:sz w:val="23"/>
          <w:szCs w:val="23"/>
          <w:highlight w:val="white"/>
        </w:rPr>
        <w:t>The following operators can be used in queries to compare values:</w:t>
      </w:r>
    </w:p>
    <w:p w:rsidR="00141CD9" w:rsidRDefault="003C0DB1">
      <w:pPr>
        <w:pStyle w:val="normal0"/>
        <w:numPr>
          <w:ilvl w:val="0"/>
          <w:numId w:val="29"/>
        </w:numPr>
        <w:shd w:val="clear" w:color="auto" w:fill="FFFFFF"/>
        <w:spacing w:before="220"/>
        <w:rPr>
          <w:b/>
          <w:bCs/>
          <w:color w:val="181717"/>
          <w:highlight w:val="white"/>
        </w:rPr>
      </w:pPr>
      <w:r>
        <w:rPr>
          <w:rFonts w:ascii="Courier New" w:eastAsia="Courier New" w:hAnsi="Courier New" w:cs="Courier New"/>
          <w:b/>
          <w:bCs/>
          <w:color w:val="DC143C"/>
          <w:sz w:val="24"/>
          <w:szCs w:val="24"/>
          <w:highlight w:val="white"/>
        </w:rPr>
        <w:t>$eq</w:t>
      </w:r>
      <w:r>
        <w:rPr>
          <w:rFonts w:ascii="Verdana" w:eastAsia="Verdana" w:hAnsi="Verdana" w:cs="Verdana"/>
          <w:b/>
          <w:bCs/>
          <w:color w:val="181717"/>
          <w:sz w:val="23"/>
          <w:szCs w:val="23"/>
          <w:highlight w:val="white"/>
        </w:rPr>
        <w:t>: Values are equal</w:t>
      </w:r>
    </w:p>
    <w:p w:rsidR="00141CD9" w:rsidRDefault="003C0DB1">
      <w:pPr>
        <w:pStyle w:val="normal0"/>
        <w:numPr>
          <w:ilvl w:val="0"/>
          <w:numId w:val="29"/>
        </w:numPr>
        <w:shd w:val="clear" w:color="auto" w:fill="FFFFFF"/>
        <w:rPr>
          <w:b/>
          <w:bCs/>
          <w:color w:val="181717"/>
          <w:highlight w:val="white"/>
        </w:rPr>
      </w:pPr>
      <w:r>
        <w:rPr>
          <w:rFonts w:ascii="Courier New" w:eastAsia="Courier New" w:hAnsi="Courier New" w:cs="Courier New"/>
          <w:b/>
          <w:bCs/>
          <w:color w:val="DC143C"/>
          <w:sz w:val="24"/>
          <w:szCs w:val="24"/>
          <w:highlight w:val="white"/>
        </w:rPr>
        <w:t>$ne</w:t>
      </w:r>
      <w:r>
        <w:rPr>
          <w:rFonts w:ascii="Verdana" w:eastAsia="Verdana" w:hAnsi="Verdana" w:cs="Verdana"/>
          <w:b/>
          <w:bCs/>
          <w:color w:val="181717"/>
          <w:sz w:val="23"/>
          <w:szCs w:val="23"/>
          <w:highlight w:val="white"/>
        </w:rPr>
        <w:t>: Values are not equal</w:t>
      </w:r>
    </w:p>
    <w:p w:rsidR="00141CD9" w:rsidRDefault="003C0DB1">
      <w:pPr>
        <w:pStyle w:val="normal0"/>
        <w:numPr>
          <w:ilvl w:val="0"/>
          <w:numId w:val="29"/>
        </w:numPr>
        <w:shd w:val="clear" w:color="auto" w:fill="FFFFFF"/>
        <w:rPr>
          <w:b/>
          <w:bCs/>
          <w:color w:val="181717"/>
          <w:highlight w:val="white"/>
        </w:rPr>
      </w:pPr>
      <w:r>
        <w:rPr>
          <w:rFonts w:ascii="Courier New" w:eastAsia="Courier New" w:hAnsi="Courier New" w:cs="Courier New"/>
          <w:b/>
          <w:bCs/>
          <w:color w:val="DC143C"/>
          <w:sz w:val="24"/>
          <w:szCs w:val="24"/>
          <w:highlight w:val="white"/>
        </w:rPr>
        <w:t>$gt</w:t>
      </w:r>
      <w:r>
        <w:rPr>
          <w:rFonts w:ascii="Verdana" w:eastAsia="Verdana" w:hAnsi="Verdana" w:cs="Verdana"/>
          <w:b/>
          <w:bCs/>
          <w:color w:val="181717"/>
          <w:sz w:val="23"/>
          <w:szCs w:val="23"/>
          <w:highlight w:val="white"/>
        </w:rPr>
        <w:t>: Value is greater than another value</w:t>
      </w:r>
    </w:p>
    <w:p w:rsidR="00141CD9" w:rsidRDefault="003C0DB1">
      <w:pPr>
        <w:pStyle w:val="normal0"/>
        <w:numPr>
          <w:ilvl w:val="0"/>
          <w:numId w:val="29"/>
        </w:numPr>
        <w:shd w:val="clear" w:color="auto" w:fill="FFFFFF"/>
        <w:rPr>
          <w:b/>
          <w:bCs/>
          <w:color w:val="181717"/>
          <w:highlight w:val="white"/>
        </w:rPr>
      </w:pPr>
      <w:r>
        <w:rPr>
          <w:rFonts w:ascii="Courier New" w:eastAsia="Courier New" w:hAnsi="Courier New" w:cs="Courier New"/>
          <w:b/>
          <w:bCs/>
          <w:color w:val="DC143C"/>
          <w:sz w:val="24"/>
          <w:szCs w:val="24"/>
          <w:highlight w:val="white"/>
        </w:rPr>
        <w:t>$gte</w:t>
      </w:r>
      <w:r>
        <w:rPr>
          <w:rFonts w:ascii="Verdana" w:eastAsia="Verdana" w:hAnsi="Verdana" w:cs="Verdana"/>
          <w:b/>
          <w:bCs/>
          <w:color w:val="181717"/>
          <w:sz w:val="23"/>
          <w:szCs w:val="23"/>
          <w:highlight w:val="white"/>
        </w:rPr>
        <w:t>: Value is greater than or equal to another value</w:t>
      </w:r>
    </w:p>
    <w:p w:rsidR="00141CD9" w:rsidRDefault="003C0DB1">
      <w:pPr>
        <w:pStyle w:val="normal0"/>
        <w:numPr>
          <w:ilvl w:val="0"/>
          <w:numId w:val="29"/>
        </w:numPr>
        <w:shd w:val="clear" w:color="auto" w:fill="FFFFFF"/>
        <w:rPr>
          <w:b/>
          <w:bCs/>
          <w:color w:val="181717"/>
          <w:highlight w:val="white"/>
        </w:rPr>
      </w:pPr>
      <w:r>
        <w:rPr>
          <w:rFonts w:ascii="Courier New" w:eastAsia="Courier New" w:hAnsi="Courier New" w:cs="Courier New"/>
          <w:b/>
          <w:bCs/>
          <w:color w:val="DC143C"/>
          <w:sz w:val="24"/>
          <w:szCs w:val="24"/>
          <w:highlight w:val="white"/>
        </w:rPr>
        <w:t>$lt</w:t>
      </w:r>
      <w:r>
        <w:rPr>
          <w:rFonts w:ascii="Verdana" w:eastAsia="Verdana" w:hAnsi="Verdana" w:cs="Verdana"/>
          <w:b/>
          <w:bCs/>
          <w:color w:val="181717"/>
          <w:sz w:val="23"/>
          <w:szCs w:val="23"/>
          <w:highlight w:val="white"/>
        </w:rPr>
        <w:t>: Value is less than another value</w:t>
      </w:r>
    </w:p>
    <w:p w:rsidR="00141CD9" w:rsidRDefault="003C0DB1">
      <w:pPr>
        <w:pStyle w:val="normal0"/>
        <w:numPr>
          <w:ilvl w:val="0"/>
          <w:numId w:val="29"/>
        </w:numPr>
        <w:shd w:val="clear" w:color="auto" w:fill="FFFFFF"/>
        <w:rPr>
          <w:b/>
          <w:bCs/>
          <w:color w:val="181717"/>
          <w:highlight w:val="white"/>
        </w:rPr>
      </w:pPr>
      <w:r>
        <w:rPr>
          <w:rFonts w:ascii="Courier New" w:eastAsia="Courier New" w:hAnsi="Courier New" w:cs="Courier New"/>
          <w:b/>
          <w:bCs/>
          <w:color w:val="DC143C"/>
          <w:sz w:val="24"/>
          <w:szCs w:val="24"/>
          <w:highlight w:val="white"/>
        </w:rPr>
        <w:t>$lte</w:t>
      </w:r>
      <w:r>
        <w:rPr>
          <w:rFonts w:ascii="Verdana" w:eastAsia="Verdana" w:hAnsi="Verdana" w:cs="Verdana"/>
          <w:b/>
          <w:bCs/>
          <w:color w:val="181717"/>
          <w:sz w:val="23"/>
          <w:szCs w:val="23"/>
          <w:highlight w:val="white"/>
        </w:rPr>
        <w:t>: Value is less than or equal to another value</w:t>
      </w:r>
    </w:p>
    <w:p w:rsidR="00141CD9" w:rsidRDefault="003C0DB1">
      <w:pPr>
        <w:pStyle w:val="normal0"/>
        <w:numPr>
          <w:ilvl w:val="0"/>
          <w:numId w:val="29"/>
        </w:numPr>
        <w:shd w:val="clear" w:color="auto" w:fill="FFFFFF"/>
        <w:spacing w:after="220"/>
        <w:rPr>
          <w:b/>
          <w:bCs/>
          <w:color w:val="181717"/>
          <w:highlight w:val="white"/>
        </w:rPr>
      </w:pPr>
      <w:r>
        <w:rPr>
          <w:rFonts w:ascii="Courier New" w:eastAsia="Courier New" w:hAnsi="Courier New" w:cs="Courier New"/>
          <w:b/>
          <w:bCs/>
          <w:color w:val="DC143C"/>
          <w:sz w:val="24"/>
          <w:szCs w:val="24"/>
          <w:highlight w:val="white"/>
        </w:rPr>
        <w:t>$in</w:t>
      </w:r>
      <w:r>
        <w:rPr>
          <w:rFonts w:ascii="Verdana" w:eastAsia="Verdana" w:hAnsi="Verdana" w:cs="Verdana"/>
          <w:b/>
          <w:bCs/>
          <w:color w:val="181717"/>
          <w:sz w:val="23"/>
          <w:szCs w:val="23"/>
          <w:highlight w:val="white"/>
        </w:rPr>
        <w:t>: Value is matched within an array</w:t>
      </w:r>
    </w:p>
    <w:p w:rsidR="00141CD9" w:rsidRDefault="003C0DB1">
      <w:pPr>
        <w:pStyle w:val="Heading3"/>
        <w:keepNext w:val="0"/>
        <w:keepLines w:val="0"/>
        <w:shd w:val="clear" w:color="auto" w:fill="FFFFFF"/>
        <w:spacing w:before="160" w:after="160"/>
        <w:rPr>
          <w:color w:val="181717"/>
          <w:sz w:val="36"/>
          <w:szCs w:val="36"/>
          <w:highlight w:val="white"/>
        </w:rPr>
      </w:pPr>
      <w:bookmarkStart w:id="148" w:name="_t97mxnd326yv" w:colFirst="0" w:colLast="0"/>
      <w:bookmarkEnd w:id="148"/>
      <w:r>
        <w:rPr>
          <w:color w:val="181717"/>
          <w:sz w:val="36"/>
          <w:szCs w:val="36"/>
          <w:highlight w:val="white"/>
        </w:rPr>
        <w:t>Logical</w:t>
      </w:r>
    </w:p>
    <w:p w:rsidR="00141CD9" w:rsidRDefault="003C0DB1">
      <w:pPr>
        <w:pStyle w:val="normal0"/>
        <w:shd w:val="clear" w:color="auto" w:fill="FFFFFF"/>
        <w:spacing w:before="280" w:after="280"/>
        <w:rPr>
          <w:rFonts w:ascii="Verdana" w:eastAsia="Verdana" w:hAnsi="Verdana" w:cs="Verdana"/>
          <w:b/>
          <w:bCs/>
          <w:color w:val="181717"/>
          <w:sz w:val="23"/>
          <w:szCs w:val="23"/>
          <w:highlight w:val="white"/>
        </w:rPr>
      </w:pPr>
      <w:r>
        <w:rPr>
          <w:rFonts w:ascii="Verdana" w:eastAsia="Verdana" w:hAnsi="Verdana" w:cs="Verdana"/>
          <w:b/>
          <w:bCs/>
          <w:color w:val="181717"/>
          <w:sz w:val="23"/>
          <w:szCs w:val="23"/>
          <w:highlight w:val="white"/>
        </w:rPr>
        <w:t>The following operators can logically compare multiple queries.</w:t>
      </w:r>
    </w:p>
    <w:p w:rsidR="00141CD9" w:rsidRDefault="003C0DB1">
      <w:pPr>
        <w:pStyle w:val="normal0"/>
        <w:numPr>
          <w:ilvl w:val="0"/>
          <w:numId w:val="8"/>
        </w:numPr>
        <w:shd w:val="clear" w:color="auto" w:fill="FFFFFF"/>
        <w:spacing w:before="220"/>
        <w:rPr>
          <w:b/>
          <w:bCs/>
          <w:color w:val="181717"/>
          <w:highlight w:val="white"/>
        </w:rPr>
      </w:pPr>
      <w:r>
        <w:rPr>
          <w:rFonts w:ascii="Courier New" w:eastAsia="Courier New" w:hAnsi="Courier New" w:cs="Courier New"/>
          <w:b/>
          <w:bCs/>
          <w:color w:val="DC143C"/>
          <w:sz w:val="24"/>
          <w:szCs w:val="24"/>
          <w:highlight w:val="white"/>
        </w:rPr>
        <w:t>$and</w:t>
      </w:r>
      <w:r>
        <w:rPr>
          <w:rFonts w:ascii="Verdana" w:eastAsia="Verdana" w:hAnsi="Verdana" w:cs="Verdana"/>
          <w:b/>
          <w:bCs/>
          <w:color w:val="181717"/>
          <w:sz w:val="23"/>
          <w:szCs w:val="23"/>
          <w:highlight w:val="white"/>
        </w:rPr>
        <w:t>: Returns documents where both queries match</w:t>
      </w:r>
    </w:p>
    <w:p w:rsidR="00141CD9" w:rsidRDefault="003C0DB1">
      <w:pPr>
        <w:pStyle w:val="normal0"/>
        <w:numPr>
          <w:ilvl w:val="0"/>
          <w:numId w:val="8"/>
        </w:numPr>
        <w:shd w:val="clear" w:color="auto" w:fill="FFFFFF"/>
        <w:rPr>
          <w:b/>
          <w:bCs/>
          <w:color w:val="181717"/>
          <w:highlight w:val="white"/>
        </w:rPr>
      </w:pPr>
      <w:r>
        <w:rPr>
          <w:rFonts w:ascii="Courier New" w:eastAsia="Courier New" w:hAnsi="Courier New" w:cs="Courier New"/>
          <w:b/>
          <w:bCs/>
          <w:color w:val="DC143C"/>
          <w:sz w:val="24"/>
          <w:szCs w:val="24"/>
          <w:highlight w:val="white"/>
        </w:rPr>
        <w:t>$or</w:t>
      </w:r>
      <w:r>
        <w:rPr>
          <w:rFonts w:ascii="Verdana" w:eastAsia="Verdana" w:hAnsi="Verdana" w:cs="Verdana"/>
          <w:b/>
          <w:bCs/>
          <w:color w:val="181717"/>
          <w:sz w:val="23"/>
          <w:szCs w:val="23"/>
          <w:highlight w:val="white"/>
        </w:rPr>
        <w:t>: Returns documents where either query matches</w:t>
      </w:r>
    </w:p>
    <w:p w:rsidR="00141CD9" w:rsidRDefault="003C0DB1">
      <w:pPr>
        <w:pStyle w:val="normal0"/>
        <w:numPr>
          <w:ilvl w:val="0"/>
          <w:numId w:val="8"/>
        </w:numPr>
        <w:shd w:val="clear" w:color="auto" w:fill="FFFFFF"/>
        <w:rPr>
          <w:b/>
          <w:bCs/>
          <w:color w:val="181717"/>
          <w:highlight w:val="white"/>
        </w:rPr>
      </w:pPr>
      <w:r>
        <w:rPr>
          <w:rFonts w:ascii="Courier New" w:eastAsia="Courier New" w:hAnsi="Courier New" w:cs="Courier New"/>
          <w:b/>
          <w:bCs/>
          <w:color w:val="DC143C"/>
          <w:sz w:val="24"/>
          <w:szCs w:val="24"/>
          <w:highlight w:val="white"/>
        </w:rPr>
        <w:t>$nor</w:t>
      </w:r>
      <w:r>
        <w:rPr>
          <w:rFonts w:ascii="Verdana" w:eastAsia="Verdana" w:hAnsi="Verdana" w:cs="Verdana"/>
          <w:b/>
          <w:bCs/>
          <w:color w:val="181717"/>
          <w:sz w:val="23"/>
          <w:szCs w:val="23"/>
          <w:highlight w:val="white"/>
        </w:rPr>
        <w:t>: Returns documents where both queries fail to match</w:t>
      </w:r>
    </w:p>
    <w:p w:rsidR="00141CD9" w:rsidRDefault="003C0DB1">
      <w:pPr>
        <w:pStyle w:val="normal0"/>
        <w:numPr>
          <w:ilvl w:val="0"/>
          <w:numId w:val="8"/>
        </w:numPr>
        <w:shd w:val="clear" w:color="auto" w:fill="FFFFFF"/>
        <w:spacing w:after="220"/>
        <w:rPr>
          <w:b/>
          <w:bCs/>
          <w:color w:val="181717"/>
          <w:highlight w:val="white"/>
        </w:rPr>
      </w:pPr>
      <w:r>
        <w:rPr>
          <w:rFonts w:ascii="Courier New" w:eastAsia="Courier New" w:hAnsi="Courier New" w:cs="Courier New"/>
          <w:b/>
          <w:bCs/>
          <w:color w:val="DC143C"/>
          <w:sz w:val="24"/>
          <w:szCs w:val="24"/>
          <w:highlight w:val="white"/>
        </w:rPr>
        <w:t>$not</w:t>
      </w:r>
      <w:r>
        <w:rPr>
          <w:rFonts w:ascii="Verdana" w:eastAsia="Verdana" w:hAnsi="Verdana" w:cs="Verdana"/>
          <w:b/>
          <w:bCs/>
          <w:color w:val="181717"/>
          <w:sz w:val="23"/>
          <w:szCs w:val="23"/>
          <w:highlight w:val="white"/>
        </w:rPr>
        <w:t>: Returns documents where the query does not match</w:t>
      </w:r>
    </w:p>
    <w:p w:rsidR="00141CD9" w:rsidRDefault="003C0DB1">
      <w:pPr>
        <w:pStyle w:val="Heading3"/>
        <w:keepNext w:val="0"/>
        <w:keepLines w:val="0"/>
        <w:shd w:val="clear" w:color="auto" w:fill="FFFFFF"/>
        <w:spacing w:before="160" w:after="160"/>
        <w:rPr>
          <w:color w:val="181717"/>
          <w:sz w:val="36"/>
          <w:szCs w:val="36"/>
          <w:highlight w:val="white"/>
        </w:rPr>
      </w:pPr>
      <w:bookmarkStart w:id="149" w:name="_707swpfjlj9z" w:colFirst="0" w:colLast="0"/>
      <w:bookmarkEnd w:id="149"/>
      <w:r>
        <w:rPr>
          <w:color w:val="181717"/>
          <w:sz w:val="36"/>
          <w:szCs w:val="36"/>
          <w:highlight w:val="white"/>
        </w:rPr>
        <w:t>Evaluation</w:t>
      </w:r>
    </w:p>
    <w:p w:rsidR="00141CD9" w:rsidRDefault="003C0DB1">
      <w:pPr>
        <w:pStyle w:val="normal0"/>
        <w:shd w:val="clear" w:color="auto" w:fill="FFFFFF"/>
        <w:spacing w:before="280" w:after="280"/>
        <w:rPr>
          <w:rFonts w:ascii="Verdana" w:eastAsia="Verdana" w:hAnsi="Verdana" w:cs="Verdana"/>
          <w:b/>
          <w:bCs/>
          <w:color w:val="181717"/>
          <w:sz w:val="23"/>
          <w:szCs w:val="23"/>
          <w:highlight w:val="white"/>
        </w:rPr>
      </w:pPr>
      <w:r>
        <w:rPr>
          <w:rFonts w:ascii="Verdana" w:eastAsia="Verdana" w:hAnsi="Verdana" w:cs="Verdana"/>
          <w:b/>
          <w:bCs/>
          <w:color w:val="181717"/>
          <w:sz w:val="23"/>
          <w:szCs w:val="23"/>
          <w:highlight w:val="white"/>
        </w:rPr>
        <w:t>The following operators assist in evaluating documents.</w:t>
      </w:r>
    </w:p>
    <w:p w:rsidR="00141CD9" w:rsidRDefault="003C0DB1">
      <w:pPr>
        <w:pStyle w:val="normal0"/>
        <w:numPr>
          <w:ilvl w:val="0"/>
          <w:numId w:val="26"/>
        </w:numPr>
        <w:shd w:val="clear" w:color="auto" w:fill="FFFFFF"/>
        <w:spacing w:before="220"/>
        <w:rPr>
          <w:b/>
          <w:bCs/>
          <w:color w:val="181717"/>
          <w:highlight w:val="white"/>
        </w:rPr>
      </w:pPr>
      <w:r>
        <w:rPr>
          <w:rFonts w:ascii="Courier New" w:eastAsia="Courier New" w:hAnsi="Courier New" w:cs="Courier New"/>
          <w:b/>
          <w:bCs/>
          <w:color w:val="DC143C"/>
          <w:sz w:val="24"/>
          <w:szCs w:val="24"/>
          <w:highlight w:val="white"/>
        </w:rPr>
        <w:t>$regex</w:t>
      </w:r>
      <w:r>
        <w:rPr>
          <w:rFonts w:ascii="Verdana" w:eastAsia="Verdana" w:hAnsi="Verdana" w:cs="Verdana"/>
          <w:b/>
          <w:bCs/>
          <w:color w:val="181717"/>
          <w:sz w:val="23"/>
          <w:szCs w:val="23"/>
          <w:highlight w:val="white"/>
        </w:rPr>
        <w:t>: Allows the use of regular expressions when evaluating field values</w:t>
      </w:r>
    </w:p>
    <w:p w:rsidR="00141CD9" w:rsidRDefault="003C0DB1">
      <w:pPr>
        <w:pStyle w:val="normal0"/>
        <w:numPr>
          <w:ilvl w:val="0"/>
          <w:numId w:val="26"/>
        </w:numPr>
        <w:shd w:val="clear" w:color="auto" w:fill="FFFFFF"/>
        <w:rPr>
          <w:b/>
          <w:bCs/>
          <w:color w:val="181717"/>
          <w:highlight w:val="white"/>
        </w:rPr>
      </w:pPr>
      <w:r>
        <w:rPr>
          <w:rFonts w:ascii="Courier New" w:eastAsia="Courier New" w:hAnsi="Courier New" w:cs="Courier New"/>
          <w:b/>
          <w:bCs/>
          <w:color w:val="DC143C"/>
          <w:sz w:val="24"/>
          <w:szCs w:val="24"/>
          <w:highlight w:val="white"/>
        </w:rPr>
        <w:t>$text</w:t>
      </w:r>
      <w:r>
        <w:rPr>
          <w:rFonts w:ascii="Verdana" w:eastAsia="Verdana" w:hAnsi="Verdana" w:cs="Verdana"/>
          <w:b/>
          <w:bCs/>
          <w:color w:val="181717"/>
          <w:sz w:val="23"/>
          <w:szCs w:val="23"/>
          <w:highlight w:val="white"/>
        </w:rPr>
        <w:t>: Performs a text search</w:t>
      </w:r>
    </w:p>
    <w:p w:rsidR="00141CD9" w:rsidRDefault="003C0DB1">
      <w:pPr>
        <w:pStyle w:val="normal0"/>
        <w:numPr>
          <w:ilvl w:val="0"/>
          <w:numId w:val="26"/>
        </w:numPr>
        <w:shd w:val="clear" w:color="auto" w:fill="FFFFFF"/>
        <w:spacing w:after="220"/>
        <w:rPr>
          <w:b/>
          <w:bCs/>
          <w:color w:val="181717"/>
          <w:highlight w:val="white"/>
        </w:rPr>
      </w:pPr>
      <w:r>
        <w:rPr>
          <w:rFonts w:ascii="Courier New" w:eastAsia="Courier New" w:hAnsi="Courier New" w:cs="Courier New"/>
          <w:b/>
          <w:bCs/>
          <w:color w:val="DC143C"/>
          <w:sz w:val="24"/>
          <w:szCs w:val="24"/>
          <w:highlight w:val="white"/>
        </w:rPr>
        <w:t>$where</w:t>
      </w:r>
      <w:r>
        <w:rPr>
          <w:rFonts w:ascii="Verdana" w:eastAsia="Verdana" w:hAnsi="Verdana" w:cs="Verdana"/>
          <w:b/>
          <w:bCs/>
          <w:color w:val="181717"/>
          <w:sz w:val="23"/>
          <w:szCs w:val="23"/>
          <w:highlight w:val="white"/>
        </w:rPr>
        <w:t>: Uses a JavaScript expression to match documents</w:t>
      </w:r>
    </w:p>
    <w:p w:rsidR="00141CD9" w:rsidRDefault="00141CD9">
      <w:pPr>
        <w:pStyle w:val="normal0"/>
        <w:rPr>
          <w:rFonts w:ascii="Verdana" w:eastAsia="Verdana" w:hAnsi="Verdana" w:cs="Verdana"/>
          <w:b/>
          <w:bCs/>
          <w:color w:val="181717"/>
          <w:sz w:val="32"/>
          <w:szCs w:val="32"/>
          <w:highlight w:val="white"/>
        </w:rPr>
      </w:pPr>
    </w:p>
    <w:p w:rsidR="00141CD9" w:rsidRDefault="00141CD9">
      <w:pPr>
        <w:pStyle w:val="normal0"/>
        <w:rPr>
          <w:rFonts w:ascii="Verdana" w:eastAsia="Verdana" w:hAnsi="Verdana" w:cs="Verdana"/>
          <w:b/>
          <w:bCs/>
          <w:color w:val="181717"/>
          <w:sz w:val="32"/>
          <w:szCs w:val="32"/>
          <w:highlight w:val="white"/>
        </w:rPr>
      </w:pPr>
    </w:p>
    <w:p w:rsidR="00141CD9" w:rsidRDefault="003C0DB1">
      <w:pPr>
        <w:pStyle w:val="Heading2"/>
        <w:keepNext w:val="0"/>
        <w:keepLines w:val="0"/>
        <w:shd w:val="clear" w:color="auto" w:fill="FFFFFF"/>
        <w:spacing w:before="160" w:after="160"/>
        <w:rPr>
          <w:color w:val="181717"/>
          <w:sz w:val="48"/>
          <w:szCs w:val="48"/>
          <w:highlight w:val="white"/>
        </w:rPr>
      </w:pPr>
      <w:bookmarkStart w:id="150" w:name="_8hykkst1ahui" w:colFirst="0" w:colLast="0"/>
      <w:bookmarkEnd w:id="150"/>
      <w:r>
        <w:rPr>
          <w:color w:val="181717"/>
          <w:sz w:val="48"/>
          <w:szCs w:val="48"/>
          <w:highlight w:val="white"/>
        </w:rPr>
        <w:t>MongoDB Update Operators</w:t>
      </w:r>
    </w:p>
    <w:p w:rsidR="00141CD9" w:rsidRDefault="003C0DB1">
      <w:pPr>
        <w:pStyle w:val="normal0"/>
        <w:shd w:val="clear" w:color="auto" w:fill="FFFFFF"/>
        <w:spacing w:before="280" w:after="280"/>
        <w:rPr>
          <w:rFonts w:ascii="Verdana" w:eastAsia="Verdana" w:hAnsi="Verdana" w:cs="Verdana"/>
          <w:b/>
          <w:bCs/>
          <w:color w:val="181717"/>
          <w:sz w:val="23"/>
          <w:szCs w:val="23"/>
          <w:highlight w:val="white"/>
        </w:rPr>
      </w:pPr>
      <w:r>
        <w:rPr>
          <w:rFonts w:ascii="Verdana" w:eastAsia="Verdana" w:hAnsi="Verdana" w:cs="Verdana"/>
          <w:b/>
          <w:bCs/>
          <w:color w:val="181717"/>
          <w:sz w:val="23"/>
          <w:szCs w:val="23"/>
          <w:highlight w:val="white"/>
        </w:rPr>
        <w:t>There are many update operators that can be used during document updates.</w:t>
      </w:r>
    </w:p>
    <w:p w:rsidR="00141CD9" w:rsidRDefault="003C0DB1">
      <w:pPr>
        <w:pStyle w:val="Heading3"/>
        <w:keepNext w:val="0"/>
        <w:keepLines w:val="0"/>
        <w:shd w:val="clear" w:color="auto" w:fill="FFFFFF"/>
        <w:spacing w:before="160" w:after="160"/>
        <w:rPr>
          <w:color w:val="181717"/>
          <w:sz w:val="36"/>
          <w:szCs w:val="36"/>
          <w:highlight w:val="white"/>
        </w:rPr>
      </w:pPr>
      <w:bookmarkStart w:id="151" w:name="_zhe09fwj51" w:colFirst="0" w:colLast="0"/>
      <w:bookmarkEnd w:id="151"/>
      <w:r>
        <w:rPr>
          <w:color w:val="181717"/>
          <w:sz w:val="36"/>
          <w:szCs w:val="36"/>
          <w:highlight w:val="white"/>
        </w:rPr>
        <w:t>Fields</w:t>
      </w:r>
    </w:p>
    <w:p w:rsidR="00141CD9" w:rsidRDefault="003C0DB1">
      <w:pPr>
        <w:pStyle w:val="normal0"/>
        <w:shd w:val="clear" w:color="auto" w:fill="FFFFFF"/>
        <w:spacing w:before="280" w:after="280"/>
        <w:rPr>
          <w:rFonts w:ascii="Verdana" w:eastAsia="Verdana" w:hAnsi="Verdana" w:cs="Verdana"/>
          <w:b/>
          <w:bCs/>
          <w:color w:val="181717"/>
          <w:sz w:val="23"/>
          <w:szCs w:val="23"/>
          <w:highlight w:val="white"/>
        </w:rPr>
      </w:pPr>
      <w:r>
        <w:rPr>
          <w:rFonts w:ascii="Verdana" w:eastAsia="Verdana" w:hAnsi="Verdana" w:cs="Verdana"/>
          <w:b/>
          <w:bCs/>
          <w:color w:val="181717"/>
          <w:sz w:val="23"/>
          <w:szCs w:val="23"/>
          <w:highlight w:val="white"/>
        </w:rPr>
        <w:t>The following operators can be used to update fields:</w:t>
      </w:r>
    </w:p>
    <w:p w:rsidR="00141CD9" w:rsidRDefault="003C0DB1">
      <w:pPr>
        <w:pStyle w:val="normal0"/>
        <w:numPr>
          <w:ilvl w:val="0"/>
          <w:numId w:val="10"/>
        </w:numPr>
        <w:shd w:val="clear" w:color="auto" w:fill="FFFFFF"/>
        <w:spacing w:before="220"/>
        <w:rPr>
          <w:b/>
          <w:bCs/>
          <w:color w:val="181717"/>
          <w:highlight w:val="white"/>
        </w:rPr>
      </w:pPr>
      <w:r>
        <w:rPr>
          <w:rFonts w:ascii="Courier New" w:eastAsia="Courier New" w:hAnsi="Courier New" w:cs="Courier New"/>
          <w:b/>
          <w:bCs/>
          <w:color w:val="DC143C"/>
          <w:sz w:val="24"/>
          <w:szCs w:val="24"/>
          <w:highlight w:val="white"/>
        </w:rPr>
        <w:t>$currentDate</w:t>
      </w:r>
      <w:r>
        <w:rPr>
          <w:rFonts w:ascii="Verdana" w:eastAsia="Verdana" w:hAnsi="Verdana" w:cs="Verdana"/>
          <w:b/>
          <w:bCs/>
          <w:color w:val="181717"/>
          <w:sz w:val="23"/>
          <w:szCs w:val="23"/>
          <w:highlight w:val="white"/>
        </w:rPr>
        <w:t>: Sets the field value to the current date</w:t>
      </w:r>
    </w:p>
    <w:p w:rsidR="00141CD9" w:rsidRDefault="003C0DB1">
      <w:pPr>
        <w:pStyle w:val="normal0"/>
        <w:numPr>
          <w:ilvl w:val="0"/>
          <w:numId w:val="10"/>
        </w:numPr>
        <w:shd w:val="clear" w:color="auto" w:fill="FFFFFF"/>
        <w:rPr>
          <w:b/>
          <w:bCs/>
          <w:color w:val="181717"/>
          <w:highlight w:val="white"/>
        </w:rPr>
      </w:pPr>
      <w:r>
        <w:rPr>
          <w:rFonts w:ascii="Courier New" w:eastAsia="Courier New" w:hAnsi="Courier New" w:cs="Courier New"/>
          <w:b/>
          <w:bCs/>
          <w:color w:val="DC143C"/>
          <w:sz w:val="24"/>
          <w:szCs w:val="24"/>
          <w:highlight w:val="white"/>
        </w:rPr>
        <w:t>$inc</w:t>
      </w:r>
      <w:r>
        <w:rPr>
          <w:rFonts w:ascii="Verdana" w:eastAsia="Verdana" w:hAnsi="Verdana" w:cs="Verdana"/>
          <w:b/>
          <w:bCs/>
          <w:color w:val="181717"/>
          <w:sz w:val="23"/>
          <w:szCs w:val="23"/>
          <w:highlight w:val="white"/>
        </w:rPr>
        <w:t>: Increments the field value</w:t>
      </w:r>
    </w:p>
    <w:p w:rsidR="00141CD9" w:rsidRDefault="003C0DB1">
      <w:pPr>
        <w:pStyle w:val="normal0"/>
        <w:numPr>
          <w:ilvl w:val="0"/>
          <w:numId w:val="10"/>
        </w:numPr>
        <w:shd w:val="clear" w:color="auto" w:fill="FFFFFF"/>
        <w:rPr>
          <w:b/>
          <w:bCs/>
          <w:color w:val="181717"/>
          <w:highlight w:val="white"/>
        </w:rPr>
      </w:pPr>
      <w:r>
        <w:rPr>
          <w:rFonts w:ascii="Courier New" w:eastAsia="Courier New" w:hAnsi="Courier New" w:cs="Courier New"/>
          <w:b/>
          <w:bCs/>
          <w:color w:val="DC143C"/>
          <w:sz w:val="24"/>
          <w:szCs w:val="24"/>
          <w:highlight w:val="white"/>
        </w:rPr>
        <w:t>$rename</w:t>
      </w:r>
      <w:r>
        <w:rPr>
          <w:rFonts w:ascii="Verdana" w:eastAsia="Verdana" w:hAnsi="Verdana" w:cs="Verdana"/>
          <w:b/>
          <w:bCs/>
          <w:color w:val="181717"/>
          <w:sz w:val="23"/>
          <w:szCs w:val="23"/>
          <w:highlight w:val="white"/>
        </w:rPr>
        <w:t>: Renames the field</w:t>
      </w:r>
    </w:p>
    <w:p w:rsidR="00141CD9" w:rsidRDefault="003C0DB1">
      <w:pPr>
        <w:pStyle w:val="normal0"/>
        <w:numPr>
          <w:ilvl w:val="0"/>
          <w:numId w:val="10"/>
        </w:numPr>
        <w:shd w:val="clear" w:color="auto" w:fill="FFFFFF"/>
        <w:rPr>
          <w:b/>
          <w:bCs/>
          <w:color w:val="181717"/>
          <w:highlight w:val="white"/>
        </w:rPr>
      </w:pPr>
      <w:r>
        <w:rPr>
          <w:rFonts w:ascii="Courier New" w:eastAsia="Courier New" w:hAnsi="Courier New" w:cs="Courier New"/>
          <w:b/>
          <w:bCs/>
          <w:color w:val="DC143C"/>
          <w:sz w:val="24"/>
          <w:szCs w:val="24"/>
          <w:highlight w:val="white"/>
        </w:rPr>
        <w:t>$set</w:t>
      </w:r>
      <w:r>
        <w:rPr>
          <w:rFonts w:ascii="Verdana" w:eastAsia="Verdana" w:hAnsi="Verdana" w:cs="Verdana"/>
          <w:b/>
          <w:bCs/>
          <w:color w:val="181717"/>
          <w:sz w:val="23"/>
          <w:szCs w:val="23"/>
          <w:highlight w:val="white"/>
        </w:rPr>
        <w:t>: Sets the value of a field</w:t>
      </w:r>
    </w:p>
    <w:p w:rsidR="00141CD9" w:rsidRDefault="003C0DB1">
      <w:pPr>
        <w:pStyle w:val="normal0"/>
        <w:numPr>
          <w:ilvl w:val="0"/>
          <w:numId w:val="10"/>
        </w:numPr>
        <w:shd w:val="clear" w:color="auto" w:fill="FFFFFF"/>
        <w:spacing w:after="220"/>
        <w:rPr>
          <w:b/>
          <w:bCs/>
          <w:color w:val="181717"/>
          <w:highlight w:val="white"/>
        </w:rPr>
      </w:pPr>
      <w:r>
        <w:rPr>
          <w:rFonts w:ascii="Courier New" w:eastAsia="Courier New" w:hAnsi="Courier New" w:cs="Courier New"/>
          <w:b/>
          <w:bCs/>
          <w:color w:val="DC143C"/>
          <w:sz w:val="24"/>
          <w:szCs w:val="24"/>
          <w:highlight w:val="white"/>
        </w:rPr>
        <w:t>$unset</w:t>
      </w:r>
      <w:r>
        <w:rPr>
          <w:rFonts w:ascii="Verdana" w:eastAsia="Verdana" w:hAnsi="Verdana" w:cs="Verdana"/>
          <w:b/>
          <w:bCs/>
          <w:color w:val="181717"/>
          <w:sz w:val="23"/>
          <w:szCs w:val="23"/>
          <w:highlight w:val="white"/>
        </w:rPr>
        <w:t>: Removes the field from the document</w:t>
      </w:r>
    </w:p>
    <w:p w:rsidR="00141CD9" w:rsidRDefault="003C0DB1">
      <w:pPr>
        <w:pStyle w:val="Heading3"/>
        <w:keepNext w:val="0"/>
        <w:keepLines w:val="0"/>
        <w:shd w:val="clear" w:color="auto" w:fill="FFFFFF"/>
        <w:spacing w:before="160" w:after="160"/>
        <w:rPr>
          <w:color w:val="181717"/>
          <w:sz w:val="36"/>
          <w:szCs w:val="36"/>
          <w:highlight w:val="white"/>
        </w:rPr>
      </w:pPr>
      <w:bookmarkStart w:id="152" w:name="_6cr84ggvaum8" w:colFirst="0" w:colLast="0"/>
      <w:bookmarkEnd w:id="152"/>
      <w:r>
        <w:rPr>
          <w:color w:val="181717"/>
          <w:sz w:val="36"/>
          <w:szCs w:val="36"/>
          <w:highlight w:val="white"/>
        </w:rPr>
        <w:t>Array</w:t>
      </w:r>
    </w:p>
    <w:p w:rsidR="00141CD9" w:rsidRDefault="003C0DB1">
      <w:pPr>
        <w:pStyle w:val="normal0"/>
        <w:shd w:val="clear" w:color="auto" w:fill="FFFFFF"/>
        <w:spacing w:before="280" w:after="280"/>
        <w:rPr>
          <w:rFonts w:ascii="Verdana" w:eastAsia="Verdana" w:hAnsi="Verdana" w:cs="Verdana"/>
          <w:b/>
          <w:bCs/>
          <w:color w:val="181717"/>
          <w:sz w:val="23"/>
          <w:szCs w:val="23"/>
          <w:highlight w:val="white"/>
        </w:rPr>
      </w:pPr>
      <w:r>
        <w:rPr>
          <w:rFonts w:ascii="Verdana" w:eastAsia="Verdana" w:hAnsi="Verdana" w:cs="Verdana"/>
          <w:b/>
          <w:bCs/>
          <w:color w:val="181717"/>
          <w:sz w:val="23"/>
          <w:szCs w:val="23"/>
          <w:highlight w:val="white"/>
        </w:rPr>
        <w:t>The following operators assist with updating arrays.</w:t>
      </w:r>
    </w:p>
    <w:p w:rsidR="00141CD9" w:rsidRDefault="003C0DB1">
      <w:pPr>
        <w:pStyle w:val="normal0"/>
        <w:numPr>
          <w:ilvl w:val="0"/>
          <w:numId w:val="28"/>
        </w:numPr>
        <w:shd w:val="clear" w:color="auto" w:fill="FFFFFF"/>
        <w:spacing w:before="220"/>
        <w:rPr>
          <w:b/>
          <w:bCs/>
          <w:color w:val="181717"/>
          <w:highlight w:val="white"/>
        </w:rPr>
      </w:pPr>
      <w:r>
        <w:rPr>
          <w:rFonts w:ascii="Courier New" w:eastAsia="Courier New" w:hAnsi="Courier New" w:cs="Courier New"/>
          <w:b/>
          <w:bCs/>
          <w:color w:val="DC143C"/>
          <w:sz w:val="24"/>
          <w:szCs w:val="24"/>
          <w:highlight w:val="white"/>
        </w:rPr>
        <w:t>$addToSet</w:t>
      </w:r>
      <w:r>
        <w:rPr>
          <w:rFonts w:ascii="Verdana" w:eastAsia="Verdana" w:hAnsi="Verdana" w:cs="Verdana"/>
          <w:b/>
          <w:bCs/>
          <w:color w:val="181717"/>
          <w:sz w:val="23"/>
          <w:szCs w:val="23"/>
          <w:highlight w:val="white"/>
        </w:rPr>
        <w:t>: Adds distinct elements to an array</w:t>
      </w:r>
    </w:p>
    <w:p w:rsidR="00141CD9" w:rsidRDefault="003C0DB1">
      <w:pPr>
        <w:pStyle w:val="normal0"/>
        <w:numPr>
          <w:ilvl w:val="0"/>
          <w:numId w:val="28"/>
        </w:numPr>
        <w:shd w:val="clear" w:color="auto" w:fill="FFFFFF"/>
        <w:rPr>
          <w:b/>
          <w:bCs/>
          <w:color w:val="181717"/>
          <w:highlight w:val="white"/>
        </w:rPr>
      </w:pPr>
      <w:r>
        <w:rPr>
          <w:rFonts w:ascii="Courier New" w:eastAsia="Courier New" w:hAnsi="Courier New" w:cs="Courier New"/>
          <w:b/>
          <w:bCs/>
          <w:color w:val="DC143C"/>
          <w:sz w:val="24"/>
          <w:szCs w:val="24"/>
          <w:highlight w:val="white"/>
        </w:rPr>
        <w:t>$pop</w:t>
      </w:r>
      <w:r>
        <w:rPr>
          <w:rFonts w:ascii="Verdana" w:eastAsia="Verdana" w:hAnsi="Verdana" w:cs="Verdana"/>
          <w:b/>
          <w:bCs/>
          <w:color w:val="181717"/>
          <w:sz w:val="23"/>
          <w:szCs w:val="23"/>
          <w:highlight w:val="white"/>
        </w:rPr>
        <w:t>: Removes the first or last element of an array</w:t>
      </w:r>
    </w:p>
    <w:p w:rsidR="00141CD9" w:rsidRDefault="003C0DB1">
      <w:pPr>
        <w:pStyle w:val="normal0"/>
        <w:numPr>
          <w:ilvl w:val="0"/>
          <w:numId w:val="28"/>
        </w:numPr>
        <w:shd w:val="clear" w:color="auto" w:fill="FFFFFF"/>
        <w:rPr>
          <w:b/>
          <w:bCs/>
          <w:color w:val="181717"/>
          <w:highlight w:val="white"/>
        </w:rPr>
      </w:pPr>
      <w:r>
        <w:rPr>
          <w:rFonts w:ascii="Courier New" w:eastAsia="Courier New" w:hAnsi="Courier New" w:cs="Courier New"/>
          <w:b/>
          <w:bCs/>
          <w:color w:val="DC143C"/>
          <w:sz w:val="24"/>
          <w:szCs w:val="24"/>
          <w:highlight w:val="white"/>
        </w:rPr>
        <w:t>$pull</w:t>
      </w:r>
      <w:r>
        <w:rPr>
          <w:rFonts w:ascii="Verdana" w:eastAsia="Verdana" w:hAnsi="Verdana" w:cs="Verdana"/>
          <w:b/>
          <w:bCs/>
          <w:color w:val="181717"/>
          <w:sz w:val="23"/>
          <w:szCs w:val="23"/>
          <w:highlight w:val="white"/>
        </w:rPr>
        <w:t>: Removes all elements from an array that match the query</w:t>
      </w:r>
    </w:p>
    <w:p w:rsidR="00141CD9" w:rsidRDefault="003C0DB1">
      <w:pPr>
        <w:pStyle w:val="normal0"/>
        <w:numPr>
          <w:ilvl w:val="0"/>
          <w:numId w:val="28"/>
        </w:numPr>
        <w:shd w:val="clear" w:color="auto" w:fill="FFFFFF"/>
        <w:spacing w:after="220"/>
        <w:rPr>
          <w:b/>
          <w:bCs/>
          <w:color w:val="181717"/>
          <w:highlight w:val="white"/>
        </w:rPr>
      </w:pPr>
      <w:r>
        <w:rPr>
          <w:rFonts w:ascii="Courier New" w:eastAsia="Courier New" w:hAnsi="Courier New" w:cs="Courier New"/>
          <w:b/>
          <w:bCs/>
          <w:color w:val="DC143C"/>
          <w:sz w:val="24"/>
          <w:szCs w:val="24"/>
          <w:highlight w:val="white"/>
        </w:rPr>
        <w:t>$push</w:t>
      </w:r>
      <w:r>
        <w:rPr>
          <w:rFonts w:ascii="Verdana" w:eastAsia="Verdana" w:hAnsi="Verdana" w:cs="Verdana"/>
          <w:b/>
          <w:bCs/>
          <w:color w:val="181717"/>
          <w:sz w:val="23"/>
          <w:szCs w:val="23"/>
          <w:highlight w:val="white"/>
        </w:rPr>
        <w:t>: Adds an element to an array</w:t>
      </w:r>
    </w:p>
    <w:p w:rsidR="00141CD9" w:rsidRDefault="00141CD9">
      <w:pPr>
        <w:pStyle w:val="normal0"/>
        <w:rPr>
          <w:rFonts w:ascii="Verdana" w:eastAsia="Verdana" w:hAnsi="Verdana" w:cs="Verdana"/>
          <w:b/>
          <w:bCs/>
          <w:color w:val="181717"/>
          <w:sz w:val="32"/>
          <w:szCs w:val="32"/>
          <w:highlight w:val="white"/>
        </w:rPr>
      </w:pPr>
    </w:p>
    <w:p w:rsidR="00141CD9" w:rsidRDefault="003C0DB1">
      <w:pPr>
        <w:pStyle w:val="normal0"/>
        <w:rPr>
          <w:rFonts w:ascii="Verdana" w:eastAsia="Verdana" w:hAnsi="Verdana" w:cs="Verdana"/>
          <w:b/>
          <w:bCs/>
          <w:color w:val="181717"/>
          <w:sz w:val="32"/>
          <w:szCs w:val="32"/>
          <w:highlight w:val="white"/>
        </w:rPr>
      </w:pPr>
      <w:r>
        <w:rPr>
          <w:rFonts w:ascii="Verdana" w:eastAsia="Verdana" w:hAnsi="Verdana" w:cs="Verdana"/>
          <w:b/>
          <w:bCs/>
          <w:color w:val="181717"/>
          <w:sz w:val="32"/>
          <w:szCs w:val="32"/>
          <w:highlight w:val="white"/>
        </w:rPr>
        <w:t>================================</w:t>
      </w:r>
    </w:p>
    <w:p w:rsidR="00141CD9" w:rsidRDefault="00141CD9">
      <w:pPr>
        <w:pStyle w:val="normal0"/>
        <w:rPr>
          <w:rFonts w:ascii="Verdana" w:eastAsia="Verdana" w:hAnsi="Verdana" w:cs="Verdana"/>
          <w:b/>
          <w:bCs/>
          <w:color w:val="181717"/>
          <w:sz w:val="32"/>
          <w:szCs w:val="32"/>
          <w:highlight w:val="white"/>
        </w:rPr>
      </w:pPr>
    </w:p>
    <w:p w:rsidR="00141CD9" w:rsidRDefault="00141CD9">
      <w:pPr>
        <w:pStyle w:val="normal0"/>
        <w:rPr>
          <w:rFonts w:ascii="Verdana" w:eastAsia="Verdana" w:hAnsi="Verdana" w:cs="Verdana"/>
          <w:b/>
          <w:bCs/>
          <w:color w:val="181717"/>
          <w:sz w:val="32"/>
          <w:szCs w:val="32"/>
          <w:highlight w:val="white"/>
        </w:rPr>
      </w:pPr>
    </w:p>
    <w:p w:rsidR="00141CD9" w:rsidRDefault="00141CD9">
      <w:pPr>
        <w:pStyle w:val="normal0"/>
        <w:rPr>
          <w:rFonts w:ascii="Verdana" w:eastAsia="Verdana" w:hAnsi="Verdana" w:cs="Verdana"/>
          <w:b/>
          <w:bCs/>
          <w:color w:val="181717"/>
          <w:sz w:val="32"/>
          <w:szCs w:val="32"/>
          <w:highlight w:val="white"/>
        </w:rPr>
      </w:pPr>
    </w:p>
    <w:p w:rsidR="00141CD9" w:rsidRDefault="00141CD9">
      <w:pPr>
        <w:pStyle w:val="normal0"/>
        <w:rPr>
          <w:rFonts w:ascii="Verdana" w:eastAsia="Verdana" w:hAnsi="Verdana" w:cs="Verdana"/>
          <w:b/>
          <w:bCs/>
          <w:color w:val="181717"/>
          <w:sz w:val="32"/>
          <w:szCs w:val="32"/>
          <w:highlight w:val="white"/>
        </w:rPr>
      </w:pPr>
    </w:p>
    <w:p w:rsidR="00141CD9" w:rsidRDefault="00141CD9">
      <w:pPr>
        <w:pStyle w:val="normal0"/>
        <w:rPr>
          <w:rFonts w:ascii="Verdana" w:eastAsia="Verdana" w:hAnsi="Verdana" w:cs="Verdana"/>
          <w:b/>
          <w:bCs/>
          <w:color w:val="181717"/>
          <w:sz w:val="32"/>
          <w:szCs w:val="32"/>
          <w:highlight w:val="white"/>
        </w:rPr>
      </w:pPr>
    </w:p>
    <w:p w:rsidR="00141CD9" w:rsidRDefault="00141CD9">
      <w:pPr>
        <w:pStyle w:val="normal0"/>
        <w:rPr>
          <w:rFonts w:ascii="Verdana" w:eastAsia="Verdana" w:hAnsi="Verdana" w:cs="Verdana"/>
          <w:b/>
          <w:bCs/>
          <w:color w:val="181717"/>
          <w:sz w:val="32"/>
          <w:szCs w:val="32"/>
          <w:highlight w:val="white"/>
        </w:rPr>
      </w:pPr>
    </w:p>
    <w:p w:rsidR="00141CD9" w:rsidRDefault="00141CD9">
      <w:pPr>
        <w:pStyle w:val="normal0"/>
        <w:rPr>
          <w:rFonts w:ascii="Verdana" w:eastAsia="Verdana" w:hAnsi="Verdana" w:cs="Verdana"/>
          <w:b/>
          <w:bCs/>
          <w:color w:val="181717"/>
          <w:sz w:val="32"/>
          <w:szCs w:val="32"/>
          <w:highlight w:val="white"/>
        </w:rPr>
      </w:pPr>
    </w:p>
    <w:p w:rsidR="00141CD9" w:rsidRDefault="00141CD9">
      <w:pPr>
        <w:pStyle w:val="normal0"/>
        <w:rPr>
          <w:rFonts w:ascii="Verdana" w:eastAsia="Verdana" w:hAnsi="Verdana" w:cs="Verdana"/>
          <w:b/>
          <w:bCs/>
          <w:color w:val="181717"/>
          <w:sz w:val="32"/>
          <w:szCs w:val="32"/>
          <w:highlight w:val="white"/>
        </w:rPr>
      </w:pPr>
    </w:p>
    <w:p w:rsidR="00141CD9" w:rsidRDefault="00141CD9">
      <w:pPr>
        <w:pStyle w:val="normal0"/>
        <w:rPr>
          <w:rFonts w:ascii="Verdana" w:eastAsia="Verdana" w:hAnsi="Verdana" w:cs="Verdana"/>
          <w:b/>
          <w:bCs/>
          <w:color w:val="181717"/>
          <w:sz w:val="32"/>
          <w:szCs w:val="32"/>
          <w:highlight w:val="white"/>
        </w:rPr>
      </w:pPr>
    </w:p>
    <w:p w:rsidR="00141CD9" w:rsidRDefault="00141CD9">
      <w:pPr>
        <w:pStyle w:val="normal0"/>
        <w:rPr>
          <w:rFonts w:ascii="Verdana" w:eastAsia="Verdana" w:hAnsi="Verdana" w:cs="Verdana"/>
          <w:b/>
          <w:bCs/>
          <w:color w:val="181717"/>
          <w:sz w:val="32"/>
          <w:szCs w:val="32"/>
          <w:highlight w:val="white"/>
        </w:rPr>
      </w:pPr>
    </w:p>
    <w:p w:rsidR="00141CD9" w:rsidRDefault="00141CD9">
      <w:pPr>
        <w:pStyle w:val="normal0"/>
        <w:rPr>
          <w:rFonts w:ascii="Verdana" w:eastAsia="Verdana" w:hAnsi="Verdana" w:cs="Verdana"/>
          <w:b/>
          <w:bCs/>
          <w:color w:val="181717"/>
          <w:sz w:val="32"/>
          <w:szCs w:val="32"/>
          <w:highlight w:val="white"/>
        </w:rPr>
      </w:pPr>
    </w:p>
    <w:p w:rsidR="00141CD9" w:rsidRDefault="00141CD9">
      <w:pPr>
        <w:pStyle w:val="normal0"/>
        <w:rPr>
          <w:rFonts w:ascii="Verdana" w:eastAsia="Verdana" w:hAnsi="Verdana" w:cs="Verdana"/>
          <w:b/>
          <w:bCs/>
          <w:color w:val="181717"/>
          <w:sz w:val="32"/>
          <w:szCs w:val="32"/>
          <w:highlight w:val="white"/>
        </w:rPr>
      </w:pPr>
    </w:p>
    <w:p w:rsidR="00141CD9" w:rsidRDefault="00141CD9">
      <w:pPr>
        <w:pStyle w:val="normal0"/>
        <w:rPr>
          <w:rFonts w:ascii="Verdana" w:eastAsia="Verdana" w:hAnsi="Verdana" w:cs="Verdana"/>
          <w:b/>
          <w:bCs/>
          <w:color w:val="181717"/>
          <w:sz w:val="32"/>
          <w:szCs w:val="32"/>
          <w:highlight w:val="white"/>
        </w:rPr>
      </w:pPr>
    </w:p>
    <w:p w:rsidR="00141CD9" w:rsidRDefault="00141CD9">
      <w:pPr>
        <w:pStyle w:val="normal0"/>
        <w:rPr>
          <w:rFonts w:ascii="Verdana" w:eastAsia="Verdana" w:hAnsi="Verdana" w:cs="Verdana"/>
          <w:b/>
          <w:bCs/>
          <w:color w:val="181717"/>
          <w:sz w:val="32"/>
          <w:szCs w:val="32"/>
          <w:highlight w:val="white"/>
        </w:rPr>
      </w:pPr>
    </w:p>
    <w:p w:rsidR="00141CD9" w:rsidRDefault="00141CD9">
      <w:pPr>
        <w:pStyle w:val="normal0"/>
        <w:rPr>
          <w:rFonts w:ascii="Verdana" w:eastAsia="Verdana" w:hAnsi="Verdana" w:cs="Verdana"/>
          <w:b/>
          <w:bCs/>
          <w:color w:val="181717"/>
          <w:sz w:val="32"/>
          <w:szCs w:val="32"/>
          <w:highlight w:val="white"/>
        </w:rPr>
      </w:pPr>
    </w:p>
    <w:p w:rsidR="00141CD9" w:rsidRDefault="00141CD9">
      <w:pPr>
        <w:pStyle w:val="normal0"/>
        <w:rPr>
          <w:rFonts w:ascii="Verdana" w:eastAsia="Verdana" w:hAnsi="Verdana" w:cs="Verdana"/>
          <w:b/>
          <w:bCs/>
          <w:color w:val="181717"/>
          <w:sz w:val="32"/>
          <w:szCs w:val="32"/>
          <w:highlight w:val="white"/>
        </w:rPr>
      </w:pPr>
    </w:p>
    <w:p w:rsidR="00141CD9" w:rsidRDefault="00141CD9">
      <w:pPr>
        <w:pStyle w:val="normal0"/>
        <w:rPr>
          <w:rFonts w:ascii="Verdana" w:eastAsia="Verdana" w:hAnsi="Verdana" w:cs="Verdana"/>
          <w:b/>
          <w:bCs/>
          <w:color w:val="181717"/>
          <w:sz w:val="32"/>
          <w:szCs w:val="32"/>
          <w:highlight w:val="white"/>
        </w:rPr>
      </w:pPr>
    </w:p>
    <w:p w:rsidR="00141CD9" w:rsidRDefault="00141CD9">
      <w:pPr>
        <w:pStyle w:val="normal0"/>
        <w:rPr>
          <w:rFonts w:ascii="Verdana" w:eastAsia="Verdana" w:hAnsi="Verdana" w:cs="Verdana"/>
          <w:b/>
          <w:bCs/>
          <w:color w:val="181717"/>
          <w:sz w:val="32"/>
          <w:szCs w:val="32"/>
          <w:highlight w:val="white"/>
        </w:rPr>
      </w:pPr>
    </w:p>
    <w:p w:rsidR="00141CD9" w:rsidRDefault="00141CD9">
      <w:pPr>
        <w:pStyle w:val="normal0"/>
        <w:rPr>
          <w:rFonts w:ascii="Verdana" w:eastAsia="Verdana" w:hAnsi="Verdana" w:cs="Verdana"/>
          <w:b/>
          <w:bCs/>
          <w:color w:val="181717"/>
          <w:sz w:val="32"/>
          <w:szCs w:val="32"/>
          <w:highlight w:val="white"/>
        </w:rPr>
      </w:pPr>
    </w:p>
    <w:p w:rsidR="00141CD9" w:rsidRDefault="00141CD9">
      <w:pPr>
        <w:pStyle w:val="normal0"/>
        <w:rPr>
          <w:rFonts w:ascii="Verdana" w:eastAsia="Verdana" w:hAnsi="Verdana" w:cs="Verdana"/>
          <w:b/>
          <w:bCs/>
          <w:color w:val="181717"/>
          <w:sz w:val="32"/>
          <w:szCs w:val="32"/>
          <w:highlight w:val="white"/>
        </w:rPr>
      </w:pPr>
    </w:p>
    <w:p w:rsidR="00141CD9" w:rsidRDefault="00141CD9">
      <w:pPr>
        <w:pStyle w:val="normal0"/>
        <w:rPr>
          <w:rFonts w:ascii="Verdana" w:eastAsia="Verdana" w:hAnsi="Verdana" w:cs="Verdana"/>
          <w:b/>
          <w:bCs/>
          <w:color w:val="181717"/>
          <w:sz w:val="32"/>
          <w:szCs w:val="32"/>
          <w:highlight w:val="white"/>
        </w:rPr>
      </w:pPr>
    </w:p>
    <w:p w:rsidR="00141CD9" w:rsidRDefault="00141CD9">
      <w:pPr>
        <w:pStyle w:val="normal0"/>
        <w:rPr>
          <w:rFonts w:ascii="Verdana" w:eastAsia="Verdana" w:hAnsi="Verdana" w:cs="Verdana"/>
          <w:b/>
          <w:bCs/>
          <w:color w:val="181717"/>
          <w:sz w:val="32"/>
          <w:szCs w:val="32"/>
          <w:highlight w:val="white"/>
        </w:rPr>
      </w:pPr>
    </w:p>
    <w:p w:rsidR="00141CD9" w:rsidRDefault="00141CD9">
      <w:pPr>
        <w:pStyle w:val="normal0"/>
        <w:rPr>
          <w:rFonts w:ascii="Verdana" w:eastAsia="Verdana" w:hAnsi="Verdana" w:cs="Verdana"/>
          <w:b/>
          <w:bCs/>
          <w:color w:val="181717"/>
          <w:sz w:val="32"/>
          <w:szCs w:val="32"/>
          <w:highlight w:val="white"/>
        </w:rPr>
      </w:pPr>
    </w:p>
    <w:p w:rsidR="00141CD9" w:rsidRDefault="00141CD9">
      <w:pPr>
        <w:pStyle w:val="normal0"/>
        <w:rPr>
          <w:rFonts w:ascii="Verdana" w:eastAsia="Verdana" w:hAnsi="Verdana" w:cs="Verdana"/>
          <w:b/>
          <w:bCs/>
          <w:color w:val="181717"/>
          <w:sz w:val="32"/>
          <w:szCs w:val="32"/>
          <w:highlight w:val="white"/>
        </w:rPr>
      </w:pPr>
    </w:p>
    <w:p w:rsidR="00141CD9" w:rsidRDefault="00141CD9">
      <w:pPr>
        <w:pStyle w:val="normal0"/>
        <w:rPr>
          <w:rFonts w:ascii="Verdana" w:eastAsia="Verdana" w:hAnsi="Verdana" w:cs="Verdana"/>
          <w:b/>
          <w:bCs/>
          <w:color w:val="181717"/>
          <w:sz w:val="32"/>
          <w:szCs w:val="32"/>
          <w:highlight w:val="white"/>
        </w:rPr>
      </w:pPr>
    </w:p>
    <w:p w:rsidR="00141CD9" w:rsidRDefault="003C0DB1">
      <w:pPr>
        <w:pStyle w:val="normal0"/>
        <w:rPr>
          <w:rFonts w:ascii="Verdana" w:eastAsia="Verdana" w:hAnsi="Verdana" w:cs="Verdana"/>
          <w:b/>
          <w:bCs/>
          <w:color w:val="181717"/>
          <w:sz w:val="42"/>
          <w:szCs w:val="42"/>
          <w:highlight w:val="white"/>
        </w:rPr>
      </w:pPr>
      <w:r>
        <w:rPr>
          <w:rFonts w:ascii="Verdana" w:eastAsia="Verdana" w:hAnsi="Verdana" w:cs="Verdana"/>
          <w:b/>
          <w:bCs/>
          <w:color w:val="181717"/>
          <w:sz w:val="42"/>
          <w:szCs w:val="42"/>
          <w:highlight w:val="white"/>
        </w:rPr>
        <w:t>Connect Node with MongoDB</w:t>
      </w:r>
    </w:p>
    <w:p w:rsidR="00141CD9" w:rsidRDefault="00141CD9">
      <w:pPr>
        <w:pStyle w:val="normal0"/>
        <w:rPr>
          <w:rFonts w:ascii="Verdana" w:eastAsia="Verdana" w:hAnsi="Verdana" w:cs="Verdana"/>
          <w:b/>
          <w:bCs/>
          <w:color w:val="181717"/>
          <w:sz w:val="32"/>
          <w:szCs w:val="32"/>
          <w:highlight w:val="white"/>
        </w:rPr>
      </w:pPr>
    </w:p>
    <w:p w:rsidR="00141CD9" w:rsidRDefault="003C0DB1">
      <w:pPr>
        <w:pStyle w:val="normal0"/>
        <w:rPr>
          <w:rFonts w:ascii="Verdana" w:eastAsia="Verdana" w:hAnsi="Verdana" w:cs="Verdana"/>
          <w:b/>
          <w:bCs/>
          <w:color w:val="181717"/>
          <w:sz w:val="20"/>
          <w:szCs w:val="20"/>
          <w:highlight w:val="white"/>
        </w:rPr>
      </w:pPr>
      <w:r>
        <w:rPr>
          <w:rFonts w:ascii="Verdana" w:eastAsia="Verdana" w:hAnsi="Verdana" w:cs="Verdana"/>
          <w:b/>
          <w:bCs/>
          <w:color w:val="181717"/>
          <w:sz w:val="20"/>
          <w:szCs w:val="20"/>
          <w:highlight w:val="white"/>
        </w:rPr>
        <w:t>Install mongodb package in Nodejs</w:t>
      </w:r>
    </w:p>
    <w:p w:rsidR="00141CD9" w:rsidRDefault="00141CD9">
      <w:pPr>
        <w:pStyle w:val="normal0"/>
        <w:rPr>
          <w:rFonts w:ascii="Verdana" w:eastAsia="Verdana" w:hAnsi="Verdana" w:cs="Verdana"/>
          <w:b/>
          <w:bCs/>
          <w:color w:val="181717"/>
          <w:sz w:val="20"/>
          <w:szCs w:val="20"/>
          <w:highlight w:val="white"/>
        </w:rPr>
      </w:pPr>
    </w:p>
    <w:p w:rsidR="00141CD9" w:rsidRDefault="003C0DB1">
      <w:pPr>
        <w:pStyle w:val="normal0"/>
        <w:rPr>
          <w:rFonts w:ascii="Verdana" w:eastAsia="Verdana" w:hAnsi="Verdana" w:cs="Verdana"/>
          <w:b/>
          <w:bCs/>
          <w:color w:val="181717"/>
          <w:sz w:val="20"/>
          <w:szCs w:val="20"/>
          <w:highlight w:val="white"/>
        </w:rPr>
      </w:pPr>
      <w:r>
        <w:rPr>
          <w:rFonts w:ascii="Verdana" w:eastAsia="Verdana" w:hAnsi="Verdana" w:cs="Verdana"/>
          <w:b/>
          <w:bCs/>
          <w:color w:val="181717"/>
          <w:sz w:val="20"/>
          <w:szCs w:val="20"/>
          <w:highlight w:val="white"/>
        </w:rPr>
        <w:t xml:space="preserve">Cmd: </w:t>
      </w:r>
      <w:r>
        <w:rPr>
          <w:rFonts w:ascii="Courier New" w:eastAsia="Courier New" w:hAnsi="Courier New" w:cs="Courier New"/>
          <w:b/>
          <w:bCs/>
          <w:color w:val="181717"/>
          <w:sz w:val="20"/>
          <w:szCs w:val="20"/>
          <w:shd w:val="clear" w:color="auto" w:fill="DBFFDB"/>
        </w:rPr>
        <w:t>npm i mongodb</w:t>
      </w:r>
    </w:p>
    <w:p w:rsidR="00141CD9" w:rsidRDefault="00141CD9">
      <w:pPr>
        <w:pStyle w:val="normal0"/>
        <w:rPr>
          <w:rFonts w:ascii="Verdana" w:eastAsia="Verdana" w:hAnsi="Verdana" w:cs="Verdana"/>
          <w:b/>
          <w:bCs/>
          <w:color w:val="181717"/>
          <w:sz w:val="32"/>
          <w:szCs w:val="32"/>
          <w:highlight w:val="white"/>
        </w:rPr>
      </w:pPr>
    </w:p>
    <w:p w:rsidR="00141CD9" w:rsidRDefault="003C0DB1">
      <w:pPr>
        <w:pStyle w:val="normal0"/>
      </w:pPr>
      <w:r>
        <w:t xml:space="preserve">Index.js </w:t>
      </w:r>
    </w:p>
    <w:p w:rsidR="00141CD9" w:rsidRDefault="00141CD9">
      <w:pPr>
        <w:pStyle w:val="normal0"/>
      </w:pPr>
    </w:p>
    <w:p w:rsidR="00141CD9" w:rsidRDefault="003C0DB1">
      <w:pPr>
        <w:pStyle w:val="normal0"/>
      </w:pPr>
      <w:r>
        <w:t xml:space="preserve">const {MongoClient} = require('mongodb')   // import mongodb </w:t>
      </w:r>
    </w:p>
    <w:p w:rsidR="00141CD9" w:rsidRDefault="003C0DB1">
      <w:pPr>
        <w:pStyle w:val="normal0"/>
      </w:pPr>
      <w:r>
        <w:t>const url= 'mongodb://localhost:27017';</w:t>
      </w:r>
    </w:p>
    <w:p w:rsidR="00141CD9" w:rsidRDefault="003C0DB1">
      <w:pPr>
        <w:pStyle w:val="normal0"/>
      </w:pPr>
      <w:r>
        <w:t xml:space="preserve">const databaseName='e-comm'  </w:t>
      </w:r>
    </w:p>
    <w:p w:rsidR="00141CD9" w:rsidRDefault="003C0DB1">
      <w:pPr>
        <w:pStyle w:val="normal0"/>
      </w:pPr>
      <w:r>
        <w:t>const client= new MongoClient(url);</w:t>
      </w:r>
    </w:p>
    <w:p w:rsidR="00141CD9" w:rsidRDefault="00141CD9">
      <w:pPr>
        <w:pStyle w:val="normal0"/>
      </w:pPr>
    </w:p>
    <w:p w:rsidR="00141CD9" w:rsidRDefault="003C0DB1">
      <w:pPr>
        <w:pStyle w:val="normal0"/>
      </w:pPr>
      <w:r>
        <w:t>async function getData()</w:t>
      </w:r>
    </w:p>
    <w:p w:rsidR="00141CD9" w:rsidRDefault="003C0DB1">
      <w:pPr>
        <w:pStyle w:val="normal0"/>
      </w:pPr>
      <w:r>
        <w:lastRenderedPageBreak/>
        <w:t>{</w:t>
      </w:r>
    </w:p>
    <w:p w:rsidR="00141CD9" w:rsidRDefault="003C0DB1">
      <w:pPr>
        <w:pStyle w:val="normal0"/>
      </w:pPr>
      <w:r>
        <w:t xml:space="preserve">    let result = await client.connect();</w:t>
      </w:r>
    </w:p>
    <w:p w:rsidR="00141CD9" w:rsidRDefault="003C0DB1">
      <w:pPr>
        <w:pStyle w:val="normal0"/>
      </w:pPr>
      <w:r>
        <w:t xml:space="preserve">    db= result.db(databaseName);</w:t>
      </w:r>
    </w:p>
    <w:p w:rsidR="00141CD9" w:rsidRDefault="003C0DB1">
      <w:pPr>
        <w:pStyle w:val="normal0"/>
      </w:pPr>
      <w:r>
        <w:t xml:space="preserve">    collection = db.collection('products');</w:t>
      </w:r>
    </w:p>
    <w:p w:rsidR="00141CD9" w:rsidRDefault="003C0DB1">
      <w:pPr>
        <w:pStyle w:val="normal0"/>
      </w:pPr>
      <w:r>
        <w:t xml:space="preserve">    let data = await collection.find({}).toArray(); // fetch all data</w:t>
      </w:r>
    </w:p>
    <w:p w:rsidR="00141CD9" w:rsidRDefault="003C0DB1">
      <w:pPr>
        <w:pStyle w:val="normal0"/>
      </w:pPr>
      <w:r>
        <w:t xml:space="preserve">  //let data = await collection.find({name:’Raj’}).toArray(); //fetch name data</w:t>
      </w:r>
      <w:r>
        <w:tab/>
      </w:r>
    </w:p>
    <w:p w:rsidR="00141CD9" w:rsidRDefault="003C0DB1">
      <w:pPr>
        <w:pStyle w:val="normal0"/>
      </w:pPr>
      <w:r>
        <w:t xml:space="preserve">    console.log(data)</w:t>
      </w:r>
    </w:p>
    <w:p w:rsidR="00141CD9" w:rsidRDefault="003C0DB1">
      <w:pPr>
        <w:pStyle w:val="normal0"/>
      </w:pPr>
      <w:r>
        <w:t>}</w:t>
      </w:r>
    </w:p>
    <w:p w:rsidR="00141CD9" w:rsidRDefault="00141CD9">
      <w:pPr>
        <w:pStyle w:val="normal0"/>
      </w:pPr>
    </w:p>
    <w:p w:rsidR="00141CD9" w:rsidRDefault="003C0DB1">
      <w:pPr>
        <w:pStyle w:val="normal0"/>
      </w:pPr>
      <w:r>
        <w:t>getData();</w:t>
      </w:r>
    </w:p>
    <w:p w:rsidR="00141CD9" w:rsidRDefault="00141CD9">
      <w:pPr>
        <w:pStyle w:val="normal0"/>
        <w:rPr>
          <w:rFonts w:ascii="Verdana" w:eastAsia="Verdana" w:hAnsi="Verdana" w:cs="Verdana"/>
          <w:b/>
          <w:bCs/>
          <w:color w:val="181717"/>
          <w:sz w:val="32"/>
          <w:szCs w:val="32"/>
          <w:highlight w:val="white"/>
        </w:rPr>
      </w:pPr>
    </w:p>
    <w:p w:rsidR="00141CD9" w:rsidRDefault="003C0DB1">
      <w:pPr>
        <w:pStyle w:val="normal0"/>
        <w:rPr>
          <w:rFonts w:ascii="Verdana" w:eastAsia="Verdana" w:hAnsi="Verdana" w:cs="Verdana"/>
          <w:b/>
          <w:bCs/>
          <w:color w:val="181717"/>
          <w:sz w:val="32"/>
          <w:szCs w:val="32"/>
          <w:highlight w:val="white"/>
        </w:rPr>
      </w:pPr>
      <w:r>
        <w:rPr>
          <w:rFonts w:ascii="Verdana" w:eastAsia="Verdana" w:hAnsi="Verdana" w:cs="Verdana"/>
          <w:b/>
          <w:bCs/>
          <w:color w:val="181717"/>
          <w:sz w:val="32"/>
          <w:szCs w:val="32"/>
          <w:highlight w:val="white"/>
        </w:rPr>
        <w:t>=================================</w:t>
      </w:r>
    </w:p>
    <w:p w:rsidR="00141CD9" w:rsidRDefault="003C0DB1">
      <w:pPr>
        <w:pStyle w:val="normal0"/>
        <w:jc w:val="center"/>
        <w:rPr>
          <w:rFonts w:ascii="Verdana" w:eastAsia="Verdana" w:hAnsi="Verdana" w:cs="Verdana"/>
          <w:b/>
          <w:bCs/>
          <w:color w:val="181717"/>
          <w:sz w:val="38"/>
          <w:szCs w:val="38"/>
          <w:highlight w:val="white"/>
        </w:rPr>
      </w:pPr>
      <w:r>
        <w:rPr>
          <w:rFonts w:ascii="Verdana" w:eastAsia="Verdana" w:hAnsi="Verdana" w:cs="Verdana"/>
          <w:b/>
          <w:bCs/>
          <w:color w:val="181717"/>
          <w:sz w:val="38"/>
          <w:szCs w:val="38"/>
          <w:highlight w:val="white"/>
        </w:rPr>
        <w:t>Create Static API / Crud in Mongodb static</w:t>
      </w:r>
    </w:p>
    <w:p w:rsidR="00141CD9" w:rsidRDefault="00141CD9">
      <w:pPr>
        <w:pStyle w:val="normal0"/>
        <w:jc w:val="center"/>
        <w:rPr>
          <w:rFonts w:ascii="Verdana" w:eastAsia="Verdana" w:hAnsi="Verdana" w:cs="Verdana"/>
          <w:b/>
          <w:bCs/>
          <w:color w:val="181717"/>
          <w:sz w:val="38"/>
          <w:szCs w:val="38"/>
          <w:highlight w:val="white"/>
        </w:rPr>
      </w:pPr>
    </w:p>
    <w:p w:rsidR="00141CD9" w:rsidRDefault="003C0DB1">
      <w:pPr>
        <w:pStyle w:val="normal0"/>
        <w:rPr>
          <w:rFonts w:ascii="Verdana" w:eastAsia="Verdana" w:hAnsi="Verdana" w:cs="Verdana"/>
          <w:b/>
          <w:bCs/>
          <w:color w:val="181717"/>
          <w:sz w:val="32"/>
          <w:szCs w:val="32"/>
          <w:highlight w:val="white"/>
        </w:rPr>
      </w:pPr>
      <w:r>
        <w:rPr>
          <w:rFonts w:ascii="Verdana" w:eastAsia="Verdana" w:hAnsi="Verdana" w:cs="Verdana"/>
          <w:b/>
          <w:bCs/>
          <w:color w:val="181717"/>
          <w:sz w:val="32"/>
          <w:szCs w:val="32"/>
          <w:highlight w:val="white"/>
        </w:rPr>
        <w:t>Read Data from MongoDB</w:t>
      </w:r>
    </w:p>
    <w:p w:rsidR="00141CD9" w:rsidRDefault="00141CD9">
      <w:pPr>
        <w:pStyle w:val="normal0"/>
        <w:rPr>
          <w:rFonts w:ascii="Verdana" w:eastAsia="Verdana" w:hAnsi="Verdana" w:cs="Verdana"/>
          <w:b/>
          <w:bCs/>
          <w:color w:val="181717"/>
          <w:sz w:val="32"/>
          <w:szCs w:val="32"/>
          <w:highlight w:val="white"/>
        </w:rPr>
      </w:pPr>
    </w:p>
    <w:p w:rsidR="00141CD9" w:rsidRDefault="003C0DB1">
      <w:pPr>
        <w:pStyle w:val="normal0"/>
      </w:pPr>
      <w:r>
        <w:t>DBConnection.js  Create connection file</w:t>
      </w:r>
    </w:p>
    <w:p w:rsidR="00141CD9" w:rsidRDefault="00141CD9">
      <w:pPr>
        <w:pStyle w:val="normal0"/>
      </w:pPr>
    </w:p>
    <w:p w:rsidR="00141CD9" w:rsidRDefault="003C0DB1">
      <w:pPr>
        <w:pStyle w:val="normal0"/>
      </w:pPr>
      <w:r>
        <w:t xml:space="preserve">Mongodb.js </w:t>
      </w:r>
    </w:p>
    <w:p w:rsidR="00141CD9" w:rsidRDefault="00141CD9">
      <w:pPr>
        <w:pStyle w:val="normal0"/>
      </w:pPr>
    </w:p>
    <w:p w:rsidR="00141CD9" w:rsidRDefault="003C0DB1">
      <w:pPr>
        <w:pStyle w:val="normal0"/>
      </w:pPr>
      <w:r>
        <w:t>const {MongoClient} = require('mongodb')</w:t>
      </w:r>
    </w:p>
    <w:p w:rsidR="00141CD9" w:rsidRDefault="003C0DB1">
      <w:pPr>
        <w:pStyle w:val="normal0"/>
      </w:pPr>
      <w:r>
        <w:t>const url= 'mongodb://localhost:27017';</w:t>
      </w:r>
    </w:p>
    <w:p w:rsidR="00141CD9" w:rsidRDefault="003C0DB1">
      <w:pPr>
        <w:pStyle w:val="normal0"/>
      </w:pPr>
      <w:r>
        <w:t>const databaseName='e-comm'</w:t>
      </w:r>
    </w:p>
    <w:p w:rsidR="00141CD9" w:rsidRDefault="003C0DB1">
      <w:pPr>
        <w:pStyle w:val="normal0"/>
      </w:pPr>
      <w:r>
        <w:t>const client= new MongoClient(url);</w:t>
      </w:r>
    </w:p>
    <w:p w:rsidR="00141CD9" w:rsidRDefault="00141CD9">
      <w:pPr>
        <w:pStyle w:val="normal0"/>
      </w:pPr>
    </w:p>
    <w:p w:rsidR="00141CD9" w:rsidRDefault="003C0DB1">
      <w:pPr>
        <w:pStyle w:val="normal0"/>
      </w:pPr>
      <w:r>
        <w:t>async function dbConnect()</w:t>
      </w:r>
    </w:p>
    <w:p w:rsidR="00141CD9" w:rsidRDefault="003C0DB1">
      <w:pPr>
        <w:pStyle w:val="normal0"/>
      </w:pPr>
      <w:r>
        <w:t>{</w:t>
      </w:r>
    </w:p>
    <w:p w:rsidR="00141CD9" w:rsidRDefault="003C0DB1">
      <w:pPr>
        <w:pStyle w:val="normal0"/>
      </w:pPr>
      <w:r>
        <w:t xml:space="preserve">    let result = await client.connect();</w:t>
      </w:r>
    </w:p>
    <w:p w:rsidR="00141CD9" w:rsidRDefault="003C0DB1">
      <w:pPr>
        <w:pStyle w:val="normal0"/>
      </w:pPr>
      <w:r>
        <w:t xml:space="preserve">    db= result.db(databaseName);</w:t>
      </w:r>
    </w:p>
    <w:p w:rsidR="00141CD9" w:rsidRDefault="003C0DB1">
      <w:pPr>
        <w:pStyle w:val="normal0"/>
      </w:pPr>
      <w:r>
        <w:t xml:space="preserve">    return db.collection('products');</w:t>
      </w:r>
    </w:p>
    <w:p w:rsidR="00141CD9" w:rsidRDefault="003C0DB1">
      <w:pPr>
        <w:pStyle w:val="normal0"/>
      </w:pPr>
      <w:r>
        <w:t xml:space="preserve">  </w:t>
      </w:r>
    </w:p>
    <w:p w:rsidR="00141CD9" w:rsidRDefault="003C0DB1">
      <w:pPr>
        <w:pStyle w:val="normal0"/>
      </w:pPr>
      <w:r>
        <w:t>}</w:t>
      </w:r>
    </w:p>
    <w:p w:rsidR="00141CD9" w:rsidRDefault="003C0DB1">
      <w:pPr>
        <w:pStyle w:val="normal0"/>
      </w:pPr>
      <w:r>
        <w:t>module.exports= dbConnect;</w:t>
      </w:r>
    </w:p>
    <w:p w:rsidR="00141CD9" w:rsidRDefault="00141CD9">
      <w:pPr>
        <w:pStyle w:val="normal0"/>
        <w:rPr>
          <w:rFonts w:ascii="Verdana" w:eastAsia="Verdana" w:hAnsi="Verdana" w:cs="Verdana"/>
          <w:b/>
          <w:bCs/>
          <w:color w:val="181717"/>
          <w:sz w:val="32"/>
          <w:szCs w:val="32"/>
          <w:highlight w:val="white"/>
        </w:rPr>
      </w:pPr>
    </w:p>
    <w:p w:rsidR="00141CD9" w:rsidRDefault="003C0DB1">
      <w:pPr>
        <w:pStyle w:val="normal0"/>
        <w:rPr>
          <w:rFonts w:ascii="Verdana" w:eastAsia="Verdana" w:hAnsi="Verdana" w:cs="Verdana"/>
          <w:b/>
          <w:bCs/>
          <w:color w:val="181717"/>
          <w:sz w:val="32"/>
          <w:szCs w:val="32"/>
          <w:highlight w:val="white"/>
        </w:rPr>
      </w:pPr>
      <w:r>
        <w:rPr>
          <w:rFonts w:ascii="Verdana" w:eastAsia="Verdana" w:hAnsi="Verdana" w:cs="Verdana"/>
          <w:b/>
          <w:bCs/>
          <w:color w:val="181717"/>
          <w:sz w:val="32"/>
          <w:szCs w:val="32"/>
          <w:highlight w:val="white"/>
        </w:rPr>
        <w:t>Index.js</w:t>
      </w:r>
    </w:p>
    <w:p w:rsidR="00141CD9" w:rsidRDefault="00141CD9">
      <w:pPr>
        <w:pStyle w:val="normal0"/>
        <w:rPr>
          <w:rFonts w:ascii="Verdana" w:eastAsia="Verdana" w:hAnsi="Verdana" w:cs="Verdana"/>
          <w:b/>
          <w:bCs/>
          <w:color w:val="181717"/>
          <w:sz w:val="32"/>
          <w:szCs w:val="32"/>
          <w:highlight w:val="white"/>
        </w:rPr>
      </w:pPr>
    </w:p>
    <w:p w:rsidR="00141CD9" w:rsidRDefault="00141CD9">
      <w:pPr>
        <w:pStyle w:val="normal0"/>
        <w:rPr>
          <w:rFonts w:ascii="Verdana" w:eastAsia="Verdana" w:hAnsi="Verdana" w:cs="Verdana"/>
          <w:b/>
          <w:bCs/>
          <w:color w:val="181717"/>
          <w:sz w:val="32"/>
          <w:szCs w:val="32"/>
          <w:highlight w:val="white"/>
        </w:rPr>
      </w:pPr>
    </w:p>
    <w:p w:rsidR="00141CD9" w:rsidRDefault="003C0DB1">
      <w:pPr>
        <w:pStyle w:val="normal0"/>
      </w:pPr>
      <w:r>
        <w:t>const dbConnect= require('./mongodb');</w:t>
      </w:r>
    </w:p>
    <w:p w:rsidR="00141CD9" w:rsidRDefault="00141CD9">
      <w:pPr>
        <w:pStyle w:val="normal0"/>
      </w:pPr>
    </w:p>
    <w:p w:rsidR="00141CD9" w:rsidRDefault="003C0DB1">
      <w:pPr>
        <w:pStyle w:val="normal0"/>
      </w:pPr>
      <w:r>
        <w:t>dbConnect().then((resp)=&gt;{</w:t>
      </w:r>
    </w:p>
    <w:p w:rsidR="00141CD9" w:rsidRDefault="003C0DB1">
      <w:pPr>
        <w:pStyle w:val="normal0"/>
      </w:pPr>
      <w:r>
        <w:t>resp.find({name:'nord'}).toArray().then((data)=&gt;{</w:t>
      </w:r>
    </w:p>
    <w:p w:rsidR="00141CD9" w:rsidRDefault="003C0DB1">
      <w:pPr>
        <w:pStyle w:val="normal0"/>
      </w:pPr>
      <w:r>
        <w:t>console.log(data)</w:t>
      </w:r>
    </w:p>
    <w:p w:rsidR="00141CD9" w:rsidRDefault="003C0DB1">
      <w:pPr>
        <w:pStyle w:val="normal0"/>
      </w:pPr>
      <w:r>
        <w:t>})</w:t>
      </w:r>
    </w:p>
    <w:p w:rsidR="00141CD9" w:rsidRDefault="003C0DB1">
      <w:pPr>
        <w:pStyle w:val="normal0"/>
      </w:pPr>
      <w:r>
        <w:t>})</w:t>
      </w:r>
    </w:p>
    <w:p w:rsidR="00141CD9" w:rsidRDefault="00141CD9">
      <w:pPr>
        <w:pStyle w:val="normal0"/>
      </w:pPr>
    </w:p>
    <w:p w:rsidR="00141CD9" w:rsidRDefault="00141CD9">
      <w:pPr>
        <w:pStyle w:val="normal0"/>
      </w:pPr>
    </w:p>
    <w:p w:rsidR="00141CD9" w:rsidRDefault="003C0DB1">
      <w:pPr>
        <w:pStyle w:val="normal0"/>
      </w:pPr>
      <w:r>
        <w:t>// read data</w:t>
      </w:r>
    </w:p>
    <w:p w:rsidR="00141CD9" w:rsidRDefault="00141CD9">
      <w:pPr>
        <w:pStyle w:val="normal0"/>
      </w:pPr>
    </w:p>
    <w:p w:rsidR="00141CD9" w:rsidRDefault="003C0DB1">
      <w:pPr>
        <w:pStyle w:val="normal0"/>
      </w:pPr>
      <w:r>
        <w:t>const main=async ()=&gt;{</w:t>
      </w:r>
    </w:p>
    <w:p w:rsidR="00141CD9" w:rsidRDefault="003C0DB1">
      <w:pPr>
        <w:pStyle w:val="normal0"/>
      </w:pPr>
      <w:r>
        <w:t xml:space="preserve">   let data = await dbConnect();</w:t>
      </w:r>
    </w:p>
    <w:p w:rsidR="00141CD9" w:rsidRDefault="003C0DB1">
      <w:pPr>
        <w:pStyle w:val="normal0"/>
      </w:pPr>
      <w:r>
        <w:t xml:space="preserve">   data = await data.find({name:'nord'}).toArray();</w:t>
      </w:r>
    </w:p>
    <w:p w:rsidR="00141CD9" w:rsidRDefault="003C0DB1">
      <w:pPr>
        <w:pStyle w:val="normal0"/>
      </w:pPr>
      <w:r>
        <w:t xml:space="preserve">   console.log(data)</w:t>
      </w:r>
    </w:p>
    <w:p w:rsidR="00141CD9" w:rsidRDefault="003C0DB1">
      <w:pPr>
        <w:pStyle w:val="normal0"/>
      </w:pPr>
      <w:r>
        <w:t>}</w:t>
      </w:r>
    </w:p>
    <w:p w:rsidR="00141CD9" w:rsidRDefault="00141CD9">
      <w:pPr>
        <w:pStyle w:val="normal0"/>
      </w:pPr>
    </w:p>
    <w:p w:rsidR="00141CD9" w:rsidRDefault="003C0DB1">
      <w:pPr>
        <w:pStyle w:val="normal0"/>
      </w:pPr>
      <w:r>
        <w:t>main()</w:t>
      </w:r>
    </w:p>
    <w:p w:rsidR="00141CD9" w:rsidRDefault="00141CD9">
      <w:pPr>
        <w:pStyle w:val="normal0"/>
      </w:pPr>
    </w:p>
    <w:p w:rsidR="00141CD9" w:rsidRDefault="00141CD9">
      <w:pPr>
        <w:pStyle w:val="normal0"/>
      </w:pPr>
    </w:p>
    <w:p w:rsidR="00141CD9" w:rsidRDefault="003C0DB1">
      <w:pPr>
        <w:pStyle w:val="normal0"/>
        <w:rPr>
          <w:b/>
          <w:bCs/>
          <w:sz w:val="32"/>
          <w:szCs w:val="32"/>
        </w:rPr>
      </w:pPr>
      <w:r>
        <w:rPr>
          <w:b/>
          <w:bCs/>
          <w:sz w:val="32"/>
          <w:szCs w:val="32"/>
        </w:rPr>
        <w:t xml:space="preserve">Insert Data &amp; Insert Multiple Data </w:t>
      </w:r>
    </w:p>
    <w:p w:rsidR="00141CD9" w:rsidRDefault="00141CD9">
      <w:pPr>
        <w:pStyle w:val="normal0"/>
        <w:rPr>
          <w:b/>
          <w:bCs/>
          <w:sz w:val="32"/>
          <w:szCs w:val="32"/>
        </w:rPr>
      </w:pPr>
    </w:p>
    <w:p w:rsidR="00141CD9" w:rsidRDefault="003C0DB1">
      <w:pPr>
        <w:pStyle w:val="normal0"/>
        <w:rPr>
          <w:sz w:val="20"/>
          <w:szCs w:val="20"/>
        </w:rPr>
      </w:pPr>
      <w:r>
        <w:rPr>
          <w:sz w:val="20"/>
          <w:szCs w:val="20"/>
        </w:rPr>
        <w:t>const dbConnect= require('./mongodb')</w:t>
      </w:r>
    </w:p>
    <w:p w:rsidR="00141CD9" w:rsidRDefault="00141CD9">
      <w:pPr>
        <w:pStyle w:val="normal0"/>
        <w:rPr>
          <w:sz w:val="20"/>
          <w:szCs w:val="20"/>
        </w:rPr>
      </w:pPr>
    </w:p>
    <w:p w:rsidR="00141CD9" w:rsidRDefault="003C0DB1">
      <w:pPr>
        <w:pStyle w:val="normal0"/>
        <w:rPr>
          <w:sz w:val="20"/>
          <w:szCs w:val="20"/>
        </w:rPr>
      </w:pPr>
      <w:r>
        <w:rPr>
          <w:sz w:val="20"/>
          <w:szCs w:val="20"/>
        </w:rPr>
        <w:t>const insertData=async ()=&gt;{</w:t>
      </w:r>
    </w:p>
    <w:p w:rsidR="00141CD9" w:rsidRDefault="003C0DB1">
      <w:pPr>
        <w:pStyle w:val="normal0"/>
        <w:rPr>
          <w:sz w:val="20"/>
          <w:szCs w:val="20"/>
        </w:rPr>
      </w:pPr>
      <w:r>
        <w:rPr>
          <w:sz w:val="20"/>
          <w:szCs w:val="20"/>
        </w:rPr>
        <w:t xml:space="preserve">   let data = await dbConnect();</w:t>
      </w:r>
    </w:p>
    <w:p w:rsidR="00141CD9" w:rsidRDefault="003C0DB1">
      <w:pPr>
        <w:pStyle w:val="normal0"/>
        <w:rPr>
          <w:sz w:val="20"/>
          <w:szCs w:val="20"/>
        </w:rPr>
      </w:pPr>
      <w:r>
        <w:rPr>
          <w:sz w:val="20"/>
          <w:szCs w:val="20"/>
        </w:rPr>
        <w:t xml:space="preserve">   let result = await data.insert(</w:t>
      </w:r>
    </w:p>
    <w:p w:rsidR="00141CD9" w:rsidRDefault="003C0DB1">
      <w:pPr>
        <w:pStyle w:val="normal0"/>
        <w:rPr>
          <w:sz w:val="20"/>
          <w:szCs w:val="20"/>
        </w:rPr>
      </w:pPr>
      <w:r>
        <w:rPr>
          <w:sz w:val="20"/>
          <w:szCs w:val="20"/>
        </w:rPr>
        <w:t xml:space="preserve">      [</w:t>
      </w:r>
    </w:p>
    <w:p w:rsidR="00141CD9" w:rsidRDefault="003C0DB1">
      <w:pPr>
        <w:pStyle w:val="normal0"/>
        <w:rPr>
          <w:sz w:val="20"/>
          <w:szCs w:val="20"/>
        </w:rPr>
      </w:pPr>
      <w:r>
        <w:rPr>
          <w:sz w:val="20"/>
          <w:szCs w:val="20"/>
        </w:rPr>
        <w:t xml:space="preserve">          {name:'akash',age:42,email:'akash@gmail.com',password:'1234',mobile:'975521455'},</w:t>
      </w:r>
    </w:p>
    <w:p w:rsidR="00141CD9" w:rsidRDefault="003C0DB1">
      <w:pPr>
        <w:pStyle w:val="normal0"/>
        <w:rPr>
          <w:sz w:val="20"/>
          <w:szCs w:val="20"/>
        </w:rPr>
      </w:pPr>
      <w:r>
        <w:rPr>
          <w:sz w:val="20"/>
          <w:szCs w:val="20"/>
        </w:rPr>
        <w:t xml:space="preserve">          {name:'patel',age:42,email:'patel@gmail.com',password:'1234',mobile:'975521455'},</w:t>
      </w:r>
    </w:p>
    <w:p w:rsidR="00141CD9" w:rsidRDefault="003C0DB1">
      <w:pPr>
        <w:pStyle w:val="normal0"/>
        <w:rPr>
          <w:sz w:val="20"/>
          <w:szCs w:val="20"/>
        </w:rPr>
      </w:pPr>
      <w:r>
        <w:rPr>
          <w:sz w:val="20"/>
          <w:szCs w:val="20"/>
        </w:rPr>
        <w:t xml:space="preserve">          {name:'mihir',age:42,email:'mihir@gmail.com',password:'1234',mobile:'975521455'},</w:t>
      </w:r>
    </w:p>
    <w:p w:rsidR="00141CD9" w:rsidRDefault="003C0DB1">
      <w:pPr>
        <w:pStyle w:val="normal0"/>
        <w:rPr>
          <w:sz w:val="20"/>
          <w:szCs w:val="20"/>
        </w:rPr>
      </w:pPr>
      <w:r>
        <w:rPr>
          <w:sz w:val="20"/>
          <w:szCs w:val="20"/>
        </w:rPr>
        <w:t xml:space="preserve">      ]</w:t>
      </w:r>
    </w:p>
    <w:p w:rsidR="00141CD9" w:rsidRDefault="003C0DB1">
      <w:pPr>
        <w:pStyle w:val="normal0"/>
        <w:rPr>
          <w:sz w:val="20"/>
          <w:szCs w:val="20"/>
        </w:rPr>
      </w:pPr>
      <w:r>
        <w:rPr>
          <w:sz w:val="20"/>
          <w:szCs w:val="20"/>
        </w:rPr>
        <w:t xml:space="preserve">  )</w:t>
      </w:r>
    </w:p>
    <w:p w:rsidR="00141CD9" w:rsidRDefault="003C0DB1">
      <w:pPr>
        <w:pStyle w:val="normal0"/>
        <w:rPr>
          <w:sz w:val="20"/>
          <w:szCs w:val="20"/>
        </w:rPr>
      </w:pPr>
      <w:r>
        <w:rPr>
          <w:sz w:val="20"/>
          <w:szCs w:val="20"/>
        </w:rPr>
        <w:t xml:space="preserve">  // console.log(result);</w:t>
      </w:r>
    </w:p>
    <w:p w:rsidR="00141CD9" w:rsidRDefault="003C0DB1">
      <w:pPr>
        <w:pStyle w:val="normal0"/>
        <w:rPr>
          <w:sz w:val="20"/>
          <w:szCs w:val="20"/>
        </w:rPr>
      </w:pPr>
      <w:r>
        <w:rPr>
          <w:sz w:val="20"/>
          <w:szCs w:val="20"/>
        </w:rPr>
        <w:t xml:space="preserve">  if(result.acknowledged)</w:t>
      </w:r>
    </w:p>
    <w:p w:rsidR="00141CD9" w:rsidRDefault="003C0DB1">
      <w:pPr>
        <w:pStyle w:val="normal0"/>
        <w:rPr>
          <w:sz w:val="20"/>
          <w:szCs w:val="20"/>
        </w:rPr>
      </w:pPr>
      <w:r>
        <w:rPr>
          <w:sz w:val="20"/>
          <w:szCs w:val="20"/>
        </w:rPr>
        <w:t xml:space="preserve">  {</w:t>
      </w:r>
    </w:p>
    <w:p w:rsidR="00141CD9" w:rsidRDefault="003C0DB1">
      <w:pPr>
        <w:pStyle w:val="normal0"/>
        <w:rPr>
          <w:sz w:val="20"/>
          <w:szCs w:val="20"/>
        </w:rPr>
      </w:pPr>
      <w:r>
        <w:rPr>
          <w:sz w:val="20"/>
          <w:szCs w:val="20"/>
        </w:rPr>
        <w:t xml:space="preserve">      console.warn("data is inserted")</w:t>
      </w:r>
    </w:p>
    <w:p w:rsidR="00141CD9" w:rsidRDefault="003C0DB1">
      <w:pPr>
        <w:pStyle w:val="normal0"/>
        <w:rPr>
          <w:sz w:val="20"/>
          <w:szCs w:val="20"/>
        </w:rPr>
      </w:pPr>
      <w:r>
        <w:rPr>
          <w:sz w:val="20"/>
          <w:szCs w:val="20"/>
        </w:rPr>
        <w:t xml:space="preserve">  }</w:t>
      </w:r>
    </w:p>
    <w:p w:rsidR="00141CD9" w:rsidRDefault="003C0DB1">
      <w:pPr>
        <w:pStyle w:val="normal0"/>
        <w:rPr>
          <w:sz w:val="20"/>
          <w:szCs w:val="20"/>
        </w:rPr>
      </w:pPr>
      <w:r>
        <w:rPr>
          <w:sz w:val="20"/>
          <w:szCs w:val="20"/>
        </w:rPr>
        <w:t>}</w:t>
      </w:r>
    </w:p>
    <w:p w:rsidR="00141CD9" w:rsidRDefault="00141CD9">
      <w:pPr>
        <w:pStyle w:val="normal0"/>
        <w:rPr>
          <w:sz w:val="20"/>
          <w:szCs w:val="20"/>
        </w:rPr>
      </w:pPr>
    </w:p>
    <w:p w:rsidR="00141CD9" w:rsidRDefault="003C0DB1">
      <w:pPr>
        <w:pStyle w:val="normal0"/>
        <w:rPr>
          <w:sz w:val="20"/>
          <w:szCs w:val="20"/>
        </w:rPr>
      </w:pPr>
      <w:r>
        <w:rPr>
          <w:sz w:val="20"/>
          <w:szCs w:val="20"/>
        </w:rPr>
        <w:t>//insertData();</w:t>
      </w:r>
    </w:p>
    <w:p w:rsidR="00141CD9" w:rsidRDefault="00141CD9">
      <w:pPr>
        <w:pStyle w:val="normal0"/>
        <w:rPr>
          <w:sz w:val="20"/>
          <w:szCs w:val="20"/>
        </w:rPr>
      </w:pPr>
    </w:p>
    <w:p w:rsidR="00141CD9" w:rsidRDefault="00141CD9">
      <w:pPr>
        <w:pStyle w:val="normal0"/>
        <w:rPr>
          <w:sz w:val="20"/>
          <w:szCs w:val="20"/>
        </w:rPr>
      </w:pPr>
    </w:p>
    <w:p w:rsidR="00141CD9" w:rsidRDefault="003C0DB1">
      <w:pPr>
        <w:pStyle w:val="normal0"/>
        <w:rPr>
          <w:b/>
          <w:bCs/>
          <w:sz w:val="32"/>
          <w:szCs w:val="32"/>
        </w:rPr>
      </w:pPr>
      <w:r>
        <w:rPr>
          <w:b/>
          <w:bCs/>
          <w:sz w:val="32"/>
          <w:szCs w:val="32"/>
        </w:rPr>
        <w:t>Update Data   .update() / .updateOne()</w:t>
      </w:r>
    </w:p>
    <w:p w:rsidR="00141CD9" w:rsidRDefault="00141CD9">
      <w:pPr>
        <w:pStyle w:val="normal0"/>
        <w:rPr>
          <w:sz w:val="20"/>
          <w:szCs w:val="20"/>
        </w:rPr>
      </w:pPr>
    </w:p>
    <w:p w:rsidR="00141CD9" w:rsidRDefault="00141CD9">
      <w:pPr>
        <w:pStyle w:val="normal0"/>
        <w:rPr>
          <w:sz w:val="20"/>
          <w:szCs w:val="20"/>
        </w:rPr>
      </w:pPr>
    </w:p>
    <w:p w:rsidR="00141CD9" w:rsidRDefault="003C0DB1">
      <w:pPr>
        <w:pStyle w:val="normal0"/>
        <w:rPr>
          <w:sz w:val="20"/>
          <w:szCs w:val="20"/>
        </w:rPr>
      </w:pPr>
      <w:r>
        <w:rPr>
          <w:sz w:val="20"/>
          <w:szCs w:val="20"/>
        </w:rPr>
        <w:lastRenderedPageBreak/>
        <w:t>const dbConnect= require('./mongodb')</w:t>
      </w:r>
    </w:p>
    <w:p w:rsidR="00141CD9" w:rsidRDefault="00141CD9">
      <w:pPr>
        <w:pStyle w:val="normal0"/>
        <w:rPr>
          <w:sz w:val="20"/>
          <w:szCs w:val="20"/>
        </w:rPr>
      </w:pPr>
    </w:p>
    <w:p w:rsidR="00141CD9" w:rsidRDefault="003C0DB1">
      <w:pPr>
        <w:pStyle w:val="normal0"/>
        <w:rPr>
          <w:sz w:val="20"/>
          <w:szCs w:val="20"/>
        </w:rPr>
      </w:pPr>
      <w:r>
        <w:rPr>
          <w:sz w:val="20"/>
          <w:szCs w:val="20"/>
        </w:rPr>
        <w:t>const updateData=async ()=&gt;{</w:t>
      </w:r>
    </w:p>
    <w:p w:rsidR="00141CD9" w:rsidRDefault="003C0DB1">
      <w:pPr>
        <w:pStyle w:val="normal0"/>
        <w:rPr>
          <w:sz w:val="20"/>
          <w:szCs w:val="20"/>
        </w:rPr>
      </w:pPr>
      <w:r>
        <w:rPr>
          <w:sz w:val="20"/>
          <w:szCs w:val="20"/>
        </w:rPr>
        <w:t xml:space="preserve">    let data = await dbConnect();</w:t>
      </w:r>
    </w:p>
    <w:p w:rsidR="00141CD9" w:rsidRDefault="003C0DB1">
      <w:pPr>
        <w:pStyle w:val="normal0"/>
        <w:rPr>
          <w:sz w:val="20"/>
          <w:szCs w:val="20"/>
        </w:rPr>
      </w:pPr>
      <w:r>
        <w:rPr>
          <w:sz w:val="20"/>
          <w:szCs w:val="20"/>
        </w:rPr>
        <w:t xml:space="preserve">    let result = await data.update(</w:t>
      </w:r>
    </w:p>
    <w:p w:rsidR="00141CD9" w:rsidRDefault="003C0DB1">
      <w:pPr>
        <w:pStyle w:val="normal0"/>
        <w:rPr>
          <w:sz w:val="20"/>
          <w:szCs w:val="20"/>
        </w:rPr>
      </w:pPr>
      <w:r>
        <w:rPr>
          <w:sz w:val="20"/>
          <w:szCs w:val="20"/>
        </w:rPr>
        <w:t xml:space="preserve">        { name:'max 5'},</w:t>
      </w:r>
    </w:p>
    <w:p w:rsidR="00141CD9" w:rsidRDefault="003C0DB1">
      <w:pPr>
        <w:pStyle w:val="normal0"/>
        <w:rPr>
          <w:sz w:val="20"/>
          <w:szCs w:val="20"/>
        </w:rPr>
      </w:pPr>
      <w:r>
        <w:rPr>
          <w:sz w:val="20"/>
          <w:szCs w:val="20"/>
        </w:rPr>
        <w:t xml:space="preserve">        {</w:t>
      </w:r>
    </w:p>
    <w:p w:rsidR="00141CD9" w:rsidRDefault="003C0DB1">
      <w:pPr>
        <w:pStyle w:val="normal0"/>
        <w:rPr>
          <w:sz w:val="20"/>
          <w:szCs w:val="20"/>
        </w:rPr>
      </w:pPr>
      <w:r>
        <w:rPr>
          <w:sz w:val="20"/>
          <w:szCs w:val="20"/>
        </w:rPr>
        <w:t xml:space="preserve">            $set:{name:'max pro 5', price:1000}</w:t>
      </w:r>
    </w:p>
    <w:p w:rsidR="00141CD9" w:rsidRDefault="003C0DB1">
      <w:pPr>
        <w:pStyle w:val="normal0"/>
        <w:rPr>
          <w:sz w:val="20"/>
          <w:szCs w:val="20"/>
        </w:rPr>
      </w:pPr>
      <w:r>
        <w:rPr>
          <w:sz w:val="20"/>
          <w:szCs w:val="20"/>
        </w:rPr>
        <w:t xml:space="preserve">        }</w:t>
      </w:r>
    </w:p>
    <w:p w:rsidR="00141CD9" w:rsidRDefault="003C0DB1">
      <w:pPr>
        <w:pStyle w:val="normal0"/>
        <w:rPr>
          <w:sz w:val="20"/>
          <w:szCs w:val="20"/>
        </w:rPr>
      </w:pPr>
      <w:r>
        <w:rPr>
          <w:sz w:val="20"/>
          <w:szCs w:val="20"/>
        </w:rPr>
        <w:t xml:space="preserve">        )</w:t>
      </w:r>
    </w:p>
    <w:p w:rsidR="00141CD9" w:rsidRDefault="003C0DB1">
      <w:pPr>
        <w:pStyle w:val="normal0"/>
        <w:rPr>
          <w:sz w:val="20"/>
          <w:szCs w:val="20"/>
        </w:rPr>
      </w:pPr>
      <w:r>
        <w:rPr>
          <w:sz w:val="20"/>
          <w:szCs w:val="20"/>
        </w:rPr>
        <w:t xml:space="preserve">    console.log(result)</w:t>
      </w:r>
    </w:p>
    <w:p w:rsidR="00141CD9" w:rsidRDefault="003C0DB1">
      <w:pPr>
        <w:pStyle w:val="normal0"/>
        <w:rPr>
          <w:sz w:val="20"/>
          <w:szCs w:val="20"/>
        </w:rPr>
      </w:pPr>
      <w:r>
        <w:rPr>
          <w:sz w:val="20"/>
          <w:szCs w:val="20"/>
        </w:rPr>
        <w:t xml:space="preserve">    </w:t>
      </w:r>
    </w:p>
    <w:p w:rsidR="00141CD9" w:rsidRDefault="003C0DB1">
      <w:pPr>
        <w:pStyle w:val="normal0"/>
        <w:rPr>
          <w:sz w:val="20"/>
          <w:szCs w:val="20"/>
        </w:rPr>
      </w:pPr>
      <w:r>
        <w:rPr>
          <w:sz w:val="20"/>
          <w:szCs w:val="20"/>
        </w:rPr>
        <w:t xml:space="preserve"> if(result.acknowledged)</w:t>
      </w:r>
    </w:p>
    <w:p w:rsidR="00141CD9" w:rsidRDefault="003C0DB1">
      <w:pPr>
        <w:pStyle w:val="normal0"/>
        <w:rPr>
          <w:sz w:val="20"/>
          <w:szCs w:val="20"/>
        </w:rPr>
      </w:pPr>
      <w:r>
        <w:rPr>
          <w:sz w:val="20"/>
          <w:szCs w:val="20"/>
        </w:rPr>
        <w:t xml:space="preserve">     {</w:t>
      </w:r>
    </w:p>
    <w:p w:rsidR="00141CD9" w:rsidRDefault="003C0DB1">
      <w:pPr>
        <w:pStyle w:val="normal0"/>
        <w:rPr>
          <w:sz w:val="20"/>
          <w:szCs w:val="20"/>
        </w:rPr>
      </w:pPr>
      <w:r>
        <w:rPr>
          <w:sz w:val="20"/>
          <w:szCs w:val="20"/>
        </w:rPr>
        <w:t xml:space="preserve">      console.warn("data is Updated")</w:t>
      </w:r>
    </w:p>
    <w:p w:rsidR="00141CD9" w:rsidRDefault="003C0DB1">
      <w:pPr>
        <w:pStyle w:val="normal0"/>
        <w:rPr>
          <w:sz w:val="20"/>
          <w:szCs w:val="20"/>
        </w:rPr>
      </w:pPr>
      <w:r>
        <w:rPr>
          <w:sz w:val="20"/>
          <w:szCs w:val="20"/>
        </w:rPr>
        <w:t xml:space="preserve">     }</w:t>
      </w:r>
    </w:p>
    <w:p w:rsidR="00141CD9" w:rsidRDefault="003C0DB1">
      <w:pPr>
        <w:pStyle w:val="normal0"/>
        <w:rPr>
          <w:sz w:val="20"/>
          <w:szCs w:val="20"/>
        </w:rPr>
      </w:pPr>
      <w:r>
        <w:rPr>
          <w:sz w:val="20"/>
          <w:szCs w:val="20"/>
        </w:rPr>
        <w:tab/>
      </w:r>
    </w:p>
    <w:p w:rsidR="00141CD9" w:rsidRDefault="003C0DB1">
      <w:pPr>
        <w:pStyle w:val="normal0"/>
        <w:rPr>
          <w:sz w:val="20"/>
          <w:szCs w:val="20"/>
        </w:rPr>
      </w:pPr>
      <w:r>
        <w:rPr>
          <w:sz w:val="20"/>
          <w:szCs w:val="20"/>
        </w:rPr>
        <w:t>}</w:t>
      </w:r>
    </w:p>
    <w:p w:rsidR="00141CD9" w:rsidRDefault="00141CD9">
      <w:pPr>
        <w:pStyle w:val="normal0"/>
        <w:rPr>
          <w:sz w:val="20"/>
          <w:szCs w:val="20"/>
        </w:rPr>
      </w:pPr>
    </w:p>
    <w:p w:rsidR="00141CD9" w:rsidRDefault="003C0DB1">
      <w:pPr>
        <w:pStyle w:val="normal0"/>
        <w:rPr>
          <w:sz w:val="20"/>
          <w:szCs w:val="20"/>
        </w:rPr>
      </w:pPr>
      <w:r>
        <w:rPr>
          <w:sz w:val="20"/>
          <w:szCs w:val="20"/>
        </w:rPr>
        <w:t>updateData();</w:t>
      </w:r>
    </w:p>
    <w:p w:rsidR="00141CD9" w:rsidRDefault="00141CD9">
      <w:pPr>
        <w:pStyle w:val="normal0"/>
        <w:rPr>
          <w:sz w:val="20"/>
          <w:szCs w:val="20"/>
        </w:rPr>
      </w:pPr>
    </w:p>
    <w:p w:rsidR="00141CD9" w:rsidRDefault="003C0DB1">
      <w:pPr>
        <w:pStyle w:val="normal0"/>
        <w:rPr>
          <w:b/>
          <w:bCs/>
          <w:sz w:val="32"/>
          <w:szCs w:val="32"/>
        </w:rPr>
      </w:pPr>
      <w:r>
        <w:rPr>
          <w:b/>
          <w:bCs/>
          <w:sz w:val="32"/>
          <w:szCs w:val="32"/>
        </w:rPr>
        <w:t>Delete Data  .deleteOne() /  .deleteMany()</w:t>
      </w:r>
    </w:p>
    <w:p w:rsidR="00141CD9" w:rsidRDefault="00141CD9">
      <w:pPr>
        <w:pStyle w:val="normal0"/>
        <w:rPr>
          <w:sz w:val="20"/>
          <w:szCs w:val="20"/>
        </w:rPr>
      </w:pPr>
    </w:p>
    <w:p w:rsidR="00141CD9" w:rsidRDefault="00141CD9">
      <w:pPr>
        <w:pStyle w:val="normal0"/>
        <w:rPr>
          <w:sz w:val="20"/>
          <w:szCs w:val="20"/>
        </w:rPr>
      </w:pPr>
    </w:p>
    <w:p w:rsidR="00141CD9" w:rsidRDefault="003C0DB1">
      <w:pPr>
        <w:pStyle w:val="normal0"/>
        <w:rPr>
          <w:sz w:val="20"/>
          <w:szCs w:val="20"/>
        </w:rPr>
      </w:pPr>
      <w:r>
        <w:rPr>
          <w:sz w:val="20"/>
          <w:szCs w:val="20"/>
        </w:rPr>
        <w:t>const dbConnect = require('./mongodb');</w:t>
      </w:r>
    </w:p>
    <w:p w:rsidR="00141CD9" w:rsidRDefault="00141CD9">
      <w:pPr>
        <w:pStyle w:val="normal0"/>
        <w:rPr>
          <w:sz w:val="20"/>
          <w:szCs w:val="20"/>
        </w:rPr>
      </w:pPr>
    </w:p>
    <w:p w:rsidR="00141CD9" w:rsidRDefault="003C0DB1">
      <w:pPr>
        <w:pStyle w:val="normal0"/>
        <w:rPr>
          <w:sz w:val="20"/>
          <w:szCs w:val="20"/>
        </w:rPr>
      </w:pPr>
      <w:r>
        <w:rPr>
          <w:sz w:val="20"/>
          <w:szCs w:val="20"/>
        </w:rPr>
        <w:t>const deleteData=async ()=&gt;{</w:t>
      </w:r>
    </w:p>
    <w:p w:rsidR="00141CD9" w:rsidRDefault="003C0DB1">
      <w:pPr>
        <w:pStyle w:val="normal0"/>
        <w:rPr>
          <w:sz w:val="20"/>
          <w:szCs w:val="20"/>
        </w:rPr>
      </w:pPr>
      <w:r>
        <w:rPr>
          <w:sz w:val="20"/>
          <w:szCs w:val="20"/>
        </w:rPr>
        <w:t>let data = await dbConnect();</w:t>
      </w:r>
    </w:p>
    <w:p w:rsidR="00141CD9" w:rsidRDefault="003C0DB1">
      <w:pPr>
        <w:pStyle w:val="normal0"/>
        <w:rPr>
          <w:sz w:val="20"/>
          <w:szCs w:val="20"/>
        </w:rPr>
      </w:pPr>
      <w:r>
        <w:rPr>
          <w:sz w:val="20"/>
          <w:szCs w:val="20"/>
        </w:rPr>
        <w:t>let result = await data.deleteMany({name:'max 7'})</w:t>
      </w:r>
    </w:p>
    <w:p w:rsidR="00141CD9" w:rsidRDefault="003C0DB1">
      <w:pPr>
        <w:pStyle w:val="normal0"/>
        <w:rPr>
          <w:sz w:val="20"/>
          <w:szCs w:val="20"/>
        </w:rPr>
      </w:pPr>
      <w:r>
        <w:rPr>
          <w:sz w:val="20"/>
          <w:szCs w:val="20"/>
        </w:rPr>
        <w:t>console.log(result)</w:t>
      </w:r>
    </w:p>
    <w:p w:rsidR="00141CD9" w:rsidRDefault="00141CD9">
      <w:pPr>
        <w:pStyle w:val="normal0"/>
        <w:rPr>
          <w:sz w:val="20"/>
          <w:szCs w:val="20"/>
        </w:rPr>
      </w:pPr>
    </w:p>
    <w:p w:rsidR="00141CD9" w:rsidRDefault="003C0DB1">
      <w:pPr>
        <w:pStyle w:val="normal0"/>
        <w:rPr>
          <w:sz w:val="20"/>
          <w:szCs w:val="20"/>
        </w:rPr>
      </w:pPr>
      <w:r>
        <w:rPr>
          <w:sz w:val="20"/>
          <w:szCs w:val="20"/>
        </w:rPr>
        <w:t>if(result.acknowledged)</w:t>
      </w:r>
    </w:p>
    <w:p w:rsidR="00141CD9" w:rsidRDefault="003C0DB1">
      <w:pPr>
        <w:pStyle w:val="normal0"/>
        <w:rPr>
          <w:sz w:val="20"/>
          <w:szCs w:val="20"/>
        </w:rPr>
      </w:pPr>
      <w:r>
        <w:rPr>
          <w:sz w:val="20"/>
          <w:szCs w:val="20"/>
        </w:rPr>
        <w:t xml:space="preserve">     {</w:t>
      </w:r>
    </w:p>
    <w:p w:rsidR="00141CD9" w:rsidRDefault="003C0DB1">
      <w:pPr>
        <w:pStyle w:val="normal0"/>
        <w:rPr>
          <w:sz w:val="20"/>
          <w:szCs w:val="20"/>
        </w:rPr>
      </w:pPr>
      <w:r>
        <w:rPr>
          <w:sz w:val="20"/>
          <w:szCs w:val="20"/>
        </w:rPr>
        <w:t xml:space="preserve">      console.warn("data is Deleted")</w:t>
      </w:r>
    </w:p>
    <w:p w:rsidR="00141CD9" w:rsidRDefault="003C0DB1">
      <w:pPr>
        <w:pStyle w:val="normal0"/>
        <w:rPr>
          <w:sz w:val="20"/>
          <w:szCs w:val="20"/>
        </w:rPr>
      </w:pPr>
      <w:r>
        <w:rPr>
          <w:sz w:val="20"/>
          <w:szCs w:val="20"/>
        </w:rPr>
        <w:t xml:space="preserve">     }</w:t>
      </w:r>
    </w:p>
    <w:p w:rsidR="00141CD9" w:rsidRDefault="003C0DB1">
      <w:pPr>
        <w:pStyle w:val="normal0"/>
        <w:rPr>
          <w:sz w:val="20"/>
          <w:szCs w:val="20"/>
        </w:rPr>
      </w:pPr>
      <w:r>
        <w:rPr>
          <w:sz w:val="20"/>
          <w:szCs w:val="20"/>
        </w:rPr>
        <w:t>}</w:t>
      </w:r>
    </w:p>
    <w:p w:rsidR="00141CD9" w:rsidRDefault="003C0DB1">
      <w:pPr>
        <w:pStyle w:val="normal0"/>
        <w:rPr>
          <w:sz w:val="20"/>
          <w:szCs w:val="20"/>
        </w:rPr>
      </w:pPr>
      <w:r>
        <w:rPr>
          <w:sz w:val="20"/>
          <w:szCs w:val="20"/>
        </w:rPr>
        <w:t xml:space="preserve"> </w:t>
      </w:r>
    </w:p>
    <w:p w:rsidR="00141CD9" w:rsidRDefault="003C0DB1">
      <w:pPr>
        <w:pStyle w:val="normal0"/>
        <w:rPr>
          <w:sz w:val="20"/>
          <w:szCs w:val="20"/>
        </w:rPr>
      </w:pPr>
      <w:r>
        <w:rPr>
          <w:sz w:val="20"/>
          <w:szCs w:val="20"/>
        </w:rPr>
        <w:t>deleteData();</w:t>
      </w:r>
    </w:p>
    <w:p w:rsidR="00141CD9" w:rsidRDefault="00141CD9">
      <w:pPr>
        <w:pStyle w:val="normal0"/>
        <w:rPr>
          <w:sz w:val="20"/>
          <w:szCs w:val="20"/>
        </w:rPr>
      </w:pPr>
    </w:p>
    <w:p w:rsidR="00141CD9" w:rsidRDefault="00141CD9">
      <w:pPr>
        <w:pStyle w:val="normal0"/>
        <w:rPr>
          <w:sz w:val="20"/>
          <w:szCs w:val="20"/>
        </w:rPr>
      </w:pPr>
    </w:p>
    <w:p w:rsidR="00141CD9" w:rsidRDefault="00141CD9">
      <w:pPr>
        <w:pStyle w:val="normal0"/>
        <w:rPr>
          <w:sz w:val="20"/>
          <w:szCs w:val="20"/>
        </w:rPr>
      </w:pPr>
    </w:p>
    <w:p w:rsidR="00141CD9" w:rsidRDefault="00141CD9">
      <w:pPr>
        <w:pStyle w:val="normal0"/>
        <w:rPr>
          <w:sz w:val="20"/>
          <w:szCs w:val="20"/>
        </w:rPr>
      </w:pPr>
    </w:p>
    <w:p w:rsidR="00141CD9" w:rsidRDefault="00141CD9">
      <w:pPr>
        <w:pStyle w:val="normal0"/>
        <w:rPr>
          <w:sz w:val="20"/>
          <w:szCs w:val="20"/>
        </w:rPr>
      </w:pPr>
    </w:p>
    <w:p w:rsidR="00141CD9" w:rsidRDefault="00141CD9">
      <w:pPr>
        <w:pStyle w:val="normal0"/>
        <w:rPr>
          <w:sz w:val="20"/>
          <w:szCs w:val="20"/>
        </w:rPr>
      </w:pPr>
    </w:p>
    <w:p w:rsidR="00141CD9" w:rsidRDefault="00141CD9">
      <w:pPr>
        <w:pStyle w:val="normal0"/>
        <w:rPr>
          <w:sz w:val="20"/>
          <w:szCs w:val="20"/>
        </w:rPr>
      </w:pPr>
    </w:p>
    <w:p w:rsidR="00141CD9" w:rsidRDefault="00141CD9">
      <w:pPr>
        <w:pStyle w:val="normal0"/>
        <w:rPr>
          <w:sz w:val="20"/>
          <w:szCs w:val="20"/>
        </w:rPr>
      </w:pPr>
    </w:p>
    <w:p w:rsidR="00141CD9" w:rsidRDefault="00141CD9">
      <w:pPr>
        <w:pStyle w:val="normal0"/>
        <w:rPr>
          <w:sz w:val="20"/>
          <w:szCs w:val="20"/>
        </w:rPr>
      </w:pPr>
    </w:p>
    <w:p w:rsidR="00141CD9" w:rsidRDefault="00141CD9">
      <w:pPr>
        <w:pStyle w:val="normal0"/>
        <w:rPr>
          <w:sz w:val="20"/>
          <w:szCs w:val="20"/>
        </w:rPr>
      </w:pPr>
    </w:p>
    <w:p w:rsidR="00141CD9" w:rsidRDefault="00141CD9">
      <w:pPr>
        <w:pStyle w:val="normal0"/>
        <w:rPr>
          <w:sz w:val="20"/>
          <w:szCs w:val="20"/>
        </w:rPr>
      </w:pPr>
    </w:p>
    <w:p w:rsidR="00141CD9" w:rsidRDefault="003C0DB1">
      <w:pPr>
        <w:pStyle w:val="normal0"/>
        <w:rPr>
          <w:sz w:val="20"/>
          <w:szCs w:val="20"/>
        </w:rPr>
      </w:pPr>
      <w:r>
        <w:rPr>
          <w:sz w:val="20"/>
          <w:szCs w:val="20"/>
        </w:rPr>
        <w:t>================================================================================</w:t>
      </w:r>
    </w:p>
    <w:p w:rsidR="00141CD9" w:rsidRDefault="00141CD9">
      <w:pPr>
        <w:pStyle w:val="normal0"/>
        <w:rPr>
          <w:sz w:val="20"/>
          <w:szCs w:val="20"/>
        </w:rPr>
      </w:pPr>
    </w:p>
    <w:p w:rsidR="00141CD9" w:rsidRDefault="003C0DB1">
      <w:pPr>
        <w:pStyle w:val="normal0"/>
        <w:jc w:val="center"/>
        <w:rPr>
          <w:b/>
          <w:bCs/>
          <w:sz w:val="42"/>
          <w:szCs w:val="42"/>
        </w:rPr>
      </w:pPr>
      <w:r>
        <w:rPr>
          <w:b/>
          <w:bCs/>
          <w:sz w:val="42"/>
          <w:szCs w:val="42"/>
        </w:rPr>
        <w:t xml:space="preserve">API with MongoDB Dynamic   / create API </w:t>
      </w:r>
    </w:p>
    <w:p w:rsidR="00141CD9" w:rsidRDefault="003C0DB1">
      <w:pPr>
        <w:pStyle w:val="normal0"/>
        <w:jc w:val="center"/>
        <w:rPr>
          <w:b/>
          <w:bCs/>
          <w:sz w:val="42"/>
          <w:szCs w:val="42"/>
        </w:rPr>
      </w:pPr>
      <w:r>
        <w:rPr>
          <w:b/>
          <w:bCs/>
          <w:sz w:val="42"/>
          <w:szCs w:val="42"/>
        </w:rPr>
        <w:t xml:space="preserve"> </w:t>
      </w:r>
    </w:p>
    <w:p w:rsidR="00141CD9" w:rsidRDefault="003C0DB1">
      <w:pPr>
        <w:pStyle w:val="normal0"/>
        <w:rPr>
          <w:b/>
          <w:bCs/>
          <w:sz w:val="32"/>
          <w:szCs w:val="32"/>
        </w:rPr>
      </w:pPr>
      <w:r>
        <w:rPr>
          <w:b/>
          <w:bCs/>
          <w:sz w:val="32"/>
          <w:szCs w:val="32"/>
        </w:rPr>
        <w:t>Use method get/post/put/delete for api</w:t>
      </w:r>
    </w:p>
    <w:p w:rsidR="00141CD9" w:rsidRDefault="00141CD9">
      <w:pPr>
        <w:pStyle w:val="normal0"/>
        <w:rPr>
          <w:b/>
          <w:bCs/>
          <w:sz w:val="32"/>
          <w:szCs w:val="32"/>
        </w:rPr>
      </w:pPr>
    </w:p>
    <w:p w:rsidR="00141CD9" w:rsidRDefault="003C0DB1">
      <w:pPr>
        <w:pStyle w:val="normal0"/>
        <w:rPr>
          <w:b/>
          <w:bCs/>
          <w:sz w:val="32"/>
          <w:szCs w:val="32"/>
        </w:rPr>
      </w:pPr>
      <w:r>
        <w:rPr>
          <w:b/>
          <w:bCs/>
          <w:sz w:val="32"/>
          <w:szCs w:val="32"/>
        </w:rPr>
        <w:t>Get DATA</w:t>
      </w:r>
    </w:p>
    <w:p w:rsidR="00141CD9" w:rsidRDefault="00141CD9">
      <w:pPr>
        <w:pStyle w:val="normal0"/>
        <w:rPr>
          <w:b/>
          <w:bCs/>
          <w:sz w:val="32"/>
          <w:szCs w:val="32"/>
        </w:rPr>
      </w:pPr>
    </w:p>
    <w:p w:rsidR="00141CD9" w:rsidRDefault="003C0DB1">
      <w:pPr>
        <w:pStyle w:val="normal0"/>
      </w:pPr>
      <w:r>
        <w:t>const dbConnect = require('./mongodb'); // connection file load</w:t>
      </w:r>
    </w:p>
    <w:p w:rsidR="00141CD9" w:rsidRDefault="003C0DB1">
      <w:pPr>
        <w:pStyle w:val="normal0"/>
      </w:pPr>
      <w:r>
        <w:t xml:space="preserve">const express = require('express'); </w:t>
      </w:r>
    </w:p>
    <w:p w:rsidR="00141CD9" w:rsidRDefault="003C0DB1">
      <w:pPr>
        <w:pStyle w:val="normal0"/>
      </w:pPr>
      <w:r>
        <w:t>const mongodb = require('mongodb');</w:t>
      </w:r>
    </w:p>
    <w:p w:rsidR="00141CD9" w:rsidRDefault="003C0DB1">
      <w:pPr>
        <w:pStyle w:val="normal0"/>
      </w:pPr>
      <w:r>
        <w:t>const app = express();</w:t>
      </w:r>
    </w:p>
    <w:p w:rsidR="00141CD9" w:rsidRDefault="00141CD9">
      <w:pPr>
        <w:pStyle w:val="normal0"/>
      </w:pPr>
    </w:p>
    <w:p w:rsidR="00141CD9" w:rsidRDefault="003C0DB1">
      <w:pPr>
        <w:pStyle w:val="normal0"/>
      </w:pPr>
      <w:r>
        <w:t xml:space="preserve">app.use(express.json()); // when you request or post body data then use </w:t>
      </w:r>
    </w:p>
    <w:p w:rsidR="00141CD9" w:rsidRDefault="00141CD9">
      <w:pPr>
        <w:pStyle w:val="normal0"/>
      </w:pPr>
    </w:p>
    <w:p w:rsidR="00141CD9" w:rsidRDefault="003C0DB1">
      <w:pPr>
        <w:pStyle w:val="normal0"/>
      </w:pPr>
      <w:r>
        <w:t>/*</w:t>
      </w:r>
    </w:p>
    <w:p w:rsidR="00141CD9" w:rsidRDefault="003C0DB1">
      <w:pPr>
        <w:pStyle w:val="normal0"/>
      </w:pPr>
      <w:r>
        <w:t>//Get Data/get API     GET :  http://localhost:5000/</w:t>
      </w:r>
    </w:p>
    <w:p w:rsidR="00141CD9" w:rsidRDefault="00141CD9">
      <w:pPr>
        <w:pStyle w:val="normal0"/>
      </w:pPr>
    </w:p>
    <w:p w:rsidR="00141CD9" w:rsidRDefault="003C0DB1">
      <w:pPr>
        <w:pStyle w:val="normal0"/>
      </w:pPr>
      <w:r>
        <w:t>app.get('/', async (res, resp) =&gt; {</w:t>
      </w:r>
    </w:p>
    <w:p w:rsidR="00141CD9" w:rsidRDefault="003C0DB1">
      <w:pPr>
        <w:pStyle w:val="normal0"/>
      </w:pPr>
      <w:r>
        <w:t xml:space="preserve">    let data = await dbConnect();</w:t>
      </w:r>
    </w:p>
    <w:p w:rsidR="00141CD9" w:rsidRDefault="003C0DB1">
      <w:pPr>
        <w:pStyle w:val="normal0"/>
      </w:pPr>
      <w:r>
        <w:t xml:space="preserve">    data = await data.find().toArray();</w:t>
      </w:r>
    </w:p>
    <w:p w:rsidR="00141CD9" w:rsidRDefault="003C0DB1">
      <w:pPr>
        <w:pStyle w:val="normal0"/>
      </w:pPr>
      <w:r>
        <w:t xml:space="preserve">    resp.send(data);</w:t>
      </w:r>
    </w:p>
    <w:p w:rsidR="00141CD9" w:rsidRDefault="003C0DB1">
      <w:pPr>
        <w:pStyle w:val="normal0"/>
      </w:pPr>
      <w:r>
        <w:t>});</w:t>
      </w:r>
    </w:p>
    <w:p w:rsidR="00141CD9" w:rsidRDefault="003C0DB1">
      <w:pPr>
        <w:pStyle w:val="normal0"/>
      </w:pPr>
      <w:r>
        <w:t>*/</w:t>
      </w:r>
    </w:p>
    <w:p w:rsidR="00141CD9" w:rsidRDefault="00141CD9">
      <w:pPr>
        <w:pStyle w:val="normal0"/>
      </w:pPr>
    </w:p>
    <w:p w:rsidR="00141CD9" w:rsidRDefault="00141CD9">
      <w:pPr>
        <w:pStyle w:val="normal0"/>
      </w:pPr>
    </w:p>
    <w:p w:rsidR="00141CD9" w:rsidRDefault="003C0DB1">
      <w:pPr>
        <w:pStyle w:val="normal0"/>
      </w:pPr>
      <w:r>
        <w:t>// get single data     http://localhost:5000/sd13sad41sad3413</w:t>
      </w:r>
    </w:p>
    <w:p w:rsidR="00141CD9" w:rsidRDefault="003C0DB1">
      <w:pPr>
        <w:pStyle w:val="normal0"/>
      </w:pPr>
      <w:r>
        <w:t>app.get('/', async (res, resp) =&gt; {</w:t>
      </w:r>
    </w:p>
    <w:p w:rsidR="00141CD9" w:rsidRDefault="003C0DB1">
      <w:pPr>
        <w:pStyle w:val="normal0"/>
      </w:pPr>
      <w:r>
        <w:t xml:space="preserve">    let data = await dbConnect();</w:t>
      </w:r>
    </w:p>
    <w:p w:rsidR="00141CD9" w:rsidRDefault="003C0DB1">
      <w:pPr>
        <w:pStyle w:val="normal0"/>
      </w:pPr>
      <w:r>
        <w:t xml:space="preserve">    data = await data.find({id:1 }).toArray();</w:t>
      </w:r>
    </w:p>
    <w:p w:rsidR="00141CD9" w:rsidRDefault="003C0DB1">
      <w:pPr>
        <w:pStyle w:val="normal0"/>
      </w:pPr>
      <w:r>
        <w:t xml:space="preserve">    resp.send(data);</w:t>
      </w:r>
    </w:p>
    <w:p w:rsidR="00141CD9" w:rsidRDefault="003C0DB1">
      <w:pPr>
        <w:pStyle w:val="normal0"/>
      </w:pPr>
      <w:r>
        <w:t>});</w:t>
      </w:r>
    </w:p>
    <w:p w:rsidR="00141CD9" w:rsidRDefault="00141CD9">
      <w:pPr>
        <w:pStyle w:val="normal0"/>
      </w:pPr>
    </w:p>
    <w:p w:rsidR="00141CD9" w:rsidRDefault="00141CD9">
      <w:pPr>
        <w:pStyle w:val="normal0"/>
      </w:pPr>
    </w:p>
    <w:p w:rsidR="00141CD9" w:rsidRDefault="00141CD9">
      <w:pPr>
        <w:pStyle w:val="normal0"/>
      </w:pPr>
    </w:p>
    <w:p w:rsidR="00141CD9" w:rsidRDefault="003C0DB1">
      <w:pPr>
        <w:pStyle w:val="normal0"/>
      </w:pPr>
      <w:r>
        <w:t>//Insert/post API      POST :  http://localhost:5000/</w:t>
      </w:r>
    </w:p>
    <w:p w:rsidR="00141CD9" w:rsidRDefault="00141CD9">
      <w:pPr>
        <w:pStyle w:val="normal0"/>
      </w:pPr>
    </w:p>
    <w:p w:rsidR="00141CD9" w:rsidRDefault="003C0DB1">
      <w:pPr>
        <w:pStyle w:val="normal0"/>
      </w:pPr>
      <w:r>
        <w:t>//send data from postman body-&gt;row-&gt;json</w:t>
      </w:r>
    </w:p>
    <w:p w:rsidR="00141CD9" w:rsidRDefault="003C0DB1">
      <w:pPr>
        <w:pStyle w:val="normal0"/>
      </w:pPr>
      <w:r>
        <w:t>/*</w:t>
      </w:r>
    </w:p>
    <w:p w:rsidR="00141CD9" w:rsidRDefault="003C0DB1">
      <w:pPr>
        <w:pStyle w:val="normal0"/>
      </w:pPr>
      <w:r>
        <w:t>app.post("/",(req, resp) =&gt; {</w:t>
      </w:r>
    </w:p>
    <w:p w:rsidR="00141CD9" w:rsidRDefault="003C0DB1">
      <w:pPr>
        <w:pStyle w:val="normal0"/>
      </w:pPr>
      <w:r>
        <w:lastRenderedPageBreak/>
        <w:tab/>
        <w:t>console.log(req.body);</w:t>
      </w:r>
    </w:p>
    <w:p w:rsidR="00141CD9" w:rsidRDefault="003C0DB1">
      <w:pPr>
        <w:pStyle w:val="normal0"/>
      </w:pPr>
      <w:r>
        <w:tab/>
        <w:t>resp.send({result:"insert"})</w:t>
      </w:r>
    </w:p>
    <w:p w:rsidR="00141CD9" w:rsidRDefault="003C0DB1">
      <w:pPr>
        <w:pStyle w:val="normal0"/>
      </w:pPr>
      <w:r>
        <w:t>}</w:t>
      </w:r>
    </w:p>
    <w:p w:rsidR="00141CD9" w:rsidRDefault="003C0DB1">
      <w:pPr>
        <w:pStyle w:val="normal0"/>
      </w:pPr>
      <w:r>
        <w:t>*/</w:t>
      </w:r>
    </w:p>
    <w:p w:rsidR="00141CD9" w:rsidRDefault="003C0DB1">
      <w:pPr>
        <w:pStyle w:val="normal0"/>
      </w:pPr>
      <w:r>
        <w:t>/*</w:t>
      </w:r>
    </w:p>
    <w:p w:rsidR="00141CD9" w:rsidRDefault="003C0DB1">
      <w:pPr>
        <w:pStyle w:val="normal0"/>
        <w:rPr>
          <w:b/>
          <w:bCs/>
        </w:rPr>
      </w:pPr>
      <w:r>
        <w:rPr>
          <w:b/>
          <w:bCs/>
        </w:rPr>
        <w:t>app.post("/", async (req, resp) =&gt; {</w:t>
      </w:r>
    </w:p>
    <w:p w:rsidR="00141CD9" w:rsidRDefault="003C0DB1">
      <w:pPr>
        <w:pStyle w:val="normal0"/>
        <w:rPr>
          <w:b/>
          <w:bCs/>
        </w:rPr>
      </w:pPr>
      <w:r>
        <w:rPr>
          <w:b/>
          <w:bCs/>
        </w:rPr>
        <w:t xml:space="preserve">    let data = await dbConnect();</w:t>
      </w:r>
    </w:p>
    <w:p w:rsidR="00141CD9" w:rsidRDefault="003C0DB1">
      <w:pPr>
        <w:pStyle w:val="normal0"/>
        <w:rPr>
          <w:b/>
          <w:bCs/>
        </w:rPr>
      </w:pPr>
      <w:r>
        <w:rPr>
          <w:b/>
          <w:bCs/>
        </w:rPr>
        <w:t xml:space="preserve">    let result = await data.insertOne(req.body)</w:t>
      </w:r>
    </w:p>
    <w:p w:rsidR="00141CD9" w:rsidRDefault="003C0DB1">
      <w:pPr>
        <w:pStyle w:val="normal0"/>
        <w:rPr>
          <w:b/>
          <w:bCs/>
        </w:rPr>
      </w:pPr>
      <w:r>
        <w:rPr>
          <w:b/>
          <w:bCs/>
        </w:rPr>
        <w:t xml:space="preserve">    resp.send(result)</w:t>
      </w:r>
    </w:p>
    <w:p w:rsidR="00141CD9" w:rsidRDefault="003C0DB1">
      <w:pPr>
        <w:pStyle w:val="normal0"/>
        <w:rPr>
          <w:b/>
          <w:bCs/>
        </w:rPr>
      </w:pPr>
      <w:r>
        <w:rPr>
          <w:b/>
          <w:bCs/>
        </w:rPr>
        <w:t>})</w:t>
      </w:r>
    </w:p>
    <w:p w:rsidR="00141CD9" w:rsidRDefault="003C0DB1">
      <w:pPr>
        <w:pStyle w:val="normal0"/>
      </w:pPr>
      <w:r>
        <w:t>*/</w:t>
      </w:r>
    </w:p>
    <w:p w:rsidR="00141CD9" w:rsidRDefault="003C0DB1">
      <w:pPr>
        <w:pStyle w:val="normal0"/>
      </w:pPr>
      <w:r>
        <w:tab/>
      </w:r>
    </w:p>
    <w:p w:rsidR="00141CD9" w:rsidRDefault="003C0DB1">
      <w:pPr>
        <w:pStyle w:val="normal0"/>
      </w:pPr>
      <w:r>
        <w:t>/*</w:t>
      </w:r>
    </w:p>
    <w:p w:rsidR="00141CD9" w:rsidRDefault="003C0DB1">
      <w:pPr>
        <w:pStyle w:val="normal0"/>
      </w:pPr>
      <w:r>
        <w:t>//Update/PUT API        PUT :  http://localhost:5000/raj</w:t>
      </w:r>
    </w:p>
    <w:p w:rsidR="00141CD9" w:rsidRDefault="00141CD9">
      <w:pPr>
        <w:pStyle w:val="normal0"/>
      </w:pPr>
    </w:p>
    <w:p w:rsidR="00141CD9" w:rsidRDefault="00141CD9">
      <w:pPr>
        <w:pStyle w:val="normal0"/>
      </w:pPr>
    </w:p>
    <w:p w:rsidR="00141CD9" w:rsidRDefault="003C0DB1">
      <w:pPr>
        <w:pStyle w:val="normal0"/>
      </w:pPr>
      <w:r>
        <w:t xml:space="preserve">//update data from postman body-&gt;row-&gt;json   </w:t>
      </w:r>
    </w:p>
    <w:p w:rsidR="00141CD9" w:rsidRDefault="003C0DB1">
      <w:pPr>
        <w:pStyle w:val="normal0"/>
      </w:pPr>
      <w:r>
        <w:t>app.put("/",(req, resp) =&gt; {</w:t>
      </w:r>
    </w:p>
    <w:p w:rsidR="00141CD9" w:rsidRDefault="003C0DB1">
      <w:pPr>
        <w:pStyle w:val="normal0"/>
      </w:pPr>
      <w:r>
        <w:tab/>
        <w:t>console.log(req.body);</w:t>
      </w:r>
    </w:p>
    <w:p w:rsidR="00141CD9" w:rsidRDefault="003C0DB1">
      <w:pPr>
        <w:pStyle w:val="normal0"/>
      </w:pPr>
      <w:r>
        <w:tab/>
        <w:t>resp.send({result:"Updated"})</w:t>
      </w:r>
    </w:p>
    <w:p w:rsidR="00141CD9" w:rsidRDefault="003C0DB1">
      <w:pPr>
        <w:pStyle w:val="normal0"/>
      </w:pPr>
      <w:r>
        <w:t>}</w:t>
      </w:r>
    </w:p>
    <w:p w:rsidR="00141CD9" w:rsidRDefault="003C0DB1">
      <w:pPr>
        <w:pStyle w:val="normal0"/>
      </w:pPr>
      <w:r>
        <w:t>*/</w:t>
      </w:r>
    </w:p>
    <w:p w:rsidR="00141CD9" w:rsidRDefault="003C0DB1">
      <w:pPr>
        <w:pStyle w:val="normal0"/>
      </w:pPr>
      <w:r>
        <w:t>/*</w:t>
      </w:r>
    </w:p>
    <w:p w:rsidR="00141CD9" w:rsidRDefault="003C0DB1">
      <w:pPr>
        <w:pStyle w:val="normal0"/>
      </w:pPr>
      <w:r>
        <w:t xml:space="preserve">//Update/PUT API        PUT :  </w:t>
      </w:r>
      <w:hyperlink r:id="rId78">
        <w:r>
          <w:rPr>
            <w:color w:val="1155CC"/>
            <w:u w:val="single"/>
          </w:rPr>
          <w:t>http://localhost:5000</w:t>
        </w:r>
      </w:hyperlink>
    </w:p>
    <w:p w:rsidR="00141CD9" w:rsidRDefault="00141CD9">
      <w:pPr>
        <w:pStyle w:val="normal0"/>
      </w:pPr>
    </w:p>
    <w:p w:rsidR="00141CD9" w:rsidRDefault="003C0DB1">
      <w:pPr>
        <w:pStyle w:val="normal0"/>
      </w:pPr>
      <w:r>
        <w:t>app.put("/", async (req, resp) =&gt; {</w:t>
      </w:r>
    </w:p>
    <w:p w:rsidR="00141CD9" w:rsidRDefault="003C0DB1">
      <w:pPr>
        <w:pStyle w:val="normal0"/>
      </w:pPr>
      <w:r>
        <w:t xml:space="preserve">    const data = await dbConnect();</w:t>
      </w:r>
    </w:p>
    <w:p w:rsidR="00141CD9" w:rsidRDefault="003C0DB1">
      <w:pPr>
        <w:pStyle w:val="normal0"/>
      </w:pPr>
      <w:r>
        <w:t xml:space="preserve">    let result = data.updateOne(</w:t>
      </w:r>
    </w:p>
    <w:p w:rsidR="00141CD9" w:rsidRDefault="003C0DB1">
      <w:pPr>
        <w:pStyle w:val="normal0"/>
      </w:pPr>
      <w:r>
        <w:t xml:space="preserve">        { name: req.body.name },// UPDATE FROM column name</w:t>
      </w:r>
    </w:p>
    <w:p w:rsidR="00141CD9" w:rsidRDefault="003C0DB1">
      <w:pPr>
        <w:pStyle w:val="normal0"/>
      </w:pPr>
      <w:r>
        <w:t xml:space="preserve">        { $set: req.body }</w:t>
      </w:r>
    </w:p>
    <w:p w:rsidR="00141CD9" w:rsidRDefault="003C0DB1">
      <w:pPr>
        <w:pStyle w:val="normal0"/>
      </w:pPr>
      <w:r>
        <w:t xml:space="preserve">    )</w:t>
      </w:r>
    </w:p>
    <w:p w:rsidR="00141CD9" w:rsidRDefault="003C0DB1">
      <w:pPr>
        <w:pStyle w:val="normal0"/>
      </w:pPr>
      <w:r>
        <w:t xml:space="preserve">    resp.send({ status: "updated" })</w:t>
      </w:r>
    </w:p>
    <w:p w:rsidR="00141CD9" w:rsidRDefault="003C0DB1">
      <w:pPr>
        <w:pStyle w:val="normal0"/>
      </w:pPr>
      <w:r>
        <w:t>})</w:t>
      </w:r>
    </w:p>
    <w:p w:rsidR="00141CD9" w:rsidRDefault="00141CD9">
      <w:pPr>
        <w:pStyle w:val="normal0"/>
      </w:pPr>
    </w:p>
    <w:p w:rsidR="00141CD9" w:rsidRDefault="00141CD9">
      <w:pPr>
        <w:pStyle w:val="normal0"/>
      </w:pPr>
    </w:p>
    <w:p w:rsidR="00141CD9" w:rsidRDefault="00141CD9">
      <w:pPr>
        <w:pStyle w:val="normal0"/>
      </w:pPr>
    </w:p>
    <w:p w:rsidR="00141CD9" w:rsidRDefault="003C0DB1">
      <w:pPr>
        <w:pStyle w:val="normal0"/>
      </w:pPr>
      <w:r>
        <w:t xml:space="preserve">////Update/PUT API        PUT :  </w:t>
      </w:r>
      <w:hyperlink r:id="rId79">
        <w:r>
          <w:rPr>
            <w:color w:val="1155CC"/>
            <w:u w:val="single"/>
          </w:rPr>
          <w:t>http://localhost:5000/raj</w:t>
        </w:r>
      </w:hyperlink>
      <w:r>
        <w:t xml:space="preserve">   by parameter</w:t>
      </w:r>
    </w:p>
    <w:p w:rsidR="00141CD9" w:rsidRDefault="003C0DB1">
      <w:pPr>
        <w:pStyle w:val="normal0"/>
      </w:pPr>
      <w:r>
        <w:t xml:space="preserve">  </w:t>
      </w:r>
    </w:p>
    <w:p w:rsidR="00141CD9" w:rsidRDefault="003C0DB1">
      <w:pPr>
        <w:pStyle w:val="normal0"/>
      </w:pPr>
      <w:r>
        <w:t>app.put("/:name", async (req, resp) =&gt; {</w:t>
      </w:r>
    </w:p>
    <w:p w:rsidR="00141CD9" w:rsidRDefault="003C0DB1">
      <w:pPr>
        <w:pStyle w:val="normal0"/>
      </w:pPr>
      <w:r>
        <w:t xml:space="preserve">    const data = await dbConnect();</w:t>
      </w:r>
    </w:p>
    <w:p w:rsidR="00141CD9" w:rsidRDefault="003C0DB1">
      <w:pPr>
        <w:pStyle w:val="normal0"/>
      </w:pPr>
      <w:r>
        <w:t xml:space="preserve">    let result = data.updateOne(</w:t>
      </w:r>
    </w:p>
    <w:p w:rsidR="00141CD9" w:rsidRDefault="003C0DB1">
      <w:pPr>
        <w:pStyle w:val="normal0"/>
      </w:pPr>
      <w:r>
        <w:t xml:space="preserve">        { name: req.params.name },// UPDATE FROM Parameter </w:t>
      </w:r>
    </w:p>
    <w:p w:rsidR="00141CD9" w:rsidRDefault="003C0DB1">
      <w:pPr>
        <w:pStyle w:val="normal0"/>
      </w:pPr>
      <w:r>
        <w:t xml:space="preserve">        { $set: req.body }</w:t>
      </w:r>
    </w:p>
    <w:p w:rsidR="00141CD9" w:rsidRDefault="003C0DB1">
      <w:pPr>
        <w:pStyle w:val="normal0"/>
      </w:pPr>
      <w:r>
        <w:t xml:space="preserve">    )</w:t>
      </w:r>
    </w:p>
    <w:p w:rsidR="00141CD9" w:rsidRDefault="003C0DB1">
      <w:pPr>
        <w:pStyle w:val="normal0"/>
      </w:pPr>
      <w:r>
        <w:lastRenderedPageBreak/>
        <w:t xml:space="preserve">    resp.send({ status: "updated" })</w:t>
      </w:r>
    </w:p>
    <w:p w:rsidR="00141CD9" w:rsidRDefault="003C0DB1">
      <w:pPr>
        <w:pStyle w:val="normal0"/>
      </w:pPr>
      <w:r>
        <w:t>})</w:t>
      </w:r>
    </w:p>
    <w:p w:rsidR="00141CD9" w:rsidRDefault="00141CD9">
      <w:pPr>
        <w:pStyle w:val="normal0"/>
      </w:pPr>
    </w:p>
    <w:p w:rsidR="00141CD9" w:rsidRDefault="003C0DB1">
      <w:pPr>
        <w:pStyle w:val="normal0"/>
      </w:pPr>
      <w:r>
        <w:t>*/</w:t>
      </w:r>
    </w:p>
    <w:p w:rsidR="00141CD9" w:rsidRDefault="00141CD9">
      <w:pPr>
        <w:pStyle w:val="normal0"/>
      </w:pPr>
    </w:p>
    <w:p w:rsidR="00141CD9" w:rsidRDefault="00141CD9">
      <w:pPr>
        <w:pStyle w:val="normal0"/>
      </w:pPr>
    </w:p>
    <w:p w:rsidR="00141CD9" w:rsidRDefault="00141CD9">
      <w:pPr>
        <w:pStyle w:val="normal0"/>
      </w:pPr>
    </w:p>
    <w:p w:rsidR="00141CD9" w:rsidRDefault="003C0DB1">
      <w:pPr>
        <w:pStyle w:val="normal0"/>
      </w:pPr>
      <w:r>
        <w:t>//Delete API              Delete :  http://localhost:5000/sd13sad41sad3413</w:t>
      </w:r>
    </w:p>
    <w:p w:rsidR="00141CD9" w:rsidRDefault="00141CD9">
      <w:pPr>
        <w:pStyle w:val="normal0"/>
      </w:pPr>
    </w:p>
    <w:p w:rsidR="00141CD9" w:rsidRDefault="003C0DB1">
      <w:pPr>
        <w:pStyle w:val="normal0"/>
      </w:pPr>
      <w:r>
        <w:t>/*</w:t>
      </w:r>
    </w:p>
    <w:p w:rsidR="00141CD9" w:rsidRDefault="003C0DB1">
      <w:pPr>
        <w:pStyle w:val="normal0"/>
      </w:pPr>
      <w:r>
        <w:t>app.delete("/:id", async (req,resp)=&gt;{</w:t>
      </w:r>
    </w:p>
    <w:p w:rsidR="00141CD9" w:rsidRDefault="003C0DB1">
      <w:pPr>
        <w:pStyle w:val="normal0"/>
      </w:pPr>
      <w:r>
        <w:t xml:space="preserve">    console.log(req.params.id);</w:t>
      </w:r>
    </w:p>
    <w:p w:rsidR="00141CD9" w:rsidRDefault="003C0DB1">
      <w:pPr>
        <w:pStyle w:val="normal0"/>
      </w:pPr>
      <w:r>
        <w:t xml:space="preserve">    const data = await dbConnect();</w:t>
      </w:r>
    </w:p>
    <w:p w:rsidR="00141CD9" w:rsidRDefault="003C0DB1">
      <w:pPr>
        <w:pStyle w:val="normal0"/>
      </w:pPr>
      <w:r>
        <w:t xml:space="preserve">    const result = await data.deleteOne({_id: new mongodb.ObjectId(req.params.id)})</w:t>
      </w:r>
    </w:p>
    <w:p w:rsidR="00141CD9" w:rsidRDefault="003C0DB1">
      <w:pPr>
        <w:pStyle w:val="normal0"/>
      </w:pPr>
      <w:r>
        <w:t xml:space="preserve">    resp.send(result)</w:t>
      </w:r>
    </w:p>
    <w:p w:rsidR="00141CD9" w:rsidRDefault="003C0DB1">
      <w:pPr>
        <w:pStyle w:val="normal0"/>
      </w:pPr>
      <w:r>
        <w:t>})</w:t>
      </w:r>
    </w:p>
    <w:p w:rsidR="00141CD9" w:rsidRDefault="003C0DB1">
      <w:pPr>
        <w:pStyle w:val="normal0"/>
      </w:pPr>
      <w:r>
        <w:t>*/</w:t>
      </w:r>
    </w:p>
    <w:p w:rsidR="00141CD9" w:rsidRDefault="003C0DB1">
      <w:pPr>
        <w:pStyle w:val="normal0"/>
      </w:pPr>
      <w:r>
        <w:t>app.listen(5000)</w:t>
      </w:r>
    </w:p>
    <w:p w:rsidR="00141CD9" w:rsidRDefault="00141CD9">
      <w:pPr>
        <w:pStyle w:val="normal0"/>
      </w:pPr>
    </w:p>
    <w:p w:rsidR="00141CD9" w:rsidRDefault="003C0DB1">
      <w:pPr>
        <w:pStyle w:val="normal0"/>
      </w:pPr>
      <w:r>
        <w:t>========================================================================</w:t>
      </w:r>
    </w:p>
    <w:p w:rsidR="00141CD9" w:rsidRDefault="00141CD9">
      <w:pPr>
        <w:pStyle w:val="Heading1"/>
        <w:keepNext w:val="0"/>
        <w:keepLines w:val="0"/>
        <w:pBdr>
          <w:top w:val="none" w:sz="0" w:space="15" w:color="auto"/>
          <w:left w:val="none" w:sz="0" w:space="15" w:color="auto"/>
          <w:bottom w:val="single" w:sz="12" w:space="15" w:color="E2D2E1"/>
          <w:right w:val="none" w:sz="0" w:space="15" w:color="auto"/>
        </w:pBdr>
        <w:spacing w:before="0" w:after="0" w:line="335" w:lineRule="auto"/>
        <w:ind w:left="1440" w:firstLine="720"/>
        <w:rPr>
          <w:b/>
          <w:bCs/>
          <w:sz w:val="49"/>
          <w:szCs w:val="49"/>
        </w:rPr>
      </w:pPr>
      <w:bookmarkStart w:id="153" w:name="_a3imb26j7bwh" w:colFirst="0" w:colLast="0"/>
      <w:bookmarkEnd w:id="153"/>
    </w:p>
    <w:p w:rsidR="00141CD9" w:rsidRDefault="00141CD9">
      <w:pPr>
        <w:pStyle w:val="Heading1"/>
        <w:keepNext w:val="0"/>
        <w:keepLines w:val="0"/>
        <w:pBdr>
          <w:top w:val="none" w:sz="0" w:space="15" w:color="auto"/>
          <w:left w:val="none" w:sz="0" w:space="15" w:color="auto"/>
          <w:bottom w:val="single" w:sz="12" w:space="15" w:color="E2D2E1"/>
          <w:right w:val="none" w:sz="0" w:space="15" w:color="auto"/>
        </w:pBdr>
        <w:spacing w:before="0" w:after="0" w:line="335" w:lineRule="auto"/>
        <w:ind w:left="1440" w:firstLine="720"/>
        <w:rPr>
          <w:b/>
          <w:bCs/>
          <w:sz w:val="49"/>
          <w:szCs w:val="49"/>
        </w:rPr>
      </w:pPr>
      <w:bookmarkStart w:id="154" w:name="_81lk3ub9j3a5" w:colFirst="0" w:colLast="0"/>
      <w:bookmarkEnd w:id="154"/>
    </w:p>
    <w:p w:rsidR="00141CD9" w:rsidRDefault="00141CD9">
      <w:pPr>
        <w:pStyle w:val="Heading1"/>
        <w:keepNext w:val="0"/>
        <w:keepLines w:val="0"/>
        <w:pBdr>
          <w:top w:val="none" w:sz="0" w:space="15" w:color="auto"/>
          <w:left w:val="none" w:sz="0" w:space="15" w:color="auto"/>
          <w:bottom w:val="single" w:sz="12" w:space="15" w:color="E2D2E1"/>
          <w:right w:val="none" w:sz="0" w:space="15" w:color="auto"/>
        </w:pBdr>
        <w:spacing w:before="0" w:after="0" w:line="335" w:lineRule="auto"/>
        <w:ind w:left="1440" w:firstLine="720"/>
        <w:rPr>
          <w:b/>
          <w:bCs/>
          <w:sz w:val="49"/>
          <w:szCs w:val="49"/>
        </w:rPr>
      </w:pPr>
      <w:bookmarkStart w:id="155" w:name="_s6b75jxkcn5d" w:colFirst="0" w:colLast="0"/>
      <w:bookmarkEnd w:id="155"/>
    </w:p>
    <w:p w:rsidR="00141CD9" w:rsidRDefault="00141CD9">
      <w:pPr>
        <w:pStyle w:val="Heading1"/>
        <w:keepNext w:val="0"/>
        <w:keepLines w:val="0"/>
        <w:pBdr>
          <w:top w:val="none" w:sz="0" w:space="15" w:color="auto"/>
          <w:left w:val="none" w:sz="0" w:space="15" w:color="auto"/>
          <w:bottom w:val="single" w:sz="12" w:space="15" w:color="E2D2E1"/>
          <w:right w:val="none" w:sz="0" w:space="15" w:color="auto"/>
        </w:pBdr>
        <w:spacing w:before="0" w:after="0" w:line="335" w:lineRule="auto"/>
        <w:ind w:left="1440" w:firstLine="720"/>
        <w:rPr>
          <w:b/>
          <w:bCs/>
          <w:sz w:val="49"/>
          <w:szCs w:val="49"/>
        </w:rPr>
      </w:pPr>
      <w:bookmarkStart w:id="156" w:name="_65x54yw0y17c" w:colFirst="0" w:colLast="0"/>
      <w:bookmarkEnd w:id="156"/>
    </w:p>
    <w:p w:rsidR="00141CD9" w:rsidRDefault="00141CD9">
      <w:pPr>
        <w:pStyle w:val="Heading1"/>
        <w:keepNext w:val="0"/>
        <w:keepLines w:val="0"/>
        <w:pBdr>
          <w:top w:val="none" w:sz="0" w:space="15" w:color="auto"/>
          <w:left w:val="none" w:sz="0" w:space="15" w:color="auto"/>
          <w:bottom w:val="single" w:sz="12" w:space="15" w:color="E2D2E1"/>
          <w:right w:val="none" w:sz="0" w:space="15" w:color="auto"/>
        </w:pBdr>
        <w:spacing w:before="0" w:after="0" w:line="335" w:lineRule="auto"/>
        <w:ind w:left="1440" w:firstLine="720"/>
        <w:rPr>
          <w:b/>
          <w:bCs/>
          <w:sz w:val="49"/>
          <w:szCs w:val="49"/>
        </w:rPr>
      </w:pPr>
      <w:bookmarkStart w:id="157" w:name="_1tgo7n4x1ket" w:colFirst="0" w:colLast="0"/>
      <w:bookmarkEnd w:id="157"/>
    </w:p>
    <w:p w:rsidR="00141CD9" w:rsidRDefault="00141CD9">
      <w:pPr>
        <w:pStyle w:val="Heading1"/>
        <w:keepNext w:val="0"/>
        <w:keepLines w:val="0"/>
        <w:pBdr>
          <w:top w:val="none" w:sz="0" w:space="15" w:color="auto"/>
          <w:left w:val="none" w:sz="0" w:space="15" w:color="auto"/>
          <w:bottom w:val="single" w:sz="12" w:space="15" w:color="E2D2E1"/>
          <w:right w:val="none" w:sz="0" w:space="15" w:color="auto"/>
        </w:pBdr>
        <w:spacing w:before="0" w:after="0" w:line="335" w:lineRule="auto"/>
        <w:ind w:left="1440" w:firstLine="720"/>
        <w:rPr>
          <w:b/>
          <w:bCs/>
          <w:sz w:val="49"/>
          <w:szCs w:val="49"/>
        </w:rPr>
      </w:pPr>
      <w:bookmarkStart w:id="158" w:name="_7q403xn53r0d" w:colFirst="0" w:colLast="0"/>
      <w:bookmarkEnd w:id="158"/>
    </w:p>
    <w:p w:rsidR="00141CD9" w:rsidRDefault="00141CD9">
      <w:pPr>
        <w:pStyle w:val="Heading1"/>
        <w:keepNext w:val="0"/>
        <w:keepLines w:val="0"/>
        <w:pBdr>
          <w:top w:val="none" w:sz="0" w:space="15" w:color="auto"/>
          <w:left w:val="none" w:sz="0" w:space="15" w:color="auto"/>
          <w:bottom w:val="single" w:sz="12" w:space="15" w:color="E2D2E1"/>
          <w:right w:val="none" w:sz="0" w:space="15" w:color="auto"/>
        </w:pBdr>
        <w:spacing w:before="0" w:after="0" w:line="335" w:lineRule="auto"/>
        <w:ind w:left="1440" w:firstLine="720"/>
        <w:rPr>
          <w:b/>
          <w:bCs/>
          <w:sz w:val="49"/>
          <w:szCs w:val="49"/>
        </w:rPr>
      </w:pPr>
      <w:bookmarkStart w:id="159" w:name="_od778qf8fobt" w:colFirst="0" w:colLast="0"/>
      <w:bookmarkEnd w:id="159"/>
    </w:p>
    <w:p w:rsidR="00141CD9" w:rsidRDefault="00141CD9">
      <w:pPr>
        <w:pStyle w:val="Heading1"/>
        <w:keepNext w:val="0"/>
        <w:keepLines w:val="0"/>
        <w:pBdr>
          <w:top w:val="none" w:sz="0" w:space="15" w:color="auto"/>
          <w:left w:val="none" w:sz="0" w:space="15" w:color="auto"/>
          <w:bottom w:val="single" w:sz="12" w:space="15" w:color="E2D2E1"/>
          <w:right w:val="none" w:sz="0" w:space="15" w:color="auto"/>
        </w:pBdr>
        <w:spacing w:before="0" w:after="0" w:line="335" w:lineRule="auto"/>
        <w:ind w:left="1440" w:firstLine="720"/>
        <w:rPr>
          <w:b/>
          <w:bCs/>
          <w:sz w:val="49"/>
          <w:szCs w:val="49"/>
        </w:rPr>
      </w:pPr>
      <w:bookmarkStart w:id="160" w:name="_vz7ka8qdi8wn" w:colFirst="0" w:colLast="0"/>
      <w:bookmarkEnd w:id="160"/>
    </w:p>
    <w:p w:rsidR="00141CD9" w:rsidRDefault="00141CD9">
      <w:pPr>
        <w:pStyle w:val="Heading1"/>
        <w:keepNext w:val="0"/>
        <w:keepLines w:val="0"/>
        <w:pBdr>
          <w:top w:val="none" w:sz="0" w:space="15" w:color="auto"/>
          <w:left w:val="none" w:sz="0" w:space="15" w:color="auto"/>
          <w:bottom w:val="single" w:sz="12" w:space="15" w:color="E2D2E1"/>
          <w:right w:val="none" w:sz="0" w:space="15" w:color="auto"/>
        </w:pBdr>
        <w:spacing w:before="0" w:after="0" w:line="335" w:lineRule="auto"/>
        <w:ind w:left="1440" w:firstLine="720"/>
        <w:rPr>
          <w:b/>
          <w:bCs/>
          <w:sz w:val="49"/>
          <w:szCs w:val="49"/>
        </w:rPr>
      </w:pPr>
      <w:bookmarkStart w:id="161" w:name="_mtt8dkrqglbj" w:colFirst="0" w:colLast="0"/>
      <w:bookmarkEnd w:id="161"/>
    </w:p>
    <w:p w:rsidR="00141CD9" w:rsidRDefault="003C0DB1">
      <w:pPr>
        <w:pStyle w:val="Heading1"/>
        <w:keepNext w:val="0"/>
        <w:keepLines w:val="0"/>
        <w:pBdr>
          <w:top w:val="none" w:sz="0" w:space="15" w:color="auto"/>
          <w:left w:val="none" w:sz="0" w:space="15" w:color="auto"/>
          <w:bottom w:val="single" w:sz="12" w:space="15" w:color="E2D2E1"/>
          <w:right w:val="none" w:sz="0" w:space="15" w:color="auto"/>
        </w:pBdr>
        <w:spacing w:before="0" w:after="0" w:line="335" w:lineRule="auto"/>
        <w:ind w:left="1440" w:firstLine="720"/>
        <w:rPr>
          <w:b/>
          <w:bCs/>
          <w:sz w:val="49"/>
          <w:szCs w:val="49"/>
        </w:rPr>
      </w:pPr>
      <w:bookmarkStart w:id="162" w:name="_op5ib5uomi21" w:colFirst="0" w:colLast="0"/>
      <w:bookmarkEnd w:id="162"/>
      <w:r>
        <w:rPr>
          <w:b/>
          <w:bCs/>
          <w:sz w:val="49"/>
          <w:szCs w:val="49"/>
        </w:rPr>
        <w:t>Node.js Mongoose</w:t>
      </w:r>
    </w:p>
    <w:p w:rsidR="00141CD9" w:rsidRDefault="00141CD9">
      <w:pPr>
        <w:pStyle w:val="normal0"/>
      </w:pPr>
    </w:p>
    <w:p w:rsidR="00141CD9" w:rsidRDefault="00141CD9">
      <w:pPr>
        <w:pStyle w:val="normal0"/>
      </w:pPr>
    </w:p>
    <w:p w:rsidR="00141CD9" w:rsidRDefault="003C0DB1">
      <w:pPr>
        <w:pStyle w:val="normal0"/>
        <w:pBdr>
          <w:top w:val="none" w:sz="0" w:space="7" w:color="auto"/>
          <w:left w:val="none" w:sz="0" w:space="10" w:color="auto"/>
          <w:bottom w:val="none" w:sz="0" w:space="7" w:color="auto"/>
          <w:right w:val="none" w:sz="0" w:space="10" w:color="auto"/>
          <w:between w:val="none" w:sz="0" w:space="7" w:color="auto"/>
        </w:pBdr>
        <w:spacing w:line="372" w:lineRule="auto"/>
        <w:rPr>
          <w:sz w:val="26"/>
          <w:szCs w:val="26"/>
        </w:rPr>
      </w:pPr>
      <w:r>
        <w:rPr>
          <w:sz w:val="26"/>
          <w:szCs w:val="26"/>
        </w:rPr>
        <w:t>Node.js Mongoose is a MongoDB object modeling tool designed to work in an asynchronous environment.</w:t>
      </w:r>
    </w:p>
    <w:p w:rsidR="00141CD9" w:rsidRDefault="003C0DB1">
      <w:pPr>
        <w:pStyle w:val="normal0"/>
        <w:pBdr>
          <w:top w:val="none" w:sz="0" w:space="7" w:color="auto"/>
          <w:left w:val="none" w:sz="0" w:space="10" w:color="auto"/>
          <w:bottom w:val="none" w:sz="0" w:space="7" w:color="auto"/>
          <w:right w:val="none" w:sz="0" w:space="10" w:color="auto"/>
          <w:between w:val="none" w:sz="0" w:space="7" w:color="auto"/>
        </w:pBdr>
        <w:spacing w:line="372" w:lineRule="auto"/>
        <w:rPr>
          <w:sz w:val="26"/>
          <w:szCs w:val="26"/>
        </w:rPr>
      </w:pPr>
      <w:r>
        <w:rPr>
          <w:sz w:val="26"/>
          <w:szCs w:val="26"/>
        </w:rPr>
        <w:t xml:space="preserve">Provide model &amp; schema </w:t>
      </w:r>
    </w:p>
    <w:p w:rsidR="00141CD9" w:rsidRDefault="003C0DB1">
      <w:pPr>
        <w:pStyle w:val="normal0"/>
        <w:pBdr>
          <w:top w:val="none" w:sz="0" w:space="7" w:color="auto"/>
          <w:left w:val="none" w:sz="0" w:space="10" w:color="auto"/>
          <w:bottom w:val="none" w:sz="0" w:space="7" w:color="auto"/>
          <w:right w:val="none" w:sz="0" w:space="10" w:color="auto"/>
          <w:between w:val="none" w:sz="0" w:space="7" w:color="auto"/>
        </w:pBdr>
        <w:spacing w:line="372" w:lineRule="auto"/>
        <w:rPr>
          <w:sz w:val="26"/>
          <w:szCs w:val="26"/>
        </w:rPr>
      </w:pPr>
      <w:r>
        <w:rPr>
          <w:sz w:val="26"/>
          <w:szCs w:val="26"/>
        </w:rPr>
        <w:t xml:space="preserve">Schema: field control in mongoose </w:t>
      </w:r>
    </w:p>
    <w:p w:rsidR="00141CD9" w:rsidRDefault="003C0DB1">
      <w:pPr>
        <w:pStyle w:val="normal0"/>
        <w:pBdr>
          <w:top w:val="none" w:sz="0" w:space="7" w:color="auto"/>
          <w:left w:val="none" w:sz="0" w:space="10" w:color="auto"/>
          <w:bottom w:val="none" w:sz="0" w:space="7" w:color="auto"/>
          <w:right w:val="none" w:sz="0" w:space="10" w:color="auto"/>
          <w:between w:val="none" w:sz="0" w:space="7" w:color="auto"/>
        </w:pBdr>
        <w:spacing w:line="372" w:lineRule="auto"/>
        <w:rPr>
          <w:sz w:val="26"/>
          <w:szCs w:val="26"/>
        </w:rPr>
      </w:pPr>
      <w:r>
        <w:rPr>
          <w:sz w:val="26"/>
          <w:szCs w:val="26"/>
        </w:rPr>
        <w:t>With the help of Mongoose, we can model our data.</w:t>
      </w:r>
    </w:p>
    <w:p w:rsidR="00141CD9" w:rsidRDefault="003C0DB1">
      <w:pPr>
        <w:pStyle w:val="normal0"/>
        <w:pBdr>
          <w:top w:val="none" w:sz="0" w:space="7" w:color="auto"/>
          <w:left w:val="none" w:sz="0" w:space="10" w:color="auto"/>
          <w:bottom w:val="none" w:sz="0" w:space="7" w:color="auto"/>
          <w:right w:val="none" w:sz="0" w:space="10" w:color="auto"/>
          <w:between w:val="none" w:sz="0" w:space="7" w:color="auto"/>
        </w:pBdr>
        <w:spacing w:line="372" w:lineRule="auto"/>
        <w:rPr>
          <w:sz w:val="26"/>
          <w:szCs w:val="26"/>
        </w:rPr>
      </w:pPr>
      <w:r>
        <w:rPr>
          <w:sz w:val="26"/>
          <w:szCs w:val="26"/>
        </w:rPr>
        <w:t>For example, consider that we are operating a store. Store has items. Each item could have properties : name, id, price, discount price, etc. With Mongoose we can model our items and do insertions or reads from the MongoDB Collection in terms of model objects, not bothering about the details of an object. Mongoose provides abstraction at Model level.</w:t>
      </w:r>
    </w:p>
    <w:p w:rsidR="00141CD9" w:rsidRDefault="003C0DB1">
      <w:pPr>
        <w:pStyle w:val="normal0"/>
        <w:pBdr>
          <w:top w:val="none" w:sz="0" w:space="7" w:color="auto"/>
          <w:left w:val="none" w:sz="0" w:space="10" w:color="auto"/>
          <w:bottom w:val="none" w:sz="0" w:space="7" w:color="auto"/>
          <w:right w:val="none" w:sz="0" w:space="10" w:color="auto"/>
          <w:between w:val="none" w:sz="0" w:space="7" w:color="auto"/>
        </w:pBdr>
        <w:spacing w:line="372" w:lineRule="auto"/>
        <w:rPr>
          <w:b/>
          <w:bCs/>
          <w:sz w:val="26"/>
          <w:szCs w:val="26"/>
        </w:rPr>
      </w:pPr>
      <w:r>
        <w:rPr>
          <w:b/>
          <w:bCs/>
          <w:sz w:val="26"/>
          <w:szCs w:val="26"/>
        </w:rPr>
        <w:t>Exa : Note : ( if we have table &amp; 3 columns then we add only 3 columns but sometimes by mistake we add extra columns like 4 or 5 columns &amp; not proper data type in table by api then problem occurs. So for solution Mongoose prevent &amp; provide model &amp; schema for perfect column with perfect data type so provide validation)</w:t>
      </w:r>
    </w:p>
    <w:p w:rsidR="00141CD9" w:rsidRDefault="003C0DB1">
      <w:pPr>
        <w:pStyle w:val="normal0"/>
        <w:pBdr>
          <w:top w:val="none" w:sz="0" w:space="7" w:color="auto"/>
          <w:left w:val="none" w:sz="0" w:space="10" w:color="auto"/>
          <w:bottom w:val="none" w:sz="0" w:space="7" w:color="auto"/>
          <w:right w:val="none" w:sz="0" w:space="10" w:color="auto"/>
          <w:between w:val="none" w:sz="0" w:space="7" w:color="auto"/>
        </w:pBdr>
        <w:spacing w:line="372" w:lineRule="auto"/>
        <w:rPr>
          <w:sz w:val="26"/>
          <w:szCs w:val="26"/>
        </w:rPr>
      </w:pPr>
      <w:r>
        <w:rPr>
          <w:sz w:val="26"/>
          <w:szCs w:val="26"/>
        </w:rPr>
        <w:t>we shall learn about the Mongoose package, how to install it, and different operations that are available with MongoDB.</w:t>
      </w:r>
    </w:p>
    <w:p w:rsidR="00141CD9" w:rsidRDefault="003C0DB1">
      <w:pPr>
        <w:pStyle w:val="Heading3"/>
        <w:keepNext w:val="0"/>
        <w:keepLines w:val="0"/>
        <w:pBdr>
          <w:top w:val="none" w:sz="0" w:space="3" w:color="auto"/>
          <w:between w:val="none" w:sz="0" w:space="7" w:color="auto"/>
        </w:pBdr>
        <w:spacing w:before="360" w:line="335" w:lineRule="auto"/>
        <w:ind w:left="220" w:right="220"/>
        <w:rPr>
          <w:b/>
          <w:bCs/>
          <w:color w:val="222222"/>
          <w:sz w:val="36"/>
          <w:szCs w:val="36"/>
        </w:rPr>
      </w:pPr>
      <w:bookmarkStart w:id="163" w:name="_g7hj4tcsqdaq" w:colFirst="0" w:colLast="0"/>
      <w:bookmarkEnd w:id="163"/>
      <w:r>
        <w:rPr>
          <w:b/>
          <w:bCs/>
          <w:color w:val="222222"/>
          <w:sz w:val="36"/>
          <w:szCs w:val="36"/>
        </w:rPr>
        <w:lastRenderedPageBreak/>
        <w:t>Prerequisites</w:t>
      </w:r>
    </w:p>
    <w:p w:rsidR="00141CD9" w:rsidRDefault="003C0DB1">
      <w:pPr>
        <w:pStyle w:val="normal0"/>
        <w:pBdr>
          <w:top w:val="none" w:sz="0" w:space="7" w:color="auto"/>
          <w:left w:val="none" w:sz="0" w:space="10" w:color="auto"/>
          <w:bottom w:val="none" w:sz="0" w:space="7" w:color="auto"/>
          <w:right w:val="none" w:sz="0" w:space="10" w:color="auto"/>
          <w:between w:val="none" w:sz="0" w:space="7" w:color="auto"/>
        </w:pBdr>
        <w:spacing w:line="372" w:lineRule="auto"/>
        <w:rPr>
          <w:sz w:val="26"/>
          <w:szCs w:val="26"/>
        </w:rPr>
      </w:pPr>
      <w:r>
        <w:rPr>
          <w:sz w:val="26"/>
          <w:szCs w:val="26"/>
        </w:rPr>
        <w:t>It is assumed that you have already installed Node.js and MongoDB. If incase not, then you may refer the below links.</w:t>
      </w:r>
    </w:p>
    <w:p w:rsidR="00141CD9" w:rsidRDefault="00141CD9">
      <w:pPr>
        <w:pStyle w:val="normal0"/>
        <w:numPr>
          <w:ilvl w:val="0"/>
          <w:numId w:val="2"/>
        </w:numPr>
        <w:pBdr>
          <w:top w:val="none" w:sz="0" w:space="7" w:color="auto"/>
          <w:left w:val="none" w:sz="0" w:space="10" w:color="auto"/>
          <w:bottom w:val="none" w:sz="0" w:space="7" w:color="auto"/>
          <w:right w:val="none" w:sz="0" w:space="10" w:color="auto"/>
          <w:between w:val="none" w:sz="0" w:space="7" w:color="auto"/>
        </w:pBdr>
        <w:spacing w:before="240" w:line="420" w:lineRule="auto"/>
        <w:ind w:right="120"/>
      </w:pPr>
      <w:hyperlink r:id="rId80">
        <w:r w:rsidR="003C0DB1">
          <w:rPr>
            <w:color w:val="4A61DF"/>
            <w:sz w:val="24"/>
            <w:szCs w:val="24"/>
          </w:rPr>
          <w:t>Install Node.js</w:t>
        </w:r>
      </w:hyperlink>
    </w:p>
    <w:p w:rsidR="00141CD9" w:rsidRDefault="00141CD9">
      <w:pPr>
        <w:pStyle w:val="normal0"/>
        <w:numPr>
          <w:ilvl w:val="0"/>
          <w:numId w:val="2"/>
        </w:numPr>
        <w:pBdr>
          <w:top w:val="none" w:sz="0" w:space="7" w:color="auto"/>
          <w:left w:val="none" w:sz="0" w:space="10" w:color="auto"/>
          <w:bottom w:val="none" w:sz="0" w:space="7" w:color="auto"/>
          <w:right w:val="none" w:sz="0" w:space="10" w:color="auto"/>
          <w:between w:val="none" w:sz="0" w:space="7" w:color="auto"/>
        </w:pBdr>
        <w:spacing w:line="420" w:lineRule="auto"/>
        <w:ind w:right="120"/>
      </w:pPr>
      <w:hyperlink r:id="rId81">
        <w:r w:rsidR="003C0DB1">
          <w:rPr>
            <w:color w:val="4A61DF"/>
            <w:sz w:val="24"/>
            <w:szCs w:val="24"/>
          </w:rPr>
          <w:t>Install MongoDB</w:t>
        </w:r>
      </w:hyperlink>
    </w:p>
    <w:p w:rsidR="00141CD9" w:rsidRDefault="003C0DB1">
      <w:pPr>
        <w:pStyle w:val="Heading3"/>
        <w:keepNext w:val="0"/>
        <w:keepLines w:val="0"/>
        <w:pBdr>
          <w:top w:val="none" w:sz="0" w:space="3" w:color="auto"/>
          <w:between w:val="none" w:sz="0" w:space="7" w:color="auto"/>
        </w:pBdr>
        <w:spacing w:before="360" w:line="335" w:lineRule="auto"/>
        <w:ind w:left="220" w:right="220"/>
        <w:rPr>
          <w:b/>
          <w:bCs/>
          <w:color w:val="222222"/>
          <w:sz w:val="36"/>
          <w:szCs w:val="36"/>
        </w:rPr>
      </w:pPr>
      <w:bookmarkStart w:id="164" w:name="_kwjsfjissjot" w:colFirst="0" w:colLast="0"/>
      <w:bookmarkEnd w:id="164"/>
      <w:r>
        <w:rPr>
          <w:b/>
          <w:bCs/>
          <w:color w:val="222222"/>
          <w:sz w:val="36"/>
          <w:szCs w:val="36"/>
        </w:rPr>
        <w:t>Installation</w:t>
      </w:r>
    </w:p>
    <w:p w:rsidR="00141CD9" w:rsidRDefault="003C0DB1">
      <w:pPr>
        <w:pStyle w:val="normal0"/>
        <w:pBdr>
          <w:top w:val="none" w:sz="0" w:space="7" w:color="auto"/>
          <w:left w:val="none" w:sz="0" w:space="10" w:color="auto"/>
          <w:bottom w:val="none" w:sz="0" w:space="7" w:color="auto"/>
          <w:right w:val="none" w:sz="0" w:space="10" w:color="auto"/>
          <w:between w:val="none" w:sz="0" w:space="7" w:color="auto"/>
        </w:pBdr>
        <w:spacing w:line="372" w:lineRule="auto"/>
        <w:rPr>
          <w:sz w:val="26"/>
          <w:szCs w:val="26"/>
        </w:rPr>
      </w:pPr>
      <w:r>
        <w:rPr>
          <w:sz w:val="26"/>
          <w:szCs w:val="26"/>
        </w:rPr>
        <w:t>To install Mongoose package, use npm (Node Package Manager). Open a terminal and run the following command.</w:t>
      </w:r>
    </w:p>
    <w:p w:rsidR="00141CD9" w:rsidRDefault="003C0DB1">
      <w:pPr>
        <w:pStyle w:val="normal0"/>
        <w:pBdr>
          <w:top w:val="none" w:sz="0" w:space="7" w:color="auto"/>
          <w:left w:val="none" w:sz="0" w:space="10" w:color="auto"/>
          <w:bottom w:val="none" w:sz="0" w:space="7" w:color="auto"/>
          <w:right w:val="none" w:sz="0" w:space="10" w:color="auto"/>
          <w:between w:val="none" w:sz="0" w:space="7" w:color="auto"/>
        </w:pBdr>
        <w:spacing w:line="372" w:lineRule="auto"/>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 npm install mongoose</w:t>
      </w:r>
    </w:p>
    <w:p w:rsidR="00141CD9" w:rsidRDefault="003C0DB1">
      <w:pPr>
        <w:pStyle w:val="Heading3"/>
        <w:keepNext w:val="0"/>
        <w:keepLines w:val="0"/>
        <w:pBdr>
          <w:top w:val="none" w:sz="0" w:space="3" w:color="auto"/>
          <w:between w:val="none" w:sz="0" w:space="7" w:color="auto"/>
        </w:pBdr>
        <w:spacing w:before="360" w:line="335" w:lineRule="auto"/>
        <w:ind w:left="220" w:right="220"/>
        <w:rPr>
          <w:b/>
          <w:bCs/>
          <w:color w:val="222222"/>
          <w:sz w:val="36"/>
          <w:szCs w:val="36"/>
          <w:shd w:val="clear" w:color="auto" w:fill="FDFDFD"/>
        </w:rPr>
      </w:pPr>
      <w:bookmarkStart w:id="165" w:name="_g90kcxc2cxcr" w:colFirst="0" w:colLast="0"/>
      <w:bookmarkEnd w:id="165"/>
      <w:r>
        <w:rPr>
          <w:b/>
          <w:bCs/>
          <w:color w:val="222222"/>
          <w:sz w:val="36"/>
          <w:szCs w:val="36"/>
          <w:shd w:val="clear" w:color="auto" w:fill="FDFDFD"/>
        </w:rPr>
        <w:t>Using Mongoose</w:t>
      </w:r>
    </w:p>
    <w:p w:rsidR="00141CD9" w:rsidRDefault="003C0DB1">
      <w:pPr>
        <w:pStyle w:val="normal0"/>
        <w:pBdr>
          <w:top w:val="none" w:sz="0" w:space="7" w:color="auto"/>
          <w:left w:val="none" w:sz="0" w:space="10" w:color="auto"/>
          <w:bottom w:val="none" w:sz="0" w:space="7" w:color="auto"/>
          <w:right w:val="none" w:sz="0" w:space="10" w:color="auto"/>
          <w:between w:val="none" w:sz="0" w:space="7" w:color="auto"/>
        </w:pBdr>
        <w:spacing w:line="372" w:lineRule="auto"/>
        <w:rPr>
          <w:sz w:val="26"/>
          <w:szCs w:val="26"/>
          <w:shd w:val="clear" w:color="auto" w:fill="FDFDFD"/>
        </w:rPr>
      </w:pPr>
      <w:r>
        <w:rPr>
          <w:sz w:val="26"/>
          <w:szCs w:val="26"/>
          <w:shd w:val="clear" w:color="auto" w:fill="FDFDFD"/>
        </w:rPr>
        <w:t>To use Mongoose in Node.js Script File, include require statement with mongoose package.</w:t>
      </w:r>
    </w:p>
    <w:tbl>
      <w:tblPr>
        <w:tblStyle w:val="a7"/>
        <w:tblW w:w="9360" w:type="dxa"/>
        <w:tblInd w:w="0" w:type="dxa"/>
        <w:tblBorders>
          <w:top w:val="nil"/>
          <w:left w:val="nil"/>
          <w:bottom w:val="nil"/>
          <w:right w:val="nil"/>
          <w:insideH w:val="nil"/>
          <w:insideV w:val="nil"/>
        </w:tblBorders>
        <w:tblLayout w:type="fixed"/>
        <w:tblLook w:val="0600"/>
      </w:tblPr>
      <w:tblGrid>
        <w:gridCol w:w="9360"/>
      </w:tblGrid>
      <w:tr w:rsidR="00141CD9">
        <w:trPr>
          <w:cantSplit/>
          <w:trHeight w:val="330"/>
          <w:tblHeader/>
        </w:trPr>
        <w:tc>
          <w:tcPr>
            <w:tcW w:w="9360" w:type="dxa"/>
            <w:tcBorders>
              <w:top w:val="nil"/>
              <w:left w:val="nil"/>
              <w:bottom w:val="nil"/>
              <w:right w:val="nil"/>
            </w:tcBorders>
            <w:tcMar>
              <w:top w:w="0" w:type="dxa"/>
              <w:left w:w="100" w:type="dxa"/>
              <w:bottom w:w="0" w:type="dxa"/>
              <w:right w:w="100" w:type="dxa"/>
            </w:tcMar>
          </w:tcPr>
          <w:p w:rsidR="00141CD9" w:rsidRDefault="003C0DB1">
            <w:pPr>
              <w:pStyle w:val="normal0"/>
              <w:pBdr>
                <w:top w:val="none" w:sz="0" w:space="7" w:color="auto"/>
                <w:left w:val="none" w:sz="0" w:space="10" w:color="auto"/>
                <w:bottom w:val="none" w:sz="0" w:space="7" w:color="auto"/>
                <w:right w:val="none" w:sz="0" w:space="10" w:color="auto"/>
                <w:between w:val="none" w:sz="0" w:space="7" w:color="auto"/>
              </w:pBdr>
              <w:shd w:val="clear" w:color="auto" w:fill="FFFFFF"/>
              <w:spacing w:line="264" w:lineRule="auto"/>
              <w:rPr>
                <w:rFonts w:ascii="Courier New" w:eastAsia="Courier New" w:hAnsi="Courier New" w:cs="Courier New"/>
                <w:sz w:val="24"/>
                <w:szCs w:val="24"/>
                <w:shd w:val="clear" w:color="auto" w:fill="FDFDFD"/>
              </w:rPr>
            </w:pPr>
            <w:r>
              <w:rPr>
                <w:rFonts w:ascii="Courier New" w:eastAsia="Courier New" w:hAnsi="Courier New" w:cs="Courier New"/>
                <w:color w:val="D8006C"/>
                <w:sz w:val="24"/>
                <w:szCs w:val="24"/>
                <w:shd w:val="clear" w:color="auto" w:fill="FDFDFD"/>
              </w:rPr>
              <w:t>var</w:t>
            </w:r>
            <w:r>
              <w:rPr>
                <w:rFonts w:ascii="Courier New" w:eastAsia="Courier New" w:hAnsi="Courier New" w:cs="Courier New"/>
                <w:sz w:val="24"/>
                <w:szCs w:val="24"/>
                <w:shd w:val="clear" w:color="auto" w:fill="FDFDFD"/>
              </w:rPr>
              <w:t xml:space="preserve"> mongoose = require(</w:t>
            </w:r>
            <w:r>
              <w:rPr>
                <w:rFonts w:ascii="Courier New" w:eastAsia="Courier New" w:hAnsi="Courier New" w:cs="Courier New"/>
                <w:color w:val="067D17"/>
                <w:sz w:val="24"/>
                <w:szCs w:val="24"/>
                <w:shd w:val="clear" w:color="auto" w:fill="FDFDFD"/>
              </w:rPr>
              <w:t>'mongoose'</w:t>
            </w:r>
            <w:r>
              <w:rPr>
                <w:rFonts w:ascii="Courier New" w:eastAsia="Courier New" w:hAnsi="Courier New" w:cs="Courier New"/>
                <w:sz w:val="24"/>
                <w:szCs w:val="24"/>
                <w:shd w:val="clear" w:color="auto" w:fill="FDFDFD"/>
              </w:rPr>
              <w:t>);</w:t>
            </w:r>
          </w:p>
          <w:p w:rsidR="00141CD9" w:rsidRDefault="003C0DB1">
            <w:pPr>
              <w:pStyle w:val="normal0"/>
              <w:pBdr>
                <w:top w:val="none" w:sz="0" w:space="7" w:color="auto"/>
                <w:left w:val="none" w:sz="0" w:space="10" w:color="auto"/>
                <w:bottom w:val="none" w:sz="0" w:space="7" w:color="auto"/>
                <w:right w:val="none" w:sz="0" w:space="10" w:color="auto"/>
                <w:between w:val="none" w:sz="0" w:space="7" w:color="auto"/>
              </w:pBdr>
              <w:shd w:val="clear" w:color="auto" w:fill="FFFFFF"/>
              <w:spacing w:line="264" w:lineRule="auto"/>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w:t>
            </w:r>
          </w:p>
        </w:tc>
      </w:tr>
    </w:tbl>
    <w:p w:rsidR="00141CD9" w:rsidRDefault="003C0DB1">
      <w:pPr>
        <w:pStyle w:val="Heading2"/>
        <w:keepNext w:val="0"/>
        <w:keepLines w:val="0"/>
        <w:pBdr>
          <w:left w:val="none" w:sz="0" w:space="10" w:color="auto"/>
          <w:right w:val="none" w:sz="0" w:space="10" w:color="auto"/>
        </w:pBdr>
        <w:spacing w:before="580" w:after="180" w:line="335" w:lineRule="auto"/>
        <w:rPr>
          <w:b/>
          <w:bCs/>
          <w:color w:val="FF0000"/>
          <w:sz w:val="58"/>
          <w:szCs w:val="58"/>
          <w:shd w:val="clear" w:color="auto" w:fill="FDFDFD"/>
        </w:rPr>
      </w:pPr>
      <w:bookmarkStart w:id="166" w:name="_8vojzens3f33" w:colFirst="0" w:colLast="0"/>
      <w:bookmarkEnd w:id="166"/>
      <w:r>
        <w:rPr>
          <w:b/>
          <w:bCs/>
          <w:color w:val="FF0000"/>
          <w:sz w:val="58"/>
          <w:szCs w:val="58"/>
          <w:shd w:val="clear" w:color="auto" w:fill="FDFDFD"/>
        </w:rPr>
        <w:t>Node.js Mongoose – Connect to MongoDB</w:t>
      </w:r>
    </w:p>
    <w:p w:rsidR="00141CD9" w:rsidRDefault="003C0DB1">
      <w:pPr>
        <w:pStyle w:val="normal0"/>
        <w:pBdr>
          <w:top w:val="none" w:sz="0" w:space="7" w:color="auto"/>
          <w:left w:val="none" w:sz="0" w:space="10" w:color="auto"/>
          <w:bottom w:val="none" w:sz="0" w:space="7" w:color="auto"/>
          <w:right w:val="none" w:sz="0" w:space="10" w:color="auto"/>
          <w:between w:val="none" w:sz="0" w:space="7" w:color="auto"/>
        </w:pBdr>
        <w:spacing w:line="372" w:lineRule="auto"/>
        <w:rPr>
          <w:sz w:val="26"/>
          <w:szCs w:val="26"/>
          <w:shd w:val="clear" w:color="auto" w:fill="FDFDFD"/>
        </w:rPr>
      </w:pPr>
      <w:r>
        <w:rPr>
          <w:sz w:val="26"/>
          <w:szCs w:val="26"/>
          <w:shd w:val="clear" w:color="auto" w:fill="FDFDFD"/>
        </w:rPr>
        <w:lastRenderedPageBreak/>
        <w:t>To connect to MongoDB from Node.js using Mongoose package, call connect() function, on the variable referencing to mongoose, with MongoDB Database URI passed as argument to the function.</w:t>
      </w:r>
    </w:p>
    <w:tbl>
      <w:tblPr>
        <w:tblStyle w:val="a8"/>
        <w:tblW w:w="9360" w:type="dxa"/>
        <w:tblInd w:w="0" w:type="dxa"/>
        <w:tblBorders>
          <w:top w:val="nil"/>
          <w:left w:val="nil"/>
          <w:bottom w:val="nil"/>
          <w:right w:val="nil"/>
          <w:insideH w:val="nil"/>
          <w:insideV w:val="nil"/>
        </w:tblBorders>
        <w:tblLayout w:type="fixed"/>
        <w:tblLook w:val="0600"/>
      </w:tblPr>
      <w:tblGrid>
        <w:gridCol w:w="9360"/>
      </w:tblGrid>
      <w:tr w:rsidR="00141CD9">
        <w:trPr>
          <w:cantSplit/>
          <w:trHeight w:val="675"/>
          <w:tblHeader/>
        </w:trPr>
        <w:tc>
          <w:tcPr>
            <w:tcW w:w="9360" w:type="dxa"/>
            <w:tcBorders>
              <w:top w:val="nil"/>
              <w:left w:val="nil"/>
              <w:bottom w:val="nil"/>
              <w:right w:val="nil"/>
            </w:tcBorders>
            <w:tcMar>
              <w:top w:w="0" w:type="dxa"/>
              <w:left w:w="100" w:type="dxa"/>
              <w:bottom w:w="0" w:type="dxa"/>
              <w:right w:w="100" w:type="dxa"/>
            </w:tcMar>
          </w:tcPr>
          <w:p w:rsidR="00141CD9" w:rsidRDefault="003C0DB1">
            <w:pPr>
              <w:pStyle w:val="normal0"/>
              <w:pBdr>
                <w:top w:val="none" w:sz="0" w:space="7" w:color="auto"/>
                <w:left w:val="none" w:sz="0" w:space="10" w:color="auto"/>
                <w:bottom w:val="none" w:sz="0" w:space="7" w:color="auto"/>
                <w:right w:val="none" w:sz="0" w:space="10" w:color="auto"/>
                <w:between w:val="none" w:sz="0" w:space="7" w:color="auto"/>
              </w:pBdr>
              <w:shd w:val="clear" w:color="auto" w:fill="FFFFFF"/>
              <w:spacing w:line="264" w:lineRule="auto"/>
              <w:rPr>
                <w:rFonts w:ascii="Courier New" w:eastAsia="Courier New" w:hAnsi="Courier New" w:cs="Courier New"/>
                <w:sz w:val="24"/>
                <w:szCs w:val="24"/>
                <w:shd w:val="clear" w:color="auto" w:fill="FDFDFD"/>
              </w:rPr>
            </w:pPr>
            <w:r>
              <w:rPr>
                <w:rFonts w:ascii="Courier New" w:eastAsia="Courier New" w:hAnsi="Courier New" w:cs="Courier New"/>
                <w:color w:val="D8006C"/>
                <w:sz w:val="24"/>
                <w:szCs w:val="24"/>
                <w:shd w:val="clear" w:color="auto" w:fill="FDFDFD"/>
              </w:rPr>
              <w:t>var</w:t>
            </w:r>
            <w:r>
              <w:rPr>
                <w:rFonts w:ascii="Courier New" w:eastAsia="Courier New" w:hAnsi="Courier New" w:cs="Courier New"/>
                <w:sz w:val="24"/>
                <w:szCs w:val="24"/>
                <w:shd w:val="clear" w:color="auto" w:fill="FDFDFD"/>
              </w:rPr>
              <w:t xml:space="preserve"> mongoose = require(</w:t>
            </w:r>
            <w:r>
              <w:rPr>
                <w:rFonts w:ascii="Courier New" w:eastAsia="Courier New" w:hAnsi="Courier New" w:cs="Courier New"/>
                <w:color w:val="067D17"/>
                <w:sz w:val="24"/>
                <w:szCs w:val="24"/>
                <w:shd w:val="clear" w:color="auto" w:fill="FDFDFD"/>
              </w:rPr>
              <w:t>'mongoose'</w:t>
            </w:r>
            <w:r>
              <w:rPr>
                <w:rFonts w:ascii="Courier New" w:eastAsia="Courier New" w:hAnsi="Courier New" w:cs="Courier New"/>
                <w:sz w:val="24"/>
                <w:szCs w:val="24"/>
                <w:shd w:val="clear" w:color="auto" w:fill="FDFDFD"/>
              </w:rPr>
              <w:t>);</w:t>
            </w:r>
          </w:p>
          <w:p w:rsidR="00141CD9" w:rsidRDefault="003C0DB1">
            <w:pPr>
              <w:pStyle w:val="normal0"/>
              <w:pBdr>
                <w:top w:val="none" w:sz="0" w:space="7" w:color="auto"/>
                <w:left w:val="none" w:sz="0" w:space="10" w:color="auto"/>
                <w:bottom w:val="none" w:sz="0" w:space="7" w:color="auto"/>
                <w:right w:val="none" w:sz="0" w:space="10" w:color="auto"/>
                <w:between w:val="none" w:sz="0" w:space="7" w:color="auto"/>
              </w:pBdr>
              <w:shd w:val="clear" w:color="auto" w:fill="FFFFFF"/>
              <w:spacing w:line="264" w:lineRule="auto"/>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mongoose.connect(</w:t>
            </w:r>
            <w:r>
              <w:rPr>
                <w:rFonts w:ascii="Courier New" w:eastAsia="Courier New" w:hAnsi="Courier New" w:cs="Courier New"/>
                <w:color w:val="067D17"/>
                <w:sz w:val="24"/>
                <w:szCs w:val="24"/>
                <w:shd w:val="clear" w:color="auto" w:fill="FDFDFD"/>
              </w:rPr>
              <w:t>'mongodb://localhost:27017/database_name'</w:t>
            </w:r>
            <w:r>
              <w:rPr>
                <w:rFonts w:ascii="Courier New" w:eastAsia="Courier New" w:hAnsi="Courier New" w:cs="Courier New"/>
                <w:sz w:val="24"/>
                <w:szCs w:val="24"/>
                <w:shd w:val="clear" w:color="auto" w:fill="FDFDFD"/>
              </w:rPr>
              <w:t>);</w:t>
            </w:r>
          </w:p>
        </w:tc>
      </w:tr>
    </w:tbl>
    <w:p w:rsidR="00141CD9" w:rsidRDefault="003C0DB1">
      <w:pPr>
        <w:pStyle w:val="Heading3"/>
        <w:keepNext w:val="0"/>
        <w:keepLines w:val="0"/>
        <w:pBdr>
          <w:top w:val="none" w:sz="0" w:space="3" w:color="auto"/>
          <w:between w:val="none" w:sz="0" w:space="7" w:color="auto"/>
        </w:pBdr>
        <w:spacing w:before="360" w:line="335" w:lineRule="auto"/>
        <w:ind w:left="220" w:right="220"/>
        <w:rPr>
          <w:b/>
          <w:bCs/>
          <w:color w:val="222222"/>
          <w:sz w:val="36"/>
          <w:szCs w:val="36"/>
          <w:shd w:val="clear" w:color="auto" w:fill="FDFDFD"/>
        </w:rPr>
      </w:pPr>
      <w:bookmarkStart w:id="167" w:name="_sucgxxc2j5me" w:colFirst="0" w:colLast="0"/>
      <w:bookmarkEnd w:id="167"/>
      <w:r>
        <w:rPr>
          <w:b/>
          <w:bCs/>
          <w:color w:val="222222"/>
          <w:sz w:val="36"/>
          <w:szCs w:val="36"/>
          <w:shd w:val="clear" w:color="auto" w:fill="FDFDFD"/>
        </w:rPr>
        <w:t>Get reference to Database</w:t>
      </w:r>
    </w:p>
    <w:p w:rsidR="00141CD9" w:rsidRDefault="003C0DB1">
      <w:pPr>
        <w:pStyle w:val="normal0"/>
        <w:pBdr>
          <w:top w:val="none" w:sz="0" w:space="7" w:color="auto"/>
          <w:left w:val="none" w:sz="0" w:space="10" w:color="auto"/>
          <w:bottom w:val="none" w:sz="0" w:space="7" w:color="auto"/>
          <w:right w:val="none" w:sz="0" w:space="10" w:color="auto"/>
          <w:between w:val="none" w:sz="0" w:space="7" w:color="auto"/>
        </w:pBdr>
        <w:spacing w:line="372" w:lineRule="auto"/>
        <w:rPr>
          <w:sz w:val="26"/>
          <w:szCs w:val="26"/>
          <w:shd w:val="clear" w:color="auto" w:fill="FDFDFD"/>
        </w:rPr>
      </w:pPr>
      <w:r>
        <w:rPr>
          <w:sz w:val="26"/>
          <w:szCs w:val="26"/>
          <w:shd w:val="clear" w:color="auto" w:fill="FDFDFD"/>
        </w:rPr>
        <w:t>To get a reference to the database specified, use connection() function on Mongoose reference, as shown below :</w:t>
      </w:r>
    </w:p>
    <w:tbl>
      <w:tblPr>
        <w:tblStyle w:val="a9"/>
        <w:tblW w:w="9360" w:type="dxa"/>
        <w:tblInd w:w="0" w:type="dxa"/>
        <w:tblBorders>
          <w:top w:val="nil"/>
          <w:left w:val="nil"/>
          <w:bottom w:val="nil"/>
          <w:right w:val="nil"/>
          <w:insideH w:val="nil"/>
          <w:insideV w:val="nil"/>
        </w:tblBorders>
        <w:tblLayout w:type="fixed"/>
        <w:tblLook w:val="0600"/>
      </w:tblPr>
      <w:tblGrid>
        <w:gridCol w:w="9360"/>
      </w:tblGrid>
      <w:tr w:rsidR="00141CD9">
        <w:trPr>
          <w:cantSplit/>
          <w:trHeight w:val="330"/>
          <w:tblHeader/>
        </w:trPr>
        <w:tc>
          <w:tcPr>
            <w:tcW w:w="9360" w:type="dxa"/>
            <w:tcBorders>
              <w:top w:val="nil"/>
              <w:left w:val="nil"/>
              <w:bottom w:val="nil"/>
              <w:right w:val="nil"/>
            </w:tcBorders>
            <w:tcMar>
              <w:top w:w="0" w:type="dxa"/>
              <w:left w:w="100" w:type="dxa"/>
              <w:bottom w:w="0" w:type="dxa"/>
              <w:right w:w="100" w:type="dxa"/>
            </w:tcMar>
          </w:tcPr>
          <w:p w:rsidR="00141CD9" w:rsidRDefault="003C0DB1">
            <w:pPr>
              <w:pStyle w:val="normal0"/>
              <w:pBdr>
                <w:top w:val="none" w:sz="0" w:space="7" w:color="auto"/>
                <w:left w:val="none" w:sz="0" w:space="10" w:color="auto"/>
                <w:bottom w:val="none" w:sz="0" w:space="7" w:color="auto"/>
                <w:right w:val="none" w:sz="0" w:space="10" w:color="auto"/>
                <w:between w:val="none" w:sz="0" w:space="7" w:color="auto"/>
              </w:pBdr>
              <w:shd w:val="clear" w:color="auto" w:fill="FFFFFF"/>
              <w:spacing w:line="264" w:lineRule="auto"/>
              <w:rPr>
                <w:rFonts w:ascii="Courier New" w:eastAsia="Courier New" w:hAnsi="Courier New" w:cs="Courier New"/>
                <w:sz w:val="24"/>
                <w:szCs w:val="24"/>
                <w:shd w:val="clear" w:color="auto" w:fill="FDFDFD"/>
              </w:rPr>
            </w:pPr>
            <w:r>
              <w:rPr>
                <w:rFonts w:ascii="Courier New" w:eastAsia="Courier New" w:hAnsi="Courier New" w:cs="Courier New"/>
                <w:color w:val="D8006C"/>
                <w:sz w:val="24"/>
                <w:szCs w:val="24"/>
                <w:shd w:val="clear" w:color="auto" w:fill="FDFDFD"/>
              </w:rPr>
              <w:t>var</w:t>
            </w:r>
            <w:r>
              <w:rPr>
                <w:rFonts w:ascii="Courier New" w:eastAsia="Courier New" w:hAnsi="Courier New" w:cs="Courier New"/>
                <w:sz w:val="24"/>
                <w:szCs w:val="24"/>
                <w:shd w:val="clear" w:color="auto" w:fill="FDFDFD"/>
              </w:rPr>
              <w:t xml:space="preserve"> db = mongoose.connection;</w:t>
            </w:r>
          </w:p>
        </w:tc>
      </w:tr>
    </w:tbl>
    <w:p w:rsidR="00141CD9" w:rsidRDefault="003C0DB1">
      <w:pPr>
        <w:pStyle w:val="normal0"/>
        <w:pBdr>
          <w:top w:val="none" w:sz="0" w:space="7" w:color="auto"/>
          <w:left w:val="none" w:sz="0" w:space="10" w:color="auto"/>
          <w:bottom w:val="none" w:sz="0" w:space="7" w:color="auto"/>
          <w:right w:val="none" w:sz="0" w:space="10" w:color="auto"/>
          <w:between w:val="none" w:sz="0" w:space="7" w:color="auto"/>
        </w:pBdr>
        <w:spacing w:line="372" w:lineRule="auto"/>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 xml:space="preserve">Example </w:t>
      </w:r>
    </w:p>
    <w:p w:rsidR="00141CD9" w:rsidRDefault="003C0DB1">
      <w:pPr>
        <w:pStyle w:val="normal0"/>
        <w:pBdr>
          <w:top w:val="none" w:sz="0" w:space="7" w:color="auto"/>
          <w:left w:val="none" w:sz="0" w:space="10" w:color="auto"/>
          <w:bottom w:val="none" w:sz="0" w:space="7" w:color="auto"/>
          <w:right w:val="none" w:sz="0" w:space="10" w:color="auto"/>
          <w:between w:val="none" w:sz="0" w:space="7" w:color="auto"/>
        </w:pBdr>
        <w:spacing w:line="372" w:lineRule="auto"/>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nodejs_mongodb_conn.js</w:t>
      </w:r>
    </w:p>
    <w:p w:rsidR="00141CD9" w:rsidRDefault="003C0DB1">
      <w:pPr>
        <w:pStyle w:val="normal0"/>
        <w:shd w:val="clear" w:color="auto" w:fill="FDFDFD"/>
        <w:spacing w:line="264" w:lineRule="auto"/>
        <w:rPr>
          <w:rFonts w:ascii="Courier New" w:eastAsia="Courier New" w:hAnsi="Courier New" w:cs="Courier New"/>
          <w:sz w:val="24"/>
          <w:szCs w:val="24"/>
        </w:rPr>
      </w:pPr>
      <w:r>
        <w:rPr>
          <w:rFonts w:ascii="Courier New" w:eastAsia="Courier New" w:hAnsi="Courier New" w:cs="Courier New"/>
          <w:color w:val="D8006C"/>
          <w:sz w:val="24"/>
          <w:szCs w:val="24"/>
        </w:rPr>
        <w:t>var</w:t>
      </w:r>
      <w:r>
        <w:rPr>
          <w:rFonts w:ascii="Courier New" w:eastAsia="Courier New" w:hAnsi="Courier New" w:cs="Courier New"/>
          <w:sz w:val="24"/>
          <w:szCs w:val="24"/>
        </w:rPr>
        <w:t xml:space="preserve"> mongoose = require(</w:t>
      </w:r>
      <w:r>
        <w:rPr>
          <w:rFonts w:ascii="Courier New" w:eastAsia="Courier New" w:hAnsi="Courier New" w:cs="Courier New"/>
          <w:color w:val="067D17"/>
          <w:sz w:val="24"/>
          <w:szCs w:val="24"/>
        </w:rPr>
        <w:t>'mongoose'</w:t>
      </w:r>
      <w:r>
        <w:rPr>
          <w:rFonts w:ascii="Courier New" w:eastAsia="Courier New" w:hAnsi="Courier New" w:cs="Courier New"/>
          <w:sz w:val="24"/>
          <w:szCs w:val="24"/>
        </w:rPr>
        <w:t>);</w:t>
      </w:r>
    </w:p>
    <w:p w:rsidR="00141CD9" w:rsidRDefault="003C0DB1">
      <w:pPr>
        <w:pStyle w:val="normal0"/>
        <w:shd w:val="clear" w:color="auto" w:fill="FDFDFD"/>
        <w:spacing w:line="264" w:lineRule="auto"/>
        <w:rPr>
          <w:rFonts w:ascii="Courier New" w:eastAsia="Courier New" w:hAnsi="Courier New" w:cs="Courier New"/>
          <w:sz w:val="24"/>
          <w:szCs w:val="24"/>
        </w:rPr>
      </w:pPr>
      <w:r>
        <w:rPr>
          <w:rFonts w:ascii="Courier New" w:eastAsia="Courier New" w:hAnsi="Courier New" w:cs="Courier New"/>
          <w:sz w:val="24"/>
          <w:szCs w:val="24"/>
        </w:rPr>
        <w:t>mongoose.connect(</w:t>
      </w:r>
      <w:r>
        <w:rPr>
          <w:rFonts w:ascii="Courier New" w:eastAsia="Courier New" w:hAnsi="Courier New" w:cs="Courier New"/>
          <w:color w:val="067D17"/>
          <w:sz w:val="24"/>
          <w:szCs w:val="24"/>
        </w:rPr>
        <w:t>'mongodb://localhost:27017/tutorialkart'</w:t>
      </w:r>
      <w:r>
        <w:rPr>
          <w:rFonts w:ascii="Courier New" w:eastAsia="Courier New" w:hAnsi="Courier New" w:cs="Courier New"/>
          <w:sz w:val="24"/>
          <w:szCs w:val="24"/>
        </w:rPr>
        <w:t>);</w:t>
      </w:r>
    </w:p>
    <w:p w:rsidR="00141CD9" w:rsidRDefault="003C0DB1">
      <w:pPr>
        <w:pStyle w:val="normal0"/>
        <w:shd w:val="clear" w:color="auto" w:fill="FDFDFD"/>
        <w:spacing w:line="264" w:lineRule="auto"/>
        <w:rPr>
          <w:rFonts w:ascii="Courier New" w:eastAsia="Courier New" w:hAnsi="Courier New" w:cs="Courier New"/>
          <w:sz w:val="24"/>
          <w:szCs w:val="24"/>
        </w:rPr>
      </w:pPr>
      <w:r>
        <w:rPr>
          <w:rFonts w:ascii="Courier New" w:eastAsia="Courier New" w:hAnsi="Courier New" w:cs="Courier New"/>
          <w:sz w:val="24"/>
          <w:szCs w:val="24"/>
        </w:rPr>
        <w:t xml:space="preserve"> </w:t>
      </w:r>
    </w:p>
    <w:p w:rsidR="00141CD9" w:rsidRDefault="003C0DB1">
      <w:pPr>
        <w:pStyle w:val="normal0"/>
        <w:shd w:val="clear" w:color="auto" w:fill="FDFDFD"/>
        <w:spacing w:line="264" w:lineRule="auto"/>
        <w:rPr>
          <w:rFonts w:ascii="Courier New" w:eastAsia="Courier New" w:hAnsi="Courier New" w:cs="Courier New"/>
          <w:sz w:val="24"/>
          <w:szCs w:val="24"/>
        </w:rPr>
      </w:pPr>
      <w:r>
        <w:rPr>
          <w:rFonts w:ascii="Courier New" w:eastAsia="Courier New" w:hAnsi="Courier New" w:cs="Courier New"/>
          <w:color w:val="D8006C"/>
          <w:sz w:val="24"/>
          <w:szCs w:val="24"/>
        </w:rPr>
        <w:t>var</w:t>
      </w:r>
      <w:r>
        <w:rPr>
          <w:rFonts w:ascii="Courier New" w:eastAsia="Courier New" w:hAnsi="Courier New" w:cs="Courier New"/>
          <w:sz w:val="24"/>
          <w:szCs w:val="24"/>
        </w:rPr>
        <w:t xml:space="preserve"> db = mongoose.connection;</w:t>
      </w:r>
    </w:p>
    <w:p w:rsidR="00141CD9" w:rsidRDefault="003C0DB1">
      <w:pPr>
        <w:pStyle w:val="normal0"/>
        <w:shd w:val="clear" w:color="auto" w:fill="FDFDFD"/>
        <w:spacing w:line="264" w:lineRule="auto"/>
        <w:rPr>
          <w:rFonts w:ascii="Courier New" w:eastAsia="Courier New" w:hAnsi="Courier New" w:cs="Courier New"/>
          <w:sz w:val="24"/>
          <w:szCs w:val="24"/>
        </w:rPr>
      </w:pPr>
      <w:r>
        <w:rPr>
          <w:rFonts w:ascii="Courier New" w:eastAsia="Courier New" w:hAnsi="Courier New" w:cs="Courier New"/>
          <w:sz w:val="24"/>
          <w:szCs w:val="24"/>
        </w:rPr>
        <w:t xml:space="preserve"> </w:t>
      </w:r>
    </w:p>
    <w:p w:rsidR="00141CD9" w:rsidRDefault="003C0DB1">
      <w:pPr>
        <w:pStyle w:val="normal0"/>
        <w:shd w:val="clear" w:color="auto" w:fill="FDFDFD"/>
        <w:spacing w:line="264" w:lineRule="auto"/>
        <w:rPr>
          <w:rFonts w:ascii="Courier New" w:eastAsia="Courier New" w:hAnsi="Courier New" w:cs="Courier New"/>
          <w:sz w:val="24"/>
          <w:szCs w:val="24"/>
        </w:rPr>
      </w:pPr>
      <w:r>
        <w:rPr>
          <w:rFonts w:ascii="Courier New" w:eastAsia="Courier New" w:hAnsi="Courier New" w:cs="Courier New"/>
          <w:sz w:val="24"/>
          <w:szCs w:val="24"/>
        </w:rPr>
        <w:t>db.on(</w:t>
      </w:r>
      <w:r>
        <w:rPr>
          <w:rFonts w:ascii="Courier New" w:eastAsia="Courier New" w:hAnsi="Courier New" w:cs="Courier New"/>
          <w:color w:val="067D17"/>
          <w:sz w:val="24"/>
          <w:szCs w:val="24"/>
        </w:rPr>
        <w:t>'error'</w:t>
      </w:r>
      <w:r>
        <w:rPr>
          <w:rFonts w:ascii="Courier New" w:eastAsia="Courier New" w:hAnsi="Courier New" w:cs="Courier New"/>
          <w:sz w:val="24"/>
          <w:szCs w:val="24"/>
        </w:rPr>
        <w:t xml:space="preserve">, console.error.bind(console, </w:t>
      </w:r>
      <w:r>
        <w:rPr>
          <w:rFonts w:ascii="Courier New" w:eastAsia="Courier New" w:hAnsi="Courier New" w:cs="Courier New"/>
          <w:color w:val="067D17"/>
          <w:sz w:val="24"/>
          <w:szCs w:val="24"/>
        </w:rPr>
        <w:t>'connection error:'</w:t>
      </w:r>
      <w:r>
        <w:rPr>
          <w:rFonts w:ascii="Courier New" w:eastAsia="Courier New" w:hAnsi="Courier New" w:cs="Courier New"/>
          <w:sz w:val="24"/>
          <w:szCs w:val="24"/>
        </w:rPr>
        <w:t>));</w:t>
      </w:r>
    </w:p>
    <w:p w:rsidR="00141CD9" w:rsidRDefault="003C0DB1">
      <w:pPr>
        <w:pStyle w:val="normal0"/>
        <w:shd w:val="clear" w:color="auto" w:fill="FDFDFD"/>
        <w:spacing w:line="264" w:lineRule="auto"/>
        <w:rPr>
          <w:rFonts w:ascii="Courier New" w:eastAsia="Courier New" w:hAnsi="Courier New" w:cs="Courier New"/>
          <w:sz w:val="24"/>
          <w:szCs w:val="24"/>
        </w:rPr>
      </w:pPr>
      <w:r>
        <w:rPr>
          <w:rFonts w:ascii="Courier New" w:eastAsia="Courier New" w:hAnsi="Courier New" w:cs="Courier New"/>
          <w:sz w:val="24"/>
          <w:szCs w:val="24"/>
        </w:rPr>
        <w:t xml:space="preserve"> </w:t>
      </w:r>
    </w:p>
    <w:p w:rsidR="00141CD9" w:rsidRDefault="003C0DB1">
      <w:pPr>
        <w:pStyle w:val="normal0"/>
        <w:shd w:val="clear" w:color="auto" w:fill="FDFDFD"/>
        <w:spacing w:line="264" w:lineRule="auto"/>
        <w:rPr>
          <w:rFonts w:ascii="Courier New" w:eastAsia="Courier New" w:hAnsi="Courier New" w:cs="Courier New"/>
          <w:sz w:val="24"/>
          <w:szCs w:val="24"/>
        </w:rPr>
      </w:pPr>
      <w:r>
        <w:rPr>
          <w:rFonts w:ascii="Courier New" w:eastAsia="Courier New" w:hAnsi="Courier New" w:cs="Courier New"/>
          <w:sz w:val="24"/>
          <w:szCs w:val="24"/>
        </w:rPr>
        <w:t>db.once(</w:t>
      </w:r>
      <w:r>
        <w:rPr>
          <w:rFonts w:ascii="Courier New" w:eastAsia="Courier New" w:hAnsi="Courier New" w:cs="Courier New"/>
          <w:color w:val="067D17"/>
          <w:sz w:val="24"/>
          <w:szCs w:val="24"/>
        </w:rPr>
        <w:t>'open'</w:t>
      </w:r>
      <w:r>
        <w:rPr>
          <w:rFonts w:ascii="Courier New" w:eastAsia="Courier New" w:hAnsi="Courier New" w:cs="Courier New"/>
          <w:sz w:val="24"/>
          <w:szCs w:val="24"/>
        </w:rPr>
        <w:t xml:space="preserve">, </w:t>
      </w:r>
      <w:r>
        <w:rPr>
          <w:rFonts w:ascii="Courier New" w:eastAsia="Courier New" w:hAnsi="Courier New" w:cs="Courier New"/>
          <w:color w:val="D8006C"/>
          <w:sz w:val="24"/>
          <w:szCs w:val="24"/>
        </w:rPr>
        <w:t>function</w:t>
      </w:r>
      <w:r>
        <w:rPr>
          <w:rFonts w:ascii="Courier New" w:eastAsia="Courier New" w:hAnsi="Courier New" w:cs="Courier New"/>
          <w:sz w:val="24"/>
          <w:szCs w:val="24"/>
        </w:rPr>
        <w:t>() {</w:t>
      </w:r>
    </w:p>
    <w:p w:rsidR="00141CD9" w:rsidRDefault="003C0DB1">
      <w:pPr>
        <w:pStyle w:val="normal0"/>
        <w:shd w:val="clear" w:color="auto" w:fill="FDFDFD"/>
        <w:spacing w:line="264" w:lineRule="auto"/>
        <w:rPr>
          <w:rFonts w:ascii="Courier New" w:eastAsia="Courier New" w:hAnsi="Courier New" w:cs="Courier New"/>
          <w:sz w:val="24"/>
          <w:szCs w:val="24"/>
        </w:rPr>
      </w:pPr>
      <w:r>
        <w:rPr>
          <w:rFonts w:ascii="Courier New" w:eastAsia="Courier New" w:hAnsi="Courier New" w:cs="Courier New"/>
          <w:sz w:val="24"/>
          <w:szCs w:val="24"/>
        </w:rPr>
        <w:t xml:space="preserve">  console.log(</w:t>
      </w:r>
      <w:r>
        <w:rPr>
          <w:rFonts w:ascii="Courier New" w:eastAsia="Courier New" w:hAnsi="Courier New" w:cs="Courier New"/>
          <w:color w:val="067D17"/>
          <w:sz w:val="24"/>
          <w:szCs w:val="24"/>
        </w:rPr>
        <w:t>"Connection Successful!"</w:t>
      </w:r>
      <w:r>
        <w:rPr>
          <w:rFonts w:ascii="Courier New" w:eastAsia="Courier New" w:hAnsi="Courier New" w:cs="Courier New"/>
          <w:sz w:val="24"/>
          <w:szCs w:val="24"/>
        </w:rPr>
        <w:t>);</w:t>
      </w:r>
    </w:p>
    <w:p w:rsidR="00141CD9" w:rsidRDefault="003C0DB1">
      <w:pPr>
        <w:pStyle w:val="normal0"/>
        <w:shd w:val="clear" w:color="auto" w:fill="FDFDFD"/>
        <w:spacing w:line="264" w:lineRule="auto"/>
        <w:rPr>
          <w:rFonts w:ascii="Courier New" w:eastAsia="Courier New" w:hAnsi="Courier New" w:cs="Courier New"/>
          <w:sz w:val="24"/>
          <w:szCs w:val="24"/>
        </w:rPr>
      </w:pPr>
      <w:r>
        <w:rPr>
          <w:rFonts w:ascii="Courier New" w:eastAsia="Courier New" w:hAnsi="Courier New" w:cs="Courier New"/>
          <w:sz w:val="24"/>
          <w:szCs w:val="24"/>
        </w:rPr>
        <w:t>});</w:t>
      </w:r>
    </w:p>
    <w:p w:rsidR="00141CD9" w:rsidRDefault="00141CD9">
      <w:pPr>
        <w:pStyle w:val="normal0"/>
      </w:pPr>
    </w:p>
    <w:p w:rsidR="00141CD9" w:rsidRDefault="00141CD9">
      <w:pPr>
        <w:pStyle w:val="normal0"/>
      </w:pPr>
    </w:p>
    <w:p w:rsidR="00141CD9" w:rsidRDefault="003C0DB1">
      <w:pPr>
        <w:pStyle w:val="normal0"/>
      </w:pPr>
      <w:r>
        <w:t xml:space="preserve">Output: </w:t>
      </w:r>
      <w:r>
        <w:rPr>
          <w:rFonts w:ascii="Courier New" w:eastAsia="Courier New" w:hAnsi="Courier New" w:cs="Courier New"/>
          <w:color w:val="EEEEEE"/>
          <w:sz w:val="24"/>
          <w:szCs w:val="24"/>
          <w:shd w:val="clear" w:color="auto" w:fill="333333"/>
        </w:rPr>
        <w:t>Connection Successful!</w:t>
      </w:r>
    </w:p>
    <w:p w:rsidR="00141CD9" w:rsidRDefault="00141CD9">
      <w:pPr>
        <w:pStyle w:val="normal0"/>
      </w:pPr>
    </w:p>
    <w:p w:rsidR="00141CD9" w:rsidRDefault="003C0DB1">
      <w:pPr>
        <w:pStyle w:val="normal0"/>
        <w:rPr>
          <w:sz w:val="26"/>
          <w:szCs w:val="26"/>
        </w:rPr>
      </w:pPr>
      <w:r>
        <w:rPr>
          <w:sz w:val="26"/>
          <w:szCs w:val="26"/>
        </w:rPr>
        <w:t>To simulate ‘Connection not successful’ scenario, lets change the port to some incorrect value.</w:t>
      </w:r>
    </w:p>
    <w:p w:rsidR="00141CD9" w:rsidRDefault="00141CD9">
      <w:pPr>
        <w:pStyle w:val="normal0"/>
        <w:rPr>
          <w:sz w:val="26"/>
          <w:szCs w:val="26"/>
        </w:rPr>
      </w:pPr>
    </w:p>
    <w:p w:rsidR="00141CD9" w:rsidRDefault="003C0DB1">
      <w:pPr>
        <w:pStyle w:val="normal0"/>
        <w:shd w:val="clear" w:color="auto" w:fill="FDFDFD"/>
        <w:spacing w:line="264" w:lineRule="auto"/>
        <w:rPr>
          <w:rFonts w:ascii="Courier New" w:eastAsia="Courier New" w:hAnsi="Courier New" w:cs="Courier New"/>
          <w:color w:val="E96110"/>
          <w:sz w:val="24"/>
          <w:szCs w:val="24"/>
        </w:rPr>
      </w:pPr>
      <w:r>
        <w:rPr>
          <w:rFonts w:ascii="Courier New" w:eastAsia="Courier New" w:hAnsi="Courier New" w:cs="Courier New"/>
          <w:color w:val="E96110"/>
          <w:sz w:val="24"/>
          <w:szCs w:val="24"/>
        </w:rPr>
        <w:t># incorrect port number</w:t>
      </w:r>
    </w:p>
    <w:p w:rsidR="00141CD9" w:rsidRDefault="003C0DB1">
      <w:pPr>
        <w:pStyle w:val="normal0"/>
        <w:shd w:val="clear" w:color="auto" w:fill="FDFDFD"/>
        <w:spacing w:line="264" w:lineRule="auto"/>
        <w:rPr>
          <w:rFonts w:ascii="Courier New" w:eastAsia="Courier New" w:hAnsi="Courier New" w:cs="Courier New"/>
          <w:sz w:val="24"/>
          <w:szCs w:val="24"/>
        </w:rPr>
      </w:pPr>
      <w:r>
        <w:rPr>
          <w:rFonts w:ascii="Courier New" w:eastAsia="Courier New" w:hAnsi="Courier New" w:cs="Courier New"/>
          <w:sz w:val="24"/>
          <w:szCs w:val="24"/>
        </w:rPr>
        <w:lastRenderedPageBreak/>
        <w:t>mongoose.connect(</w:t>
      </w:r>
      <w:r>
        <w:rPr>
          <w:rFonts w:ascii="Courier New" w:eastAsia="Courier New" w:hAnsi="Courier New" w:cs="Courier New"/>
          <w:color w:val="067D17"/>
          <w:sz w:val="24"/>
          <w:szCs w:val="24"/>
        </w:rPr>
        <w:t>'mongodb://localhost:ab017/tutorialkart'</w:t>
      </w:r>
      <w:r>
        <w:rPr>
          <w:rFonts w:ascii="Courier New" w:eastAsia="Courier New" w:hAnsi="Courier New" w:cs="Courier New"/>
          <w:sz w:val="24"/>
          <w:szCs w:val="24"/>
        </w:rPr>
        <w:t>);</w:t>
      </w:r>
    </w:p>
    <w:p w:rsidR="00141CD9" w:rsidRDefault="00141CD9">
      <w:pPr>
        <w:pStyle w:val="normal0"/>
        <w:rPr>
          <w:sz w:val="26"/>
          <w:szCs w:val="26"/>
        </w:rPr>
      </w:pPr>
    </w:p>
    <w:p w:rsidR="00141CD9" w:rsidRDefault="00141CD9">
      <w:pPr>
        <w:pStyle w:val="normal0"/>
        <w:rPr>
          <w:sz w:val="26"/>
          <w:szCs w:val="26"/>
        </w:rPr>
      </w:pPr>
    </w:p>
    <w:p w:rsidR="00141CD9" w:rsidRDefault="003C0DB1">
      <w:pPr>
        <w:pStyle w:val="Heading2"/>
        <w:keepNext w:val="0"/>
        <w:keepLines w:val="0"/>
        <w:pBdr>
          <w:left w:val="none" w:sz="0" w:space="10" w:color="auto"/>
          <w:right w:val="none" w:sz="0" w:space="10" w:color="auto"/>
        </w:pBdr>
        <w:spacing w:before="580" w:after="180" w:line="335" w:lineRule="auto"/>
        <w:rPr>
          <w:b/>
          <w:bCs/>
          <w:color w:val="FF0000"/>
          <w:sz w:val="58"/>
          <w:szCs w:val="58"/>
        </w:rPr>
      </w:pPr>
      <w:bookmarkStart w:id="168" w:name="_nwhz6xoub24x" w:colFirst="0" w:colLast="0"/>
      <w:bookmarkEnd w:id="168"/>
      <w:r>
        <w:rPr>
          <w:b/>
          <w:bCs/>
          <w:color w:val="FF0000"/>
          <w:sz w:val="58"/>
          <w:szCs w:val="58"/>
        </w:rPr>
        <w:t>Mongoose – Define a Model</w:t>
      </w:r>
    </w:p>
    <w:p w:rsidR="00141CD9" w:rsidRDefault="003C0DB1">
      <w:pPr>
        <w:pStyle w:val="normal0"/>
        <w:rPr>
          <w:sz w:val="26"/>
          <w:szCs w:val="26"/>
        </w:rPr>
      </w:pPr>
      <w:r>
        <w:rPr>
          <w:sz w:val="26"/>
          <w:szCs w:val="26"/>
        </w:rPr>
        <w:t>To define a model, derive a custom schema from Mongoose’s Schema and compile the schema to a model.</w:t>
      </w:r>
    </w:p>
    <w:p w:rsidR="00141CD9" w:rsidRDefault="00141CD9">
      <w:pPr>
        <w:pStyle w:val="normal0"/>
        <w:rPr>
          <w:sz w:val="26"/>
          <w:szCs w:val="26"/>
        </w:rPr>
      </w:pPr>
    </w:p>
    <w:p w:rsidR="00141CD9" w:rsidRDefault="003C0DB1">
      <w:pPr>
        <w:pStyle w:val="Heading3"/>
        <w:keepNext w:val="0"/>
        <w:keepLines w:val="0"/>
        <w:pBdr>
          <w:top w:val="none" w:sz="0" w:space="3" w:color="auto"/>
        </w:pBdr>
        <w:spacing w:before="360" w:line="335" w:lineRule="auto"/>
        <w:ind w:left="220" w:right="220"/>
        <w:rPr>
          <w:b/>
          <w:bCs/>
          <w:color w:val="222222"/>
          <w:sz w:val="36"/>
          <w:szCs w:val="36"/>
        </w:rPr>
      </w:pPr>
      <w:bookmarkStart w:id="169" w:name="_rfzybihvhibb" w:colFirst="0" w:colLast="0"/>
      <w:bookmarkEnd w:id="169"/>
      <w:r>
        <w:rPr>
          <w:b/>
          <w:bCs/>
          <w:color w:val="222222"/>
          <w:sz w:val="36"/>
          <w:szCs w:val="36"/>
        </w:rPr>
        <w:t>How to recognize a Model</w:t>
      </w:r>
    </w:p>
    <w:p w:rsidR="00141CD9" w:rsidRDefault="003C0DB1">
      <w:pPr>
        <w:pStyle w:val="normal0"/>
        <w:pBdr>
          <w:top w:val="none" w:sz="0" w:space="7" w:color="auto"/>
          <w:left w:val="none" w:sz="0" w:space="10" w:color="auto"/>
          <w:bottom w:val="none" w:sz="0" w:space="7" w:color="auto"/>
          <w:right w:val="none" w:sz="0" w:space="10" w:color="auto"/>
          <w:between w:val="none" w:sz="0" w:space="7" w:color="auto"/>
        </w:pBdr>
        <w:spacing w:line="372" w:lineRule="auto"/>
        <w:rPr>
          <w:sz w:val="26"/>
          <w:szCs w:val="26"/>
        </w:rPr>
      </w:pPr>
      <w:r>
        <w:rPr>
          <w:sz w:val="26"/>
          <w:szCs w:val="26"/>
        </w:rPr>
        <w:t>Let us consider that we are operating a bookstore and we need to develop a Node.js Application for maintaining the book store. Also we chose MongoDB as the database for storing data regarding books. The simplest item of transaction here is a book. Hence, we shall define a model called Book and transact objects of Book Model between Node.js and MongoDB. Mongoose helps us to abstract at Book level, during transactions with the database.</w:t>
      </w:r>
    </w:p>
    <w:p w:rsidR="00141CD9" w:rsidRDefault="003C0DB1">
      <w:pPr>
        <w:pStyle w:val="Heading3"/>
        <w:keepNext w:val="0"/>
        <w:keepLines w:val="0"/>
        <w:pBdr>
          <w:top w:val="none" w:sz="0" w:space="3" w:color="auto"/>
        </w:pBdr>
        <w:spacing w:before="360" w:line="335" w:lineRule="auto"/>
        <w:ind w:left="220" w:right="220"/>
        <w:rPr>
          <w:b/>
          <w:bCs/>
          <w:color w:val="222222"/>
          <w:sz w:val="36"/>
          <w:szCs w:val="36"/>
        </w:rPr>
      </w:pPr>
      <w:bookmarkStart w:id="170" w:name="_adsif7ubg1nv" w:colFirst="0" w:colLast="0"/>
      <w:bookmarkEnd w:id="170"/>
      <w:r>
        <w:rPr>
          <w:b/>
          <w:bCs/>
          <w:color w:val="222222"/>
          <w:sz w:val="36"/>
          <w:szCs w:val="36"/>
        </w:rPr>
        <w:t>Derive a custom schema</w:t>
      </w:r>
    </w:p>
    <w:p w:rsidR="00141CD9" w:rsidRDefault="003C0DB1">
      <w:pPr>
        <w:pStyle w:val="Heading3"/>
        <w:keepNext w:val="0"/>
        <w:keepLines w:val="0"/>
        <w:pBdr>
          <w:top w:val="none" w:sz="0" w:space="7" w:color="auto"/>
          <w:left w:val="none" w:sz="0" w:space="10" w:color="auto"/>
          <w:bottom w:val="none" w:sz="0" w:space="7" w:color="auto"/>
          <w:right w:val="none" w:sz="0" w:space="10" w:color="auto"/>
          <w:between w:val="none" w:sz="0" w:space="7" w:color="auto"/>
        </w:pBdr>
        <w:spacing w:before="0" w:after="0" w:line="372" w:lineRule="auto"/>
        <w:rPr>
          <w:b/>
          <w:bCs/>
          <w:color w:val="222222"/>
          <w:sz w:val="26"/>
          <w:szCs w:val="26"/>
        </w:rPr>
      </w:pPr>
      <w:r>
        <w:rPr>
          <w:b/>
          <w:bCs/>
          <w:color w:val="222222"/>
          <w:sz w:val="26"/>
          <w:szCs w:val="26"/>
        </w:rPr>
        <w:t>Following is an example where we derive a custom Schema from Mongoose’s Schema.</w:t>
      </w:r>
    </w:p>
    <w:tbl>
      <w:tblPr>
        <w:tblStyle w:val="aa"/>
        <w:tblW w:w="9360" w:type="dxa"/>
        <w:tblInd w:w="0" w:type="dxa"/>
        <w:tblBorders>
          <w:top w:val="nil"/>
          <w:left w:val="nil"/>
          <w:bottom w:val="nil"/>
          <w:right w:val="nil"/>
          <w:insideH w:val="nil"/>
          <w:insideV w:val="nil"/>
        </w:tblBorders>
        <w:tblLayout w:type="fixed"/>
        <w:tblLook w:val="0600"/>
      </w:tblPr>
      <w:tblGrid>
        <w:gridCol w:w="9360"/>
      </w:tblGrid>
      <w:tr w:rsidR="00141CD9">
        <w:trPr>
          <w:cantSplit/>
          <w:trHeight w:val="1680"/>
          <w:tblHeader/>
        </w:trPr>
        <w:tc>
          <w:tcPr>
            <w:tcW w:w="9360" w:type="dxa"/>
            <w:tcBorders>
              <w:top w:val="nil"/>
              <w:left w:val="nil"/>
              <w:bottom w:val="nil"/>
              <w:right w:val="nil"/>
            </w:tcBorders>
            <w:tcMar>
              <w:top w:w="0" w:type="dxa"/>
              <w:left w:w="100" w:type="dxa"/>
              <w:bottom w:w="0" w:type="dxa"/>
              <w:right w:w="100" w:type="dxa"/>
            </w:tcMar>
          </w:tcPr>
          <w:p w:rsidR="00141CD9" w:rsidRDefault="003C0DB1">
            <w:pPr>
              <w:pStyle w:val="Heading3"/>
              <w:keepNext w:val="0"/>
              <w:keepLines w:val="0"/>
              <w:pBdr>
                <w:top w:val="none" w:sz="0" w:space="3" w:color="auto"/>
              </w:pBdr>
              <w:shd w:val="clear" w:color="auto" w:fill="FFFFFF"/>
              <w:spacing w:before="360" w:line="264" w:lineRule="auto"/>
              <w:ind w:left="220" w:right="220"/>
              <w:rPr>
                <w:rFonts w:ascii="Courier New" w:eastAsia="Courier New" w:hAnsi="Courier New" w:cs="Courier New"/>
                <w:b/>
                <w:bCs/>
                <w:color w:val="222222"/>
                <w:sz w:val="24"/>
                <w:szCs w:val="24"/>
              </w:rPr>
            </w:pPr>
            <w:r>
              <w:rPr>
                <w:rFonts w:ascii="Courier New" w:eastAsia="Courier New" w:hAnsi="Courier New" w:cs="Courier New"/>
                <w:b/>
                <w:bCs/>
                <w:color w:val="D8006C"/>
                <w:sz w:val="24"/>
                <w:szCs w:val="24"/>
              </w:rPr>
              <w:lastRenderedPageBreak/>
              <w:t>var</w:t>
            </w:r>
            <w:r>
              <w:rPr>
                <w:rFonts w:ascii="Courier New" w:eastAsia="Courier New" w:hAnsi="Courier New" w:cs="Courier New"/>
                <w:b/>
                <w:bCs/>
                <w:color w:val="222222"/>
                <w:sz w:val="24"/>
                <w:szCs w:val="24"/>
              </w:rPr>
              <w:t xml:space="preserve"> BookSchema = mongoose.Schema({</w:t>
            </w:r>
          </w:p>
          <w:p w:rsidR="00141CD9" w:rsidRDefault="003C0DB1">
            <w:pPr>
              <w:pStyle w:val="Heading3"/>
              <w:keepNext w:val="0"/>
              <w:keepLines w:val="0"/>
              <w:pBdr>
                <w:top w:val="none" w:sz="0" w:space="3" w:color="auto"/>
              </w:pBdr>
              <w:shd w:val="clear" w:color="auto" w:fill="FFFFFF"/>
              <w:spacing w:before="360" w:line="264" w:lineRule="auto"/>
              <w:ind w:left="220" w:right="220"/>
              <w:rPr>
                <w:rFonts w:ascii="Courier New" w:eastAsia="Courier New" w:hAnsi="Courier New" w:cs="Courier New"/>
                <w:b/>
                <w:bCs/>
                <w:color w:val="222222"/>
                <w:sz w:val="24"/>
                <w:szCs w:val="24"/>
              </w:rPr>
            </w:pPr>
            <w:r>
              <w:rPr>
                <w:rFonts w:ascii="Courier New" w:eastAsia="Courier New" w:hAnsi="Courier New" w:cs="Courier New"/>
                <w:b/>
                <w:bCs/>
                <w:color w:val="222222"/>
                <w:sz w:val="24"/>
                <w:szCs w:val="24"/>
              </w:rPr>
              <w:t xml:space="preserve">  name: String,</w:t>
            </w:r>
          </w:p>
          <w:p w:rsidR="00141CD9" w:rsidRDefault="003C0DB1">
            <w:pPr>
              <w:pStyle w:val="Heading3"/>
              <w:keepNext w:val="0"/>
              <w:keepLines w:val="0"/>
              <w:pBdr>
                <w:top w:val="none" w:sz="0" w:space="3" w:color="auto"/>
              </w:pBdr>
              <w:shd w:val="clear" w:color="auto" w:fill="FFFFFF"/>
              <w:spacing w:before="360" w:line="264" w:lineRule="auto"/>
              <w:ind w:left="220" w:right="220"/>
              <w:rPr>
                <w:rFonts w:ascii="Courier New" w:eastAsia="Courier New" w:hAnsi="Courier New" w:cs="Courier New"/>
                <w:b/>
                <w:bCs/>
                <w:color w:val="222222"/>
                <w:sz w:val="24"/>
                <w:szCs w:val="24"/>
              </w:rPr>
            </w:pPr>
            <w:r>
              <w:rPr>
                <w:rFonts w:ascii="Courier New" w:eastAsia="Courier New" w:hAnsi="Courier New" w:cs="Courier New"/>
                <w:b/>
                <w:bCs/>
                <w:color w:val="222222"/>
                <w:sz w:val="24"/>
                <w:szCs w:val="24"/>
              </w:rPr>
              <w:t xml:space="preserve">  price: Number,</w:t>
            </w:r>
          </w:p>
          <w:p w:rsidR="00141CD9" w:rsidRDefault="003C0DB1">
            <w:pPr>
              <w:pStyle w:val="Heading3"/>
              <w:keepNext w:val="0"/>
              <w:keepLines w:val="0"/>
              <w:pBdr>
                <w:top w:val="none" w:sz="0" w:space="3" w:color="auto"/>
              </w:pBdr>
              <w:shd w:val="clear" w:color="auto" w:fill="FFFFFF"/>
              <w:spacing w:before="360" w:line="264" w:lineRule="auto"/>
              <w:ind w:left="220" w:right="220"/>
              <w:rPr>
                <w:rFonts w:ascii="Courier New" w:eastAsia="Courier New" w:hAnsi="Courier New" w:cs="Courier New"/>
                <w:b/>
                <w:bCs/>
                <w:color w:val="222222"/>
                <w:sz w:val="24"/>
                <w:szCs w:val="24"/>
              </w:rPr>
            </w:pPr>
            <w:bookmarkStart w:id="171" w:name="_789h2m4qisox" w:colFirst="0" w:colLast="0"/>
            <w:bookmarkEnd w:id="171"/>
            <w:r>
              <w:rPr>
                <w:rFonts w:ascii="Courier New" w:eastAsia="Courier New" w:hAnsi="Courier New" w:cs="Courier New"/>
                <w:b/>
                <w:bCs/>
                <w:color w:val="222222"/>
                <w:sz w:val="24"/>
                <w:szCs w:val="24"/>
              </w:rPr>
              <w:t xml:space="preserve">  quantity: Number</w:t>
            </w:r>
          </w:p>
          <w:p w:rsidR="00141CD9" w:rsidRDefault="003C0DB1">
            <w:pPr>
              <w:pStyle w:val="Heading3"/>
              <w:keepNext w:val="0"/>
              <w:keepLines w:val="0"/>
              <w:pBdr>
                <w:top w:val="none" w:sz="0" w:space="3" w:color="auto"/>
              </w:pBdr>
              <w:shd w:val="clear" w:color="auto" w:fill="FFFFFF"/>
              <w:spacing w:before="360" w:line="264" w:lineRule="auto"/>
              <w:ind w:left="220" w:right="220"/>
              <w:rPr>
                <w:rFonts w:ascii="Courier New" w:eastAsia="Courier New" w:hAnsi="Courier New" w:cs="Courier New"/>
                <w:b/>
                <w:bCs/>
                <w:color w:val="222222"/>
                <w:sz w:val="24"/>
                <w:szCs w:val="24"/>
              </w:rPr>
            </w:pPr>
            <w:bookmarkStart w:id="172" w:name="_geeilkm3pk1t" w:colFirst="0" w:colLast="0"/>
            <w:bookmarkEnd w:id="172"/>
            <w:r>
              <w:rPr>
                <w:rFonts w:ascii="Courier New" w:eastAsia="Courier New" w:hAnsi="Courier New" w:cs="Courier New"/>
                <w:b/>
                <w:bCs/>
                <w:color w:val="222222"/>
                <w:sz w:val="24"/>
                <w:szCs w:val="24"/>
              </w:rPr>
              <w:t>});</w:t>
            </w:r>
          </w:p>
        </w:tc>
      </w:tr>
    </w:tbl>
    <w:p w:rsidR="00141CD9" w:rsidRDefault="003C0DB1">
      <w:pPr>
        <w:pStyle w:val="Heading3"/>
        <w:keepNext w:val="0"/>
        <w:keepLines w:val="0"/>
        <w:pBdr>
          <w:top w:val="none" w:sz="0" w:space="3" w:color="auto"/>
        </w:pBdr>
        <w:spacing w:before="360" w:line="335" w:lineRule="auto"/>
        <w:ind w:left="220" w:right="220"/>
        <w:rPr>
          <w:b/>
          <w:bCs/>
          <w:color w:val="222222"/>
          <w:sz w:val="36"/>
          <w:szCs w:val="36"/>
        </w:rPr>
      </w:pPr>
      <w:bookmarkStart w:id="173" w:name="_4nnsun8qnlee" w:colFirst="0" w:colLast="0"/>
      <w:bookmarkEnd w:id="173"/>
      <w:r>
        <w:rPr>
          <w:b/>
          <w:bCs/>
          <w:color w:val="222222"/>
          <w:sz w:val="36"/>
          <w:szCs w:val="36"/>
        </w:rPr>
        <w:t>Datatype of schema</w:t>
      </w:r>
    </w:p>
    <w:p w:rsidR="00141CD9" w:rsidRDefault="003C0DB1">
      <w:pPr>
        <w:pStyle w:val="normal0"/>
        <w:numPr>
          <w:ilvl w:val="0"/>
          <w:numId w:val="16"/>
        </w:numPr>
        <w:shd w:val="clear" w:color="auto" w:fill="F9FBFA"/>
        <w:spacing w:line="360" w:lineRule="auto"/>
      </w:pPr>
      <w:r>
        <w:rPr>
          <w:rFonts w:ascii="Courier New" w:eastAsia="Courier New" w:hAnsi="Courier New" w:cs="Courier New"/>
          <w:color w:val="001E2B"/>
          <w:sz w:val="20"/>
          <w:szCs w:val="20"/>
        </w:rPr>
        <w:t>object</w:t>
      </w:r>
    </w:p>
    <w:p w:rsidR="00141CD9" w:rsidRDefault="003C0DB1">
      <w:pPr>
        <w:pStyle w:val="normal0"/>
        <w:numPr>
          <w:ilvl w:val="0"/>
          <w:numId w:val="16"/>
        </w:numPr>
        <w:shd w:val="clear" w:color="auto" w:fill="F9FBFA"/>
        <w:spacing w:line="360" w:lineRule="auto"/>
      </w:pPr>
      <w:r>
        <w:rPr>
          <w:rFonts w:ascii="Courier New" w:eastAsia="Courier New" w:hAnsi="Courier New" w:cs="Courier New"/>
          <w:color w:val="001E2B"/>
          <w:sz w:val="20"/>
          <w:szCs w:val="20"/>
        </w:rPr>
        <w:t>array</w:t>
      </w:r>
    </w:p>
    <w:p w:rsidR="00141CD9" w:rsidRDefault="003C0DB1">
      <w:pPr>
        <w:pStyle w:val="normal0"/>
        <w:numPr>
          <w:ilvl w:val="0"/>
          <w:numId w:val="16"/>
        </w:numPr>
        <w:shd w:val="clear" w:color="auto" w:fill="F9FBFA"/>
        <w:spacing w:line="360" w:lineRule="auto"/>
      </w:pPr>
      <w:r>
        <w:rPr>
          <w:rFonts w:ascii="Courier New" w:eastAsia="Courier New" w:hAnsi="Courier New" w:cs="Courier New"/>
          <w:color w:val="001E2B"/>
          <w:sz w:val="20"/>
          <w:szCs w:val="20"/>
        </w:rPr>
        <w:t>number</w:t>
      </w:r>
    </w:p>
    <w:p w:rsidR="00141CD9" w:rsidRDefault="003C0DB1">
      <w:pPr>
        <w:pStyle w:val="normal0"/>
        <w:numPr>
          <w:ilvl w:val="0"/>
          <w:numId w:val="16"/>
        </w:numPr>
        <w:shd w:val="clear" w:color="auto" w:fill="F9FBFA"/>
        <w:spacing w:line="360" w:lineRule="auto"/>
      </w:pPr>
      <w:r>
        <w:rPr>
          <w:rFonts w:ascii="Courier New" w:eastAsia="Courier New" w:hAnsi="Courier New" w:cs="Courier New"/>
          <w:color w:val="001E2B"/>
          <w:sz w:val="20"/>
          <w:szCs w:val="20"/>
        </w:rPr>
        <w:t>boolean</w:t>
      </w:r>
    </w:p>
    <w:p w:rsidR="00141CD9" w:rsidRDefault="003C0DB1">
      <w:pPr>
        <w:pStyle w:val="normal0"/>
        <w:numPr>
          <w:ilvl w:val="0"/>
          <w:numId w:val="16"/>
        </w:numPr>
        <w:shd w:val="clear" w:color="auto" w:fill="F9FBFA"/>
        <w:spacing w:line="360" w:lineRule="auto"/>
      </w:pPr>
      <w:r>
        <w:rPr>
          <w:rFonts w:ascii="Courier New" w:eastAsia="Courier New" w:hAnsi="Courier New" w:cs="Courier New"/>
          <w:color w:val="001E2B"/>
          <w:sz w:val="20"/>
          <w:szCs w:val="20"/>
        </w:rPr>
        <w:t>string</w:t>
      </w:r>
    </w:p>
    <w:p w:rsidR="00141CD9" w:rsidRDefault="003C0DB1">
      <w:pPr>
        <w:pStyle w:val="normal0"/>
        <w:numPr>
          <w:ilvl w:val="0"/>
          <w:numId w:val="16"/>
        </w:numPr>
        <w:shd w:val="clear" w:color="auto" w:fill="F9FBFA"/>
        <w:spacing w:after="180" w:line="360" w:lineRule="auto"/>
      </w:pPr>
      <w:r>
        <w:rPr>
          <w:rFonts w:ascii="Courier New" w:eastAsia="Courier New" w:hAnsi="Courier New" w:cs="Courier New"/>
          <w:color w:val="001E2B"/>
          <w:sz w:val="20"/>
          <w:szCs w:val="20"/>
        </w:rPr>
        <w:t>null</w:t>
      </w:r>
    </w:p>
    <w:p w:rsidR="00141CD9" w:rsidRDefault="00141CD9">
      <w:pPr>
        <w:pStyle w:val="normal0"/>
      </w:pPr>
    </w:p>
    <w:p w:rsidR="00141CD9" w:rsidRDefault="003C0DB1">
      <w:pPr>
        <w:pStyle w:val="Heading3"/>
        <w:keepNext w:val="0"/>
        <w:keepLines w:val="0"/>
        <w:pBdr>
          <w:top w:val="none" w:sz="0" w:space="3" w:color="auto"/>
        </w:pBdr>
        <w:spacing w:before="360" w:line="335" w:lineRule="auto"/>
        <w:ind w:left="220" w:right="220"/>
        <w:rPr>
          <w:b/>
          <w:bCs/>
          <w:color w:val="222222"/>
          <w:sz w:val="36"/>
          <w:szCs w:val="36"/>
        </w:rPr>
      </w:pPr>
      <w:bookmarkStart w:id="174" w:name="_twuj9segnhk" w:colFirst="0" w:colLast="0"/>
      <w:bookmarkEnd w:id="174"/>
      <w:r>
        <w:rPr>
          <w:b/>
          <w:bCs/>
          <w:color w:val="222222"/>
          <w:sz w:val="36"/>
          <w:szCs w:val="36"/>
        </w:rPr>
        <w:t>Compile Schema to Model</w:t>
      </w:r>
    </w:p>
    <w:p w:rsidR="00141CD9" w:rsidRDefault="003C0DB1">
      <w:pPr>
        <w:pStyle w:val="normal0"/>
        <w:pBdr>
          <w:top w:val="none" w:sz="0" w:space="7" w:color="auto"/>
          <w:left w:val="none" w:sz="0" w:space="10" w:color="auto"/>
          <w:bottom w:val="none" w:sz="0" w:space="7" w:color="auto"/>
          <w:right w:val="none" w:sz="0" w:space="10" w:color="auto"/>
          <w:between w:val="none" w:sz="0" w:space="7" w:color="auto"/>
        </w:pBdr>
        <w:spacing w:line="372" w:lineRule="auto"/>
        <w:rPr>
          <w:sz w:val="26"/>
          <w:szCs w:val="26"/>
        </w:rPr>
      </w:pPr>
      <w:r>
        <w:rPr>
          <w:sz w:val="26"/>
          <w:szCs w:val="26"/>
        </w:rPr>
        <w:t>Once we derive a custom schema, we could compile it to a model.</w:t>
      </w:r>
    </w:p>
    <w:p w:rsidR="00141CD9" w:rsidRDefault="003C0DB1">
      <w:pPr>
        <w:pStyle w:val="normal0"/>
        <w:pBdr>
          <w:top w:val="none" w:sz="0" w:space="7" w:color="auto"/>
          <w:left w:val="none" w:sz="0" w:space="10" w:color="auto"/>
          <w:bottom w:val="none" w:sz="0" w:space="7" w:color="auto"/>
          <w:right w:val="none" w:sz="0" w:space="10" w:color="auto"/>
          <w:between w:val="none" w:sz="0" w:space="7" w:color="auto"/>
        </w:pBdr>
        <w:spacing w:line="372" w:lineRule="auto"/>
        <w:rPr>
          <w:sz w:val="26"/>
          <w:szCs w:val="26"/>
        </w:rPr>
      </w:pPr>
      <w:r>
        <w:rPr>
          <w:sz w:val="26"/>
          <w:szCs w:val="26"/>
        </w:rPr>
        <w:t>Following is an example where we define a model named Book with the help of BookSchema.</w:t>
      </w:r>
    </w:p>
    <w:tbl>
      <w:tblPr>
        <w:tblStyle w:val="ab"/>
        <w:tblW w:w="9360" w:type="dxa"/>
        <w:tblInd w:w="0" w:type="dxa"/>
        <w:tblBorders>
          <w:top w:val="nil"/>
          <w:left w:val="nil"/>
          <w:bottom w:val="nil"/>
          <w:right w:val="nil"/>
          <w:insideH w:val="nil"/>
          <w:insideV w:val="nil"/>
        </w:tblBorders>
        <w:tblLayout w:type="fixed"/>
        <w:tblLook w:val="0600"/>
      </w:tblPr>
      <w:tblGrid>
        <w:gridCol w:w="9360"/>
      </w:tblGrid>
      <w:tr w:rsidR="00141CD9">
        <w:trPr>
          <w:cantSplit/>
          <w:trHeight w:val="330"/>
          <w:tblHeader/>
        </w:trPr>
        <w:tc>
          <w:tcPr>
            <w:tcW w:w="9360" w:type="dxa"/>
            <w:tcBorders>
              <w:top w:val="nil"/>
              <w:left w:val="nil"/>
              <w:bottom w:val="nil"/>
              <w:right w:val="nil"/>
            </w:tcBorders>
            <w:tcMar>
              <w:top w:w="0" w:type="dxa"/>
              <w:left w:w="100" w:type="dxa"/>
              <w:bottom w:w="0" w:type="dxa"/>
              <w:right w:w="100" w:type="dxa"/>
            </w:tcMar>
          </w:tcPr>
          <w:p w:rsidR="00141CD9" w:rsidRDefault="003C0DB1">
            <w:pPr>
              <w:pStyle w:val="normal0"/>
              <w:shd w:val="clear" w:color="auto" w:fill="FFFFFF"/>
              <w:spacing w:line="264" w:lineRule="auto"/>
              <w:rPr>
                <w:rFonts w:ascii="Courier New" w:eastAsia="Courier New" w:hAnsi="Courier New" w:cs="Courier New"/>
                <w:sz w:val="24"/>
                <w:szCs w:val="24"/>
              </w:rPr>
            </w:pPr>
            <w:r>
              <w:rPr>
                <w:rFonts w:ascii="Courier New" w:eastAsia="Courier New" w:hAnsi="Courier New" w:cs="Courier New"/>
                <w:color w:val="D8006C"/>
                <w:sz w:val="24"/>
                <w:szCs w:val="24"/>
              </w:rPr>
              <w:t>var</w:t>
            </w:r>
            <w:r>
              <w:rPr>
                <w:rFonts w:ascii="Courier New" w:eastAsia="Courier New" w:hAnsi="Courier New" w:cs="Courier New"/>
                <w:sz w:val="24"/>
                <w:szCs w:val="24"/>
              </w:rPr>
              <w:t xml:space="preserve"> Book = mongoose.model(</w:t>
            </w:r>
            <w:r>
              <w:rPr>
                <w:rFonts w:ascii="Courier New" w:eastAsia="Courier New" w:hAnsi="Courier New" w:cs="Courier New"/>
                <w:color w:val="067D17"/>
                <w:sz w:val="24"/>
                <w:szCs w:val="24"/>
              </w:rPr>
              <w:t>'Book'</w:t>
            </w:r>
            <w:r>
              <w:rPr>
                <w:rFonts w:ascii="Courier New" w:eastAsia="Courier New" w:hAnsi="Courier New" w:cs="Courier New"/>
                <w:sz w:val="24"/>
                <w:szCs w:val="24"/>
              </w:rPr>
              <w:t>, BookSchema, &lt;collection_name&gt;);</w:t>
            </w:r>
          </w:p>
        </w:tc>
      </w:tr>
    </w:tbl>
    <w:p w:rsidR="00141CD9" w:rsidRDefault="003C0DB1">
      <w:pPr>
        <w:pStyle w:val="normal0"/>
        <w:pBdr>
          <w:top w:val="none" w:sz="0" w:space="7" w:color="auto"/>
          <w:left w:val="none" w:sz="0" w:space="10" w:color="auto"/>
          <w:bottom w:val="none" w:sz="0" w:space="7" w:color="auto"/>
          <w:right w:val="none" w:sz="0" w:space="10" w:color="auto"/>
          <w:between w:val="none" w:sz="0" w:space="7" w:color="auto"/>
        </w:pBdr>
        <w:spacing w:line="372" w:lineRule="auto"/>
        <w:rPr>
          <w:sz w:val="26"/>
          <w:szCs w:val="26"/>
        </w:rPr>
      </w:pPr>
      <w:r>
        <w:rPr>
          <w:sz w:val="26"/>
          <w:szCs w:val="26"/>
        </w:rPr>
        <w:t>&lt;collection_name&gt; is the name of the collection you want the documents go to.</w:t>
      </w:r>
    </w:p>
    <w:p w:rsidR="00141CD9" w:rsidRDefault="003C0DB1">
      <w:pPr>
        <w:pStyle w:val="Heading3"/>
        <w:keepNext w:val="0"/>
        <w:keepLines w:val="0"/>
        <w:pBdr>
          <w:top w:val="none" w:sz="0" w:space="3" w:color="auto"/>
        </w:pBdr>
        <w:spacing w:before="360" w:line="335" w:lineRule="auto"/>
        <w:ind w:left="220" w:right="220"/>
        <w:rPr>
          <w:b/>
          <w:bCs/>
          <w:color w:val="222222"/>
          <w:sz w:val="36"/>
          <w:szCs w:val="36"/>
        </w:rPr>
      </w:pPr>
      <w:bookmarkStart w:id="175" w:name="_2ttcmxfwrxfa" w:colFirst="0" w:colLast="0"/>
      <w:bookmarkEnd w:id="175"/>
      <w:r>
        <w:rPr>
          <w:b/>
          <w:bCs/>
          <w:color w:val="222222"/>
          <w:sz w:val="36"/>
          <w:szCs w:val="36"/>
        </w:rPr>
        <w:t>Initialize a Document</w:t>
      </w:r>
    </w:p>
    <w:p w:rsidR="00141CD9" w:rsidRDefault="003C0DB1">
      <w:pPr>
        <w:pStyle w:val="normal0"/>
        <w:rPr>
          <w:sz w:val="26"/>
          <w:szCs w:val="26"/>
        </w:rPr>
      </w:pPr>
      <w:r>
        <w:rPr>
          <w:sz w:val="26"/>
          <w:szCs w:val="26"/>
        </w:rPr>
        <w:t>We may now use the model to initialize documents of the Model.</w:t>
      </w:r>
    </w:p>
    <w:p w:rsidR="00141CD9" w:rsidRDefault="003C0DB1">
      <w:pPr>
        <w:pStyle w:val="normal0"/>
        <w:rPr>
          <w:rFonts w:ascii="Courier New" w:eastAsia="Courier New" w:hAnsi="Courier New" w:cs="Courier New"/>
          <w:sz w:val="24"/>
          <w:szCs w:val="24"/>
          <w:shd w:val="clear" w:color="auto" w:fill="FDFDFD"/>
        </w:rPr>
      </w:pPr>
      <w:r>
        <w:rPr>
          <w:rFonts w:ascii="Courier New" w:eastAsia="Courier New" w:hAnsi="Courier New" w:cs="Courier New"/>
          <w:color w:val="D8006C"/>
          <w:sz w:val="24"/>
          <w:szCs w:val="24"/>
          <w:shd w:val="clear" w:color="auto" w:fill="FDFDFD"/>
        </w:rPr>
        <w:lastRenderedPageBreak/>
        <w:t>var</w:t>
      </w:r>
      <w:r>
        <w:rPr>
          <w:rFonts w:ascii="Courier New" w:eastAsia="Courier New" w:hAnsi="Courier New" w:cs="Courier New"/>
          <w:sz w:val="24"/>
          <w:szCs w:val="24"/>
          <w:shd w:val="clear" w:color="auto" w:fill="FDFDFD"/>
        </w:rPr>
        <w:t xml:space="preserve"> book1 = </w:t>
      </w:r>
      <w:r>
        <w:rPr>
          <w:rFonts w:ascii="Courier New" w:eastAsia="Courier New" w:hAnsi="Courier New" w:cs="Courier New"/>
          <w:color w:val="D8006C"/>
          <w:sz w:val="24"/>
          <w:szCs w:val="24"/>
          <w:shd w:val="clear" w:color="auto" w:fill="FDFDFD"/>
        </w:rPr>
        <w:t>new</w:t>
      </w:r>
      <w:r>
        <w:rPr>
          <w:rFonts w:ascii="Courier New" w:eastAsia="Courier New" w:hAnsi="Courier New" w:cs="Courier New"/>
          <w:sz w:val="24"/>
          <w:szCs w:val="24"/>
          <w:shd w:val="clear" w:color="auto" w:fill="FDFDFD"/>
        </w:rPr>
        <w:t xml:space="preserve"> Book({ name: </w:t>
      </w:r>
      <w:r>
        <w:rPr>
          <w:rFonts w:ascii="Courier New" w:eastAsia="Courier New" w:hAnsi="Courier New" w:cs="Courier New"/>
          <w:color w:val="067D17"/>
          <w:sz w:val="24"/>
          <w:szCs w:val="24"/>
          <w:shd w:val="clear" w:color="auto" w:fill="FDFDFD"/>
        </w:rPr>
        <w:t>'Introduction to Mongoose'</w:t>
      </w:r>
      <w:r>
        <w:rPr>
          <w:rFonts w:ascii="Courier New" w:eastAsia="Courier New" w:hAnsi="Courier New" w:cs="Courier New"/>
          <w:sz w:val="24"/>
          <w:szCs w:val="24"/>
          <w:shd w:val="clear" w:color="auto" w:fill="FDFDFD"/>
        </w:rPr>
        <w:t>, price: 10, quantity: 25 });</w:t>
      </w:r>
    </w:p>
    <w:p w:rsidR="00141CD9" w:rsidRDefault="00141CD9">
      <w:pPr>
        <w:pStyle w:val="normal0"/>
        <w:rPr>
          <w:rFonts w:ascii="Courier New" w:eastAsia="Courier New" w:hAnsi="Courier New" w:cs="Courier New"/>
          <w:sz w:val="24"/>
          <w:szCs w:val="24"/>
          <w:shd w:val="clear" w:color="auto" w:fill="FDFDFD"/>
        </w:rPr>
      </w:pPr>
    </w:p>
    <w:p w:rsidR="00141CD9" w:rsidRDefault="00141CD9">
      <w:pPr>
        <w:pStyle w:val="normal0"/>
        <w:rPr>
          <w:rFonts w:ascii="Courier New" w:eastAsia="Courier New" w:hAnsi="Courier New" w:cs="Courier New"/>
          <w:sz w:val="24"/>
          <w:szCs w:val="24"/>
          <w:shd w:val="clear" w:color="auto" w:fill="FDFDFD"/>
        </w:rPr>
      </w:pPr>
    </w:p>
    <w:p w:rsidR="00141CD9" w:rsidRDefault="003C0DB1">
      <w:pPr>
        <w:pStyle w:val="normal0"/>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const mongoose = require('mongoose');</w:t>
      </w:r>
    </w:p>
    <w:p w:rsidR="00141CD9" w:rsidRDefault="003C0DB1">
      <w:pPr>
        <w:pStyle w:val="normal0"/>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mongoose.connect('mongodb://localhost:27017/mongoose');</w:t>
      </w:r>
    </w:p>
    <w:p w:rsidR="00141CD9" w:rsidRDefault="00141CD9">
      <w:pPr>
        <w:pStyle w:val="normal0"/>
        <w:rPr>
          <w:rFonts w:ascii="Courier New" w:eastAsia="Courier New" w:hAnsi="Courier New" w:cs="Courier New"/>
          <w:sz w:val="24"/>
          <w:szCs w:val="24"/>
          <w:shd w:val="clear" w:color="auto" w:fill="FDFDFD"/>
        </w:rPr>
      </w:pPr>
    </w:p>
    <w:p w:rsidR="00141CD9" w:rsidRDefault="00141CD9">
      <w:pPr>
        <w:pStyle w:val="normal0"/>
        <w:rPr>
          <w:rFonts w:ascii="Courier New" w:eastAsia="Courier New" w:hAnsi="Courier New" w:cs="Courier New"/>
          <w:sz w:val="24"/>
          <w:szCs w:val="24"/>
          <w:shd w:val="clear" w:color="auto" w:fill="FDFDFD"/>
        </w:rPr>
      </w:pPr>
    </w:p>
    <w:p w:rsidR="00141CD9" w:rsidRDefault="003C0DB1">
      <w:pPr>
        <w:pStyle w:val="Heading3"/>
        <w:keepNext w:val="0"/>
        <w:keepLines w:val="0"/>
        <w:pBdr>
          <w:top w:val="none" w:sz="0" w:space="3" w:color="auto"/>
        </w:pBdr>
        <w:spacing w:before="360" w:line="335" w:lineRule="auto"/>
        <w:ind w:left="220" w:right="220"/>
        <w:rPr>
          <w:rFonts w:ascii="Courier New" w:eastAsia="Courier New" w:hAnsi="Courier New" w:cs="Courier New"/>
          <w:sz w:val="24"/>
          <w:szCs w:val="24"/>
          <w:shd w:val="clear" w:color="auto" w:fill="FDFDFD"/>
        </w:rPr>
      </w:pPr>
      <w:bookmarkStart w:id="176" w:name="_5a9dwb830jx7" w:colFirst="0" w:colLast="0"/>
      <w:bookmarkEnd w:id="176"/>
      <w:r>
        <w:rPr>
          <w:b/>
          <w:bCs/>
          <w:color w:val="222222"/>
          <w:sz w:val="36"/>
          <w:szCs w:val="36"/>
        </w:rPr>
        <w:t>Crud in Mongoose</w:t>
      </w:r>
    </w:p>
    <w:p w:rsidR="00141CD9" w:rsidRDefault="00141CD9">
      <w:pPr>
        <w:pStyle w:val="normal0"/>
        <w:rPr>
          <w:rFonts w:ascii="Courier New" w:eastAsia="Courier New" w:hAnsi="Courier New" w:cs="Courier New"/>
          <w:sz w:val="24"/>
          <w:szCs w:val="24"/>
          <w:shd w:val="clear" w:color="auto" w:fill="FDFDFD"/>
        </w:rPr>
      </w:pPr>
    </w:p>
    <w:p w:rsidR="00141CD9" w:rsidRDefault="003C0DB1">
      <w:pPr>
        <w:pStyle w:val="normal0"/>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 if you add different types of data type value or different field then schema not allowed in database</w:t>
      </w:r>
    </w:p>
    <w:p w:rsidR="00141CD9" w:rsidRDefault="00141CD9">
      <w:pPr>
        <w:pStyle w:val="normal0"/>
        <w:rPr>
          <w:rFonts w:ascii="Courier New" w:eastAsia="Courier New" w:hAnsi="Courier New" w:cs="Courier New"/>
          <w:sz w:val="24"/>
          <w:szCs w:val="24"/>
          <w:shd w:val="clear" w:color="auto" w:fill="FDFDFD"/>
        </w:rPr>
      </w:pPr>
    </w:p>
    <w:p w:rsidR="00141CD9" w:rsidRDefault="003C0DB1">
      <w:pPr>
        <w:pStyle w:val="normal0"/>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const customersSchema = new mongoose.Schema({</w:t>
      </w:r>
    </w:p>
    <w:p w:rsidR="00141CD9" w:rsidRDefault="003C0DB1">
      <w:pPr>
        <w:pStyle w:val="normal0"/>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 xml:space="preserve">    name: String,</w:t>
      </w:r>
    </w:p>
    <w:p w:rsidR="00141CD9" w:rsidRDefault="003C0DB1">
      <w:pPr>
        <w:pStyle w:val="normal0"/>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 xml:space="preserve">    mobile: String,</w:t>
      </w:r>
    </w:p>
    <w:p w:rsidR="00141CD9" w:rsidRDefault="003C0DB1">
      <w:pPr>
        <w:pStyle w:val="normal0"/>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 xml:space="preserve">    email: String,</w:t>
      </w:r>
    </w:p>
    <w:p w:rsidR="00141CD9" w:rsidRDefault="003C0DB1">
      <w:pPr>
        <w:pStyle w:val="normal0"/>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 xml:space="preserve">    password: String</w:t>
      </w:r>
    </w:p>
    <w:p w:rsidR="00141CD9" w:rsidRDefault="003C0DB1">
      <w:pPr>
        <w:pStyle w:val="normal0"/>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w:t>
      </w:r>
    </w:p>
    <w:p w:rsidR="00141CD9" w:rsidRDefault="00141CD9">
      <w:pPr>
        <w:pStyle w:val="normal0"/>
        <w:rPr>
          <w:rFonts w:ascii="Courier New" w:eastAsia="Courier New" w:hAnsi="Courier New" w:cs="Courier New"/>
          <w:sz w:val="24"/>
          <w:szCs w:val="24"/>
          <w:shd w:val="clear" w:color="auto" w:fill="FDFDFD"/>
        </w:rPr>
      </w:pPr>
    </w:p>
    <w:p w:rsidR="00141CD9" w:rsidRDefault="003C0DB1">
      <w:pPr>
        <w:pStyle w:val="normal0"/>
        <w:rPr>
          <w:rFonts w:ascii="Courier New" w:eastAsia="Courier New" w:hAnsi="Courier New" w:cs="Courier New"/>
          <w:b/>
          <w:bCs/>
          <w:sz w:val="24"/>
          <w:szCs w:val="24"/>
          <w:shd w:val="clear" w:color="auto" w:fill="FDFDFD"/>
        </w:rPr>
      </w:pPr>
      <w:r>
        <w:rPr>
          <w:rFonts w:ascii="Courier New" w:eastAsia="Courier New" w:hAnsi="Courier New" w:cs="Courier New"/>
          <w:b/>
          <w:bCs/>
          <w:sz w:val="24"/>
          <w:szCs w:val="24"/>
          <w:shd w:val="clear" w:color="auto" w:fill="FDFDFD"/>
        </w:rPr>
        <w:t>// insert data</w:t>
      </w:r>
    </w:p>
    <w:p w:rsidR="00141CD9" w:rsidRDefault="00141CD9">
      <w:pPr>
        <w:pStyle w:val="normal0"/>
        <w:rPr>
          <w:rFonts w:ascii="Courier New" w:eastAsia="Courier New" w:hAnsi="Courier New" w:cs="Courier New"/>
          <w:sz w:val="24"/>
          <w:szCs w:val="24"/>
          <w:shd w:val="clear" w:color="auto" w:fill="FDFDFD"/>
        </w:rPr>
      </w:pPr>
    </w:p>
    <w:p w:rsidR="00141CD9" w:rsidRDefault="003C0DB1">
      <w:pPr>
        <w:pStyle w:val="normal0"/>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const saveInDB = async () =&gt; {</w:t>
      </w:r>
    </w:p>
    <w:p w:rsidR="00141CD9" w:rsidRDefault="003C0DB1">
      <w:pPr>
        <w:pStyle w:val="normal0"/>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 xml:space="preserve">    const customersModel = mongoose.model('customers', customersSchema);</w:t>
      </w:r>
    </w:p>
    <w:p w:rsidR="00141CD9" w:rsidRDefault="003C0DB1">
      <w:pPr>
        <w:pStyle w:val="normal0"/>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 xml:space="preserve">    let data = new customersModel ({</w:t>
      </w:r>
    </w:p>
    <w:p w:rsidR="00141CD9" w:rsidRDefault="003C0DB1">
      <w:pPr>
        <w:pStyle w:val="normal0"/>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 xml:space="preserve">        name: "patel2",</w:t>
      </w:r>
    </w:p>
    <w:p w:rsidR="00141CD9" w:rsidRDefault="003C0DB1">
      <w:pPr>
        <w:pStyle w:val="normal0"/>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ab/>
      </w:r>
      <w:r>
        <w:rPr>
          <w:rFonts w:ascii="Courier New" w:eastAsia="Courier New" w:hAnsi="Courier New" w:cs="Courier New"/>
          <w:sz w:val="24"/>
          <w:szCs w:val="24"/>
          <w:shd w:val="clear" w:color="auto" w:fill="FDFDFD"/>
        </w:rPr>
        <w:tab/>
        <w:t>mobile: "123521454",</w:t>
      </w:r>
    </w:p>
    <w:p w:rsidR="00141CD9" w:rsidRDefault="003C0DB1">
      <w:pPr>
        <w:pStyle w:val="normal0"/>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ab/>
      </w:r>
      <w:r>
        <w:rPr>
          <w:rFonts w:ascii="Courier New" w:eastAsia="Courier New" w:hAnsi="Courier New" w:cs="Courier New"/>
          <w:sz w:val="24"/>
          <w:szCs w:val="24"/>
          <w:shd w:val="clear" w:color="auto" w:fill="FDFDFD"/>
        </w:rPr>
        <w:tab/>
        <w:t>email: "patel@gmail.com",</w:t>
      </w:r>
    </w:p>
    <w:p w:rsidR="00141CD9" w:rsidRDefault="003C0DB1">
      <w:pPr>
        <w:pStyle w:val="normal0"/>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ab/>
      </w:r>
      <w:r>
        <w:rPr>
          <w:rFonts w:ascii="Courier New" w:eastAsia="Courier New" w:hAnsi="Courier New" w:cs="Courier New"/>
          <w:sz w:val="24"/>
          <w:szCs w:val="24"/>
          <w:shd w:val="clear" w:color="auto" w:fill="FDFDFD"/>
        </w:rPr>
        <w:tab/>
        <w:t xml:space="preserve">password: "123345"    </w:t>
      </w:r>
    </w:p>
    <w:p w:rsidR="00141CD9" w:rsidRDefault="003C0DB1">
      <w:pPr>
        <w:pStyle w:val="normal0"/>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 xml:space="preserve">    });</w:t>
      </w:r>
    </w:p>
    <w:p w:rsidR="00141CD9" w:rsidRDefault="003C0DB1">
      <w:pPr>
        <w:pStyle w:val="normal0"/>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 xml:space="preserve">    const result = await data.save();</w:t>
      </w:r>
    </w:p>
    <w:p w:rsidR="00141CD9" w:rsidRDefault="003C0DB1">
      <w:pPr>
        <w:pStyle w:val="normal0"/>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 xml:space="preserve">    console.log(result);</w:t>
      </w:r>
    </w:p>
    <w:p w:rsidR="00141CD9" w:rsidRDefault="003C0DB1">
      <w:pPr>
        <w:pStyle w:val="normal0"/>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w:t>
      </w:r>
    </w:p>
    <w:p w:rsidR="00141CD9" w:rsidRDefault="003C0DB1">
      <w:pPr>
        <w:pStyle w:val="normal0"/>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saveInDB();</w:t>
      </w:r>
    </w:p>
    <w:p w:rsidR="00141CD9" w:rsidRDefault="00141CD9">
      <w:pPr>
        <w:pStyle w:val="normal0"/>
        <w:rPr>
          <w:rFonts w:ascii="Courier New" w:eastAsia="Courier New" w:hAnsi="Courier New" w:cs="Courier New"/>
          <w:sz w:val="24"/>
          <w:szCs w:val="24"/>
          <w:shd w:val="clear" w:color="auto" w:fill="FDFDFD"/>
        </w:rPr>
      </w:pPr>
    </w:p>
    <w:p w:rsidR="00141CD9" w:rsidRDefault="00141CD9">
      <w:pPr>
        <w:pStyle w:val="normal0"/>
        <w:rPr>
          <w:rFonts w:ascii="Courier New" w:eastAsia="Courier New" w:hAnsi="Courier New" w:cs="Courier New"/>
          <w:sz w:val="24"/>
          <w:szCs w:val="24"/>
          <w:shd w:val="clear" w:color="auto" w:fill="FDFDFD"/>
        </w:rPr>
      </w:pPr>
    </w:p>
    <w:p w:rsidR="00141CD9" w:rsidRDefault="003C0DB1">
      <w:pPr>
        <w:pStyle w:val="normal0"/>
        <w:rPr>
          <w:rFonts w:ascii="Courier New" w:eastAsia="Courier New" w:hAnsi="Courier New" w:cs="Courier New"/>
          <w:b/>
          <w:bCs/>
          <w:sz w:val="24"/>
          <w:szCs w:val="24"/>
          <w:shd w:val="clear" w:color="auto" w:fill="FDFDFD"/>
        </w:rPr>
      </w:pPr>
      <w:r>
        <w:rPr>
          <w:rFonts w:ascii="Courier New" w:eastAsia="Courier New" w:hAnsi="Courier New" w:cs="Courier New"/>
          <w:b/>
          <w:bCs/>
          <w:sz w:val="24"/>
          <w:szCs w:val="24"/>
          <w:shd w:val="clear" w:color="auto" w:fill="FDFDFD"/>
        </w:rPr>
        <w:t>// All data get</w:t>
      </w:r>
    </w:p>
    <w:p w:rsidR="00141CD9" w:rsidRDefault="00141CD9">
      <w:pPr>
        <w:pStyle w:val="normal0"/>
        <w:rPr>
          <w:rFonts w:ascii="Courier New" w:eastAsia="Courier New" w:hAnsi="Courier New" w:cs="Courier New"/>
          <w:b/>
          <w:bCs/>
          <w:sz w:val="24"/>
          <w:szCs w:val="24"/>
          <w:shd w:val="clear" w:color="auto" w:fill="FDFDFD"/>
        </w:rPr>
      </w:pPr>
    </w:p>
    <w:p w:rsidR="00141CD9" w:rsidRDefault="003C0DB1">
      <w:pPr>
        <w:pStyle w:val="normal0"/>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lastRenderedPageBreak/>
        <w:t>const findallInDB = async ()=&gt;{</w:t>
      </w:r>
    </w:p>
    <w:p w:rsidR="00141CD9" w:rsidRDefault="003C0DB1">
      <w:pPr>
        <w:pStyle w:val="normal0"/>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 xml:space="preserve">    const customers = mongoose.model('customers', customersSchema);</w:t>
      </w:r>
    </w:p>
    <w:p w:rsidR="00141CD9" w:rsidRDefault="003C0DB1">
      <w:pPr>
        <w:pStyle w:val="normal0"/>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 xml:space="preserve">    let data = await customers.find();</w:t>
      </w:r>
    </w:p>
    <w:p w:rsidR="00141CD9" w:rsidRDefault="003C0DB1">
      <w:pPr>
        <w:pStyle w:val="normal0"/>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 xml:space="preserve">    console.log(data);</w:t>
      </w:r>
    </w:p>
    <w:p w:rsidR="00141CD9" w:rsidRDefault="003C0DB1">
      <w:pPr>
        <w:pStyle w:val="normal0"/>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w:t>
      </w:r>
    </w:p>
    <w:p w:rsidR="00141CD9" w:rsidRDefault="003C0DB1">
      <w:pPr>
        <w:pStyle w:val="normal0"/>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findallInDB()</w:t>
      </w:r>
    </w:p>
    <w:p w:rsidR="00141CD9" w:rsidRDefault="00141CD9">
      <w:pPr>
        <w:pStyle w:val="normal0"/>
        <w:rPr>
          <w:rFonts w:ascii="Courier New" w:eastAsia="Courier New" w:hAnsi="Courier New" w:cs="Courier New"/>
          <w:sz w:val="24"/>
          <w:szCs w:val="24"/>
          <w:shd w:val="clear" w:color="auto" w:fill="FDFDFD"/>
        </w:rPr>
      </w:pPr>
    </w:p>
    <w:p w:rsidR="00141CD9" w:rsidRDefault="00141CD9">
      <w:pPr>
        <w:pStyle w:val="normal0"/>
        <w:rPr>
          <w:rFonts w:ascii="Courier New" w:eastAsia="Courier New" w:hAnsi="Courier New" w:cs="Courier New"/>
          <w:sz w:val="24"/>
          <w:szCs w:val="24"/>
          <w:shd w:val="clear" w:color="auto" w:fill="FDFDFD"/>
        </w:rPr>
      </w:pPr>
    </w:p>
    <w:p w:rsidR="00141CD9" w:rsidRDefault="00141CD9">
      <w:pPr>
        <w:pStyle w:val="normal0"/>
        <w:rPr>
          <w:rFonts w:ascii="Courier New" w:eastAsia="Courier New" w:hAnsi="Courier New" w:cs="Courier New"/>
          <w:sz w:val="24"/>
          <w:szCs w:val="24"/>
          <w:shd w:val="clear" w:color="auto" w:fill="FDFDFD"/>
        </w:rPr>
      </w:pPr>
    </w:p>
    <w:p w:rsidR="00141CD9" w:rsidRDefault="00141CD9">
      <w:pPr>
        <w:pStyle w:val="normal0"/>
        <w:rPr>
          <w:rFonts w:ascii="Courier New" w:eastAsia="Courier New" w:hAnsi="Courier New" w:cs="Courier New"/>
          <w:sz w:val="24"/>
          <w:szCs w:val="24"/>
          <w:shd w:val="clear" w:color="auto" w:fill="FDFDFD"/>
        </w:rPr>
      </w:pPr>
    </w:p>
    <w:p w:rsidR="00141CD9" w:rsidRDefault="003C0DB1">
      <w:pPr>
        <w:pStyle w:val="normal0"/>
        <w:rPr>
          <w:rFonts w:ascii="Courier New" w:eastAsia="Courier New" w:hAnsi="Courier New" w:cs="Courier New"/>
          <w:b/>
          <w:bCs/>
          <w:sz w:val="24"/>
          <w:szCs w:val="24"/>
          <w:shd w:val="clear" w:color="auto" w:fill="FDFDFD"/>
        </w:rPr>
      </w:pPr>
      <w:r>
        <w:rPr>
          <w:rFonts w:ascii="Courier New" w:eastAsia="Courier New" w:hAnsi="Courier New" w:cs="Courier New"/>
          <w:b/>
          <w:bCs/>
          <w:sz w:val="24"/>
          <w:szCs w:val="24"/>
          <w:shd w:val="clear" w:color="auto" w:fill="FDFDFD"/>
        </w:rPr>
        <w:t xml:space="preserve">// single data get </w:t>
      </w:r>
    </w:p>
    <w:p w:rsidR="00141CD9" w:rsidRDefault="00141CD9">
      <w:pPr>
        <w:pStyle w:val="normal0"/>
        <w:rPr>
          <w:rFonts w:ascii="Courier New" w:eastAsia="Courier New" w:hAnsi="Courier New" w:cs="Courier New"/>
          <w:b/>
          <w:bCs/>
          <w:sz w:val="24"/>
          <w:szCs w:val="24"/>
          <w:shd w:val="clear" w:color="auto" w:fill="FDFDFD"/>
        </w:rPr>
      </w:pPr>
    </w:p>
    <w:p w:rsidR="00141CD9" w:rsidRDefault="003C0DB1">
      <w:pPr>
        <w:pStyle w:val="normal0"/>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const findInDB = async ()=&gt;{</w:t>
      </w:r>
    </w:p>
    <w:p w:rsidR="00141CD9" w:rsidRDefault="003C0DB1">
      <w:pPr>
        <w:pStyle w:val="normal0"/>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 xml:space="preserve">    const customers = mongoose.model('customers', customersSchema);</w:t>
      </w:r>
    </w:p>
    <w:p w:rsidR="00141CD9" w:rsidRDefault="003C0DB1">
      <w:pPr>
        <w:pStyle w:val="normal0"/>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 xml:space="preserve">    let data = await customers.find({name:'patel2'})</w:t>
      </w:r>
    </w:p>
    <w:p w:rsidR="00141CD9" w:rsidRDefault="003C0DB1">
      <w:pPr>
        <w:pStyle w:val="normal0"/>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 xml:space="preserve">    console.log(data);</w:t>
      </w:r>
    </w:p>
    <w:p w:rsidR="00141CD9" w:rsidRDefault="003C0DB1">
      <w:pPr>
        <w:pStyle w:val="normal0"/>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w:t>
      </w:r>
    </w:p>
    <w:p w:rsidR="00141CD9" w:rsidRDefault="00141CD9">
      <w:pPr>
        <w:pStyle w:val="normal0"/>
        <w:rPr>
          <w:rFonts w:ascii="Courier New" w:eastAsia="Courier New" w:hAnsi="Courier New" w:cs="Courier New"/>
          <w:sz w:val="24"/>
          <w:szCs w:val="24"/>
          <w:shd w:val="clear" w:color="auto" w:fill="FDFDFD"/>
        </w:rPr>
      </w:pPr>
    </w:p>
    <w:p w:rsidR="00141CD9" w:rsidRDefault="003C0DB1">
      <w:pPr>
        <w:pStyle w:val="normal0"/>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findInDB();</w:t>
      </w:r>
    </w:p>
    <w:p w:rsidR="00141CD9" w:rsidRDefault="00141CD9">
      <w:pPr>
        <w:pStyle w:val="normal0"/>
        <w:rPr>
          <w:rFonts w:ascii="Courier New" w:eastAsia="Courier New" w:hAnsi="Courier New" w:cs="Courier New"/>
          <w:sz w:val="24"/>
          <w:szCs w:val="24"/>
          <w:shd w:val="clear" w:color="auto" w:fill="FDFDFD"/>
        </w:rPr>
      </w:pPr>
    </w:p>
    <w:p w:rsidR="00141CD9" w:rsidRDefault="00141CD9">
      <w:pPr>
        <w:pStyle w:val="normal0"/>
        <w:rPr>
          <w:rFonts w:ascii="Courier New" w:eastAsia="Courier New" w:hAnsi="Courier New" w:cs="Courier New"/>
          <w:sz w:val="24"/>
          <w:szCs w:val="24"/>
          <w:shd w:val="clear" w:color="auto" w:fill="FDFDFD"/>
        </w:rPr>
      </w:pPr>
    </w:p>
    <w:p w:rsidR="00141CD9" w:rsidRDefault="00141CD9">
      <w:pPr>
        <w:pStyle w:val="normal0"/>
        <w:rPr>
          <w:rFonts w:ascii="Courier New" w:eastAsia="Courier New" w:hAnsi="Courier New" w:cs="Courier New"/>
          <w:sz w:val="24"/>
          <w:szCs w:val="24"/>
          <w:shd w:val="clear" w:color="auto" w:fill="FDFDFD"/>
        </w:rPr>
      </w:pPr>
    </w:p>
    <w:p w:rsidR="00141CD9" w:rsidRDefault="00141CD9">
      <w:pPr>
        <w:pStyle w:val="normal0"/>
        <w:rPr>
          <w:rFonts w:ascii="Courier New" w:eastAsia="Courier New" w:hAnsi="Courier New" w:cs="Courier New"/>
          <w:sz w:val="24"/>
          <w:szCs w:val="24"/>
          <w:shd w:val="clear" w:color="auto" w:fill="FDFDFD"/>
        </w:rPr>
      </w:pPr>
    </w:p>
    <w:p w:rsidR="00141CD9" w:rsidRDefault="003C0DB1">
      <w:pPr>
        <w:pStyle w:val="normal0"/>
        <w:rPr>
          <w:rFonts w:ascii="Courier New" w:eastAsia="Courier New" w:hAnsi="Courier New" w:cs="Courier New"/>
          <w:b/>
          <w:bCs/>
          <w:sz w:val="24"/>
          <w:szCs w:val="24"/>
          <w:shd w:val="clear" w:color="auto" w:fill="FDFDFD"/>
        </w:rPr>
      </w:pPr>
      <w:r>
        <w:rPr>
          <w:rFonts w:ascii="Courier New" w:eastAsia="Courier New" w:hAnsi="Courier New" w:cs="Courier New"/>
          <w:b/>
          <w:bCs/>
          <w:sz w:val="24"/>
          <w:szCs w:val="24"/>
          <w:shd w:val="clear" w:color="auto" w:fill="FDFDFD"/>
        </w:rPr>
        <w:t>// update data</w:t>
      </w:r>
    </w:p>
    <w:p w:rsidR="00141CD9" w:rsidRDefault="003C0DB1">
      <w:pPr>
        <w:pStyle w:val="normal0"/>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const updateInDB =async  () =&gt; {</w:t>
      </w:r>
    </w:p>
    <w:p w:rsidR="00141CD9" w:rsidRDefault="003C0DB1">
      <w:pPr>
        <w:pStyle w:val="normal0"/>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 xml:space="preserve">    const customersModel = mongoose.model('customers', customersSchema);</w:t>
      </w:r>
    </w:p>
    <w:p w:rsidR="00141CD9" w:rsidRDefault="003C0DB1">
      <w:pPr>
        <w:pStyle w:val="normal0"/>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 xml:space="preserve">    let data =await  customersModel.updateOne(</w:t>
      </w:r>
    </w:p>
    <w:p w:rsidR="00141CD9" w:rsidRDefault="003C0DB1">
      <w:pPr>
        <w:pStyle w:val="normal0"/>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 xml:space="preserve">        { name: "patel" },</w:t>
      </w:r>
    </w:p>
    <w:p w:rsidR="00141CD9" w:rsidRDefault="003C0DB1">
      <w:pPr>
        <w:pStyle w:val="normal0"/>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 xml:space="preserve">        {</w:t>
      </w:r>
    </w:p>
    <w:p w:rsidR="00141CD9" w:rsidRDefault="003C0DB1">
      <w:pPr>
        <w:pStyle w:val="normal0"/>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 xml:space="preserve">            $set: { name: "changedName",email:'changedName@gmail.com' }</w:t>
      </w:r>
    </w:p>
    <w:p w:rsidR="00141CD9" w:rsidRDefault="003C0DB1">
      <w:pPr>
        <w:pStyle w:val="normal0"/>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 xml:space="preserve">        }</w:t>
      </w:r>
    </w:p>
    <w:p w:rsidR="00141CD9" w:rsidRDefault="003C0DB1">
      <w:pPr>
        <w:pStyle w:val="normal0"/>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 xml:space="preserve">    )</w:t>
      </w:r>
    </w:p>
    <w:p w:rsidR="00141CD9" w:rsidRDefault="003C0DB1">
      <w:pPr>
        <w:pStyle w:val="normal0"/>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 xml:space="preserve">    console.log(data)</w:t>
      </w:r>
    </w:p>
    <w:p w:rsidR="00141CD9" w:rsidRDefault="003C0DB1">
      <w:pPr>
        <w:pStyle w:val="normal0"/>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w:t>
      </w:r>
    </w:p>
    <w:p w:rsidR="00141CD9" w:rsidRDefault="00141CD9">
      <w:pPr>
        <w:pStyle w:val="normal0"/>
        <w:rPr>
          <w:rFonts w:ascii="Courier New" w:eastAsia="Courier New" w:hAnsi="Courier New" w:cs="Courier New"/>
          <w:sz w:val="24"/>
          <w:szCs w:val="24"/>
          <w:shd w:val="clear" w:color="auto" w:fill="FDFDFD"/>
        </w:rPr>
      </w:pPr>
    </w:p>
    <w:p w:rsidR="00141CD9" w:rsidRDefault="003C0DB1">
      <w:pPr>
        <w:pStyle w:val="normal0"/>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//updateInDB();</w:t>
      </w:r>
    </w:p>
    <w:p w:rsidR="00141CD9" w:rsidRDefault="00141CD9">
      <w:pPr>
        <w:pStyle w:val="normal0"/>
        <w:rPr>
          <w:rFonts w:ascii="Courier New" w:eastAsia="Courier New" w:hAnsi="Courier New" w:cs="Courier New"/>
          <w:sz w:val="24"/>
          <w:szCs w:val="24"/>
          <w:shd w:val="clear" w:color="auto" w:fill="FDFDFD"/>
        </w:rPr>
      </w:pPr>
    </w:p>
    <w:p w:rsidR="00141CD9" w:rsidRDefault="00141CD9">
      <w:pPr>
        <w:pStyle w:val="normal0"/>
        <w:rPr>
          <w:rFonts w:ascii="Courier New" w:eastAsia="Courier New" w:hAnsi="Courier New" w:cs="Courier New"/>
          <w:sz w:val="24"/>
          <w:szCs w:val="24"/>
          <w:shd w:val="clear" w:color="auto" w:fill="FDFDFD"/>
        </w:rPr>
      </w:pPr>
    </w:p>
    <w:p w:rsidR="00141CD9" w:rsidRDefault="00141CD9">
      <w:pPr>
        <w:pStyle w:val="normal0"/>
        <w:rPr>
          <w:rFonts w:ascii="Courier New" w:eastAsia="Courier New" w:hAnsi="Courier New" w:cs="Courier New"/>
          <w:sz w:val="24"/>
          <w:szCs w:val="24"/>
          <w:shd w:val="clear" w:color="auto" w:fill="FDFDFD"/>
        </w:rPr>
      </w:pPr>
    </w:p>
    <w:p w:rsidR="00141CD9" w:rsidRDefault="003C0DB1">
      <w:pPr>
        <w:pStyle w:val="normal0"/>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 delete data</w:t>
      </w:r>
    </w:p>
    <w:p w:rsidR="00141CD9" w:rsidRDefault="003C0DB1">
      <w:pPr>
        <w:pStyle w:val="normal0"/>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const deleteInDB = async ()=&gt;{</w:t>
      </w:r>
    </w:p>
    <w:p w:rsidR="00141CD9" w:rsidRDefault="003C0DB1">
      <w:pPr>
        <w:pStyle w:val="normal0"/>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 xml:space="preserve">    const customers = mongoose.model('customers', customersSchema);</w:t>
      </w:r>
    </w:p>
    <w:p w:rsidR="00141CD9" w:rsidRDefault="003C0DB1">
      <w:pPr>
        <w:pStyle w:val="normal0"/>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 xml:space="preserve">    let data = await customers.deleteOne({name:'changedName'})</w:t>
      </w:r>
    </w:p>
    <w:p w:rsidR="00141CD9" w:rsidRDefault="003C0DB1">
      <w:pPr>
        <w:pStyle w:val="normal0"/>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 xml:space="preserve">    console.log(data);</w:t>
      </w:r>
    </w:p>
    <w:p w:rsidR="00141CD9" w:rsidRDefault="003C0DB1">
      <w:pPr>
        <w:pStyle w:val="normal0"/>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w:t>
      </w:r>
    </w:p>
    <w:p w:rsidR="00141CD9" w:rsidRDefault="00141CD9">
      <w:pPr>
        <w:pStyle w:val="normal0"/>
        <w:rPr>
          <w:rFonts w:ascii="Courier New" w:eastAsia="Courier New" w:hAnsi="Courier New" w:cs="Courier New"/>
          <w:sz w:val="24"/>
          <w:szCs w:val="24"/>
          <w:shd w:val="clear" w:color="auto" w:fill="FDFDFD"/>
        </w:rPr>
      </w:pPr>
    </w:p>
    <w:p w:rsidR="00141CD9" w:rsidRDefault="003C0DB1">
      <w:pPr>
        <w:pStyle w:val="normal0"/>
        <w:rPr>
          <w:rFonts w:ascii="Courier New" w:eastAsia="Courier New" w:hAnsi="Courier New" w:cs="Courier New"/>
          <w:sz w:val="24"/>
          <w:szCs w:val="24"/>
          <w:shd w:val="clear" w:color="auto" w:fill="FDFDFD"/>
        </w:rPr>
      </w:pPr>
      <w:r>
        <w:rPr>
          <w:rFonts w:ascii="Courier New" w:eastAsia="Courier New" w:hAnsi="Courier New" w:cs="Courier New"/>
          <w:sz w:val="24"/>
          <w:szCs w:val="24"/>
          <w:shd w:val="clear" w:color="auto" w:fill="FDFDFD"/>
        </w:rPr>
        <w:t>//deleteInDB();</w:t>
      </w:r>
    </w:p>
    <w:p w:rsidR="00141CD9" w:rsidRDefault="00141CD9">
      <w:pPr>
        <w:pStyle w:val="normal0"/>
        <w:rPr>
          <w:rFonts w:ascii="Courier New" w:eastAsia="Courier New" w:hAnsi="Courier New" w:cs="Courier New"/>
          <w:sz w:val="24"/>
          <w:szCs w:val="24"/>
          <w:shd w:val="clear" w:color="auto" w:fill="FDFDFD"/>
        </w:rPr>
      </w:pPr>
    </w:p>
    <w:p w:rsidR="00141CD9" w:rsidRDefault="003C0DB1">
      <w:pPr>
        <w:pStyle w:val="Heading3"/>
        <w:keepNext w:val="0"/>
        <w:keepLines w:val="0"/>
        <w:pBdr>
          <w:top w:val="none" w:sz="0" w:space="3" w:color="auto"/>
        </w:pBdr>
        <w:spacing w:before="360" w:line="335" w:lineRule="auto"/>
        <w:ind w:left="220" w:right="220"/>
        <w:jc w:val="center"/>
        <w:rPr>
          <w:b/>
          <w:bCs/>
          <w:color w:val="222222"/>
          <w:sz w:val="46"/>
          <w:szCs w:val="46"/>
          <w:u w:val="single"/>
        </w:rPr>
      </w:pPr>
      <w:bookmarkStart w:id="177" w:name="_oxkteyy84yli" w:colFirst="0" w:colLast="0"/>
      <w:bookmarkEnd w:id="177"/>
      <w:r>
        <w:rPr>
          <w:b/>
          <w:bCs/>
          <w:color w:val="222222"/>
          <w:sz w:val="46"/>
          <w:szCs w:val="46"/>
          <w:u w:val="single"/>
        </w:rPr>
        <w:t>API Crud in Mongoose</w:t>
      </w:r>
    </w:p>
    <w:p w:rsidR="00141CD9" w:rsidRDefault="003C0DB1">
      <w:pPr>
        <w:pStyle w:val="normal0"/>
        <w:numPr>
          <w:ilvl w:val="0"/>
          <w:numId w:val="5"/>
        </w:numPr>
      </w:pPr>
      <w:r>
        <w:t>Config.js</w:t>
      </w:r>
    </w:p>
    <w:p w:rsidR="00141CD9" w:rsidRDefault="00141CD9">
      <w:pPr>
        <w:pStyle w:val="normal0"/>
      </w:pPr>
    </w:p>
    <w:p w:rsidR="00141CD9" w:rsidRDefault="003C0DB1">
      <w:pPr>
        <w:pStyle w:val="normal0"/>
      </w:pPr>
      <w:r>
        <w:t>const mongoose = require('mongoose');</w:t>
      </w:r>
    </w:p>
    <w:p w:rsidR="00141CD9" w:rsidRDefault="003C0DB1">
      <w:pPr>
        <w:pStyle w:val="normal0"/>
      </w:pPr>
      <w:r>
        <w:t>mongoose.connect('mongodb://localhost:27017/mongoose');</w:t>
      </w:r>
    </w:p>
    <w:p w:rsidR="00141CD9" w:rsidRDefault="00141CD9">
      <w:pPr>
        <w:pStyle w:val="normal0"/>
      </w:pPr>
    </w:p>
    <w:p w:rsidR="00141CD9" w:rsidRDefault="00141CD9">
      <w:pPr>
        <w:pStyle w:val="normal0"/>
      </w:pPr>
    </w:p>
    <w:p w:rsidR="00141CD9" w:rsidRDefault="003C0DB1">
      <w:pPr>
        <w:pStyle w:val="normal0"/>
        <w:numPr>
          <w:ilvl w:val="0"/>
          <w:numId w:val="5"/>
        </w:numPr>
      </w:pPr>
      <w:r>
        <w:t>customerSchema.js</w:t>
      </w:r>
    </w:p>
    <w:p w:rsidR="00141CD9" w:rsidRDefault="00141CD9">
      <w:pPr>
        <w:pStyle w:val="normal0"/>
      </w:pPr>
    </w:p>
    <w:p w:rsidR="00141CD9" w:rsidRDefault="003C0DB1">
      <w:pPr>
        <w:pStyle w:val="normal0"/>
      </w:pPr>
      <w:r>
        <w:t>const mongoose = require('mongoose');</w:t>
      </w:r>
    </w:p>
    <w:p w:rsidR="00141CD9" w:rsidRDefault="003C0DB1">
      <w:pPr>
        <w:pStyle w:val="normal0"/>
      </w:pPr>
      <w:r>
        <w:t>const customersSchema= mongoose.Schema({</w:t>
      </w:r>
    </w:p>
    <w:p w:rsidR="00141CD9" w:rsidRDefault="003C0DB1">
      <w:pPr>
        <w:pStyle w:val="normal0"/>
      </w:pPr>
      <w:r>
        <w:t xml:space="preserve">    name:String,</w:t>
      </w:r>
    </w:p>
    <w:p w:rsidR="00141CD9" w:rsidRDefault="003C0DB1">
      <w:pPr>
        <w:pStyle w:val="normal0"/>
      </w:pPr>
      <w:r>
        <w:t xml:space="preserve">    mobile:String,</w:t>
      </w:r>
    </w:p>
    <w:p w:rsidR="00141CD9" w:rsidRDefault="003C0DB1">
      <w:pPr>
        <w:pStyle w:val="normal0"/>
      </w:pPr>
      <w:r>
        <w:t xml:space="preserve">    email:String,</w:t>
      </w:r>
    </w:p>
    <w:p w:rsidR="00141CD9" w:rsidRDefault="003C0DB1">
      <w:pPr>
        <w:pStyle w:val="normal0"/>
      </w:pPr>
      <w:r>
        <w:t xml:space="preserve">    password:String</w:t>
      </w:r>
    </w:p>
    <w:p w:rsidR="00141CD9" w:rsidRDefault="003C0DB1">
      <w:pPr>
        <w:pStyle w:val="normal0"/>
      </w:pPr>
      <w:r>
        <w:t>});</w:t>
      </w:r>
    </w:p>
    <w:p w:rsidR="00141CD9" w:rsidRDefault="00141CD9">
      <w:pPr>
        <w:pStyle w:val="normal0"/>
      </w:pPr>
    </w:p>
    <w:p w:rsidR="00141CD9" w:rsidRDefault="003C0DB1">
      <w:pPr>
        <w:pStyle w:val="normal0"/>
      </w:pPr>
      <w:r>
        <w:t>module.exports= mongoose.model("customers",customersSchema);</w:t>
      </w:r>
    </w:p>
    <w:p w:rsidR="00141CD9" w:rsidRDefault="00141CD9">
      <w:pPr>
        <w:pStyle w:val="normal0"/>
      </w:pPr>
    </w:p>
    <w:p w:rsidR="00141CD9" w:rsidRDefault="00141CD9">
      <w:pPr>
        <w:pStyle w:val="normal0"/>
      </w:pPr>
    </w:p>
    <w:p w:rsidR="00141CD9" w:rsidRDefault="003C0DB1">
      <w:pPr>
        <w:pStyle w:val="normal0"/>
        <w:numPr>
          <w:ilvl w:val="0"/>
          <w:numId w:val="5"/>
        </w:numPr>
      </w:pPr>
      <w:r>
        <w:t>Index.js</w:t>
      </w:r>
    </w:p>
    <w:p w:rsidR="00141CD9" w:rsidRDefault="00141CD9">
      <w:pPr>
        <w:pStyle w:val="normal0"/>
      </w:pPr>
    </w:p>
    <w:p w:rsidR="00141CD9" w:rsidRDefault="003C0DB1">
      <w:pPr>
        <w:pStyle w:val="normal0"/>
      </w:pPr>
      <w:r>
        <w:t>const express = require('express');</w:t>
      </w:r>
    </w:p>
    <w:p w:rsidR="00141CD9" w:rsidRDefault="003C0DB1">
      <w:pPr>
        <w:pStyle w:val="normal0"/>
      </w:pPr>
      <w:r>
        <w:t>require("./config"); // load config</w:t>
      </w:r>
    </w:p>
    <w:p w:rsidR="00141CD9" w:rsidRDefault="003C0DB1">
      <w:pPr>
        <w:pStyle w:val="normal0"/>
      </w:pPr>
      <w:r>
        <w:t>const Customers = require('./customersSchema'); // load customerSchema</w:t>
      </w:r>
    </w:p>
    <w:p w:rsidR="00141CD9" w:rsidRDefault="003C0DB1">
      <w:pPr>
        <w:pStyle w:val="normal0"/>
      </w:pPr>
      <w:r>
        <w:t>const app = express();</w:t>
      </w:r>
    </w:p>
    <w:p w:rsidR="00141CD9" w:rsidRDefault="00141CD9">
      <w:pPr>
        <w:pStyle w:val="normal0"/>
      </w:pPr>
    </w:p>
    <w:p w:rsidR="00141CD9" w:rsidRDefault="003C0DB1">
      <w:pPr>
        <w:pStyle w:val="normal0"/>
      </w:pPr>
      <w:r>
        <w:t>app.use(express.json());    //   post :  http://localhost:5000/create</w:t>
      </w:r>
    </w:p>
    <w:p w:rsidR="00141CD9" w:rsidRDefault="003C0DB1">
      <w:pPr>
        <w:pStyle w:val="normal0"/>
      </w:pPr>
      <w:r>
        <w:lastRenderedPageBreak/>
        <w:t>app.post("/create", async (req, resp) =&gt; {</w:t>
      </w:r>
    </w:p>
    <w:p w:rsidR="00141CD9" w:rsidRDefault="003C0DB1">
      <w:pPr>
        <w:pStyle w:val="normal0"/>
      </w:pPr>
      <w:r>
        <w:t xml:space="preserve">    let data = new Customers(req.body);</w:t>
      </w:r>
    </w:p>
    <w:p w:rsidR="00141CD9" w:rsidRDefault="003C0DB1">
      <w:pPr>
        <w:pStyle w:val="normal0"/>
      </w:pPr>
      <w:r>
        <w:t xml:space="preserve">    const result = await data.save();</w:t>
      </w:r>
    </w:p>
    <w:p w:rsidR="00141CD9" w:rsidRDefault="003C0DB1">
      <w:pPr>
        <w:pStyle w:val="normal0"/>
      </w:pPr>
      <w:r>
        <w:t xml:space="preserve">    resp.send(result);</w:t>
      </w:r>
    </w:p>
    <w:p w:rsidR="00141CD9" w:rsidRDefault="003C0DB1">
      <w:pPr>
        <w:pStyle w:val="normal0"/>
      </w:pPr>
      <w:r>
        <w:t>});</w:t>
      </w:r>
    </w:p>
    <w:p w:rsidR="00141CD9" w:rsidRDefault="00141CD9">
      <w:pPr>
        <w:pStyle w:val="normal0"/>
      </w:pPr>
    </w:p>
    <w:p w:rsidR="00141CD9" w:rsidRDefault="00141CD9">
      <w:pPr>
        <w:pStyle w:val="normal0"/>
      </w:pPr>
    </w:p>
    <w:p w:rsidR="00141CD9" w:rsidRDefault="00141CD9">
      <w:pPr>
        <w:pStyle w:val="normal0"/>
      </w:pPr>
    </w:p>
    <w:p w:rsidR="00141CD9" w:rsidRDefault="00141CD9">
      <w:pPr>
        <w:pStyle w:val="normal0"/>
      </w:pPr>
    </w:p>
    <w:p w:rsidR="00141CD9" w:rsidRDefault="003C0DB1">
      <w:pPr>
        <w:pStyle w:val="normal0"/>
      </w:pPr>
      <w:r>
        <w:t>// get  http://localhost:5000/list</w:t>
      </w:r>
    </w:p>
    <w:p w:rsidR="00141CD9" w:rsidRDefault="00141CD9">
      <w:pPr>
        <w:pStyle w:val="normal0"/>
      </w:pPr>
    </w:p>
    <w:p w:rsidR="00141CD9" w:rsidRDefault="003C0DB1">
      <w:pPr>
        <w:pStyle w:val="normal0"/>
        <w:ind w:left="720"/>
      </w:pPr>
      <w:r>
        <w:t>app.get("/list", async (req, resp) =&gt; {</w:t>
      </w:r>
    </w:p>
    <w:p w:rsidR="00141CD9" w:rsidRDefault="003C0DB1">
      <w:pPr>
        <w:pStyle w:val="normal0"/>
        <w:ind w:left="720"/>
      </w:pPr>
      <w:r>
        <w:t xml:space="preserve">    let data = await Customers.find();</w:t>
      </w:r>
    </w:p>
    <w:p w:rsidR="00141CD9" w:rsidRDefault="003C0DB1">
      <w:pPr>
        <w:pStyle w:val="normal0"/>
        <w:ind w:left="720"/>
      </w:pPr>
      <w:r>
        <w:t xml:space="preserve">    resp.send(data);</w:t>
      </w:r>
    </w:p>
    <w:p w:rsidR="00141CD9" w:rsidRDefault="003C0DB1">
      <w:pPr>
        <w:pStyle w:val="normal0"/>
        <w:ind w:left="720"/>
      </w:pPr>
      <w:r>
        <w:t>})</w:t>
      </w:r>
    </w:p>
    <w:p w:rsidR="00141CD9" w:rsidRDefault="00141CD9">
      <w:pPr>
        <w:pStyle w:val="normal0"/>
        <w:ind w:left="720"/>
      </w:pPr>
    </w:p>
    <w:p w:rsidR="00141CD9" w:rsidRDefault="00141CD9">
      <w:pPr>
        <w:pStyle w:val="normal0"/>
      </w:pPr>
    </w:p>
    <w:p w:rsidR="00141CD9" w:rsidRDefault="003C0DB1">
      <w:pPr>
        <w:pStyle w:val="normal0"/>
      </w:pPr>
      <w:r>
        <w:t>// get  http://localhost:5000/single</w:t>
      </w:r>
    </w:p>
    <w:p w:rsidR="00141CD9" w:rsidRDefault="00141CD9">
      <w:pPr>
        <w:pStyle w:val="normal0"/>
      </w:pPr>
    </w:p>
    <w:p w:rsidR="00141CD9" w:rsidRDefault="003C0DB1">
      <w:pPr>
        <w:pStyle w:val="normal0"/>
      </w:pPr>
      <w:r>
        <w:t>app.get("/single", async (req, resp) =&gt; {</w:t>
      </w:r>
    </w:p>
    <w:p w:rsidR="00141CD9" w:rsidRDefault="003C0DB1">
      <w:pPr>
        <w:pStyle w:val="normal0"/>
      </w:pPr>
      <w:r>
        <w:t xml:space="preserve">    let data = await Customers.find({name:"patel2"});</w:t>
      </w:r>
    </w:p>
    <w:p w:rsidR="00141CD9" w:rsidRDefault="003C0DB1">
      <w:pPr>
        <w:pStyle w:val="normal0"/>
      </w:pPr>
      <w:r>
        <w:t xml:space="preserve">    resp.send(data);</w:t>
      </w:r>
    </w:p>
    <w:p w:rsidR="00141CD9" w:rsidRDefault="003C0DB1">
      <w:pPr>
        <w:pStyle w:val="normal0"/>
      </w:pPr>
      <w:r>
        <w:t>})</w:t>
      </w:r>
    </w:p>
    <w:p w:rsidR="00141CD9" w:rsidRDefault="00141CD9">
      <w:pPr>
        <w:pStyle w:val="normal0"/>
      </w:pPr>
    </w:p>
    <w:p w:rsidR="00141CD9" w:rsidRDefault="00141CD9">
      <w:pPr>
        <w:pStyle w:val="normal0"/>
      </w:pPr>
    </w:p>
    <w:p w:rsidR="00141CD9" w:rsidRDefault="00141CD9">
      <w:pPr>
        <w:pStyle w:val="normal0"/>
      </w:pPr>
    </w:p>
    <w:p w:rsidR="00141CD9" w:rsidRDefault="003C0DB1">
      <w:pPr>
        <w:pStyle w:val="normal0"/>
      </w:pPr>
      <w:r>
        <w:t>//put http://localhost:5000/update/637f3ba97f546bbfeae336c3</w:t>
      </w:r>
    </w:p>
    <w:p w:rsidR="00141CD9" w:rsidRDefault="00141CD9">
      <w:pPr>
        <w:pStyle w:val="normal0"/>
      </w:pPr>
    </w:p>
    <w:p w:rsidR="00141CD9" w:rsidRDefault="003C0DB1">
      <w:pPr>
        <w:pStyle w:val="normal0"/>
      </w:pPr>
      <w:r>
        <w:t>app.put("/update/:_id",async (req, resp) =&gt; {</w:t>
      </w:r>
    </w:p>
    <w:p w:rsidR="00141CD9" w:rsidRDefault="003C0DB1">
      <w:pPr>
        <w:pStyle w:val="normal0"/>
      </w:pPr>
      <w:r>
        <w:t xml:space="preserve">    console.log(req.params)</w:t>
      </w:r>
    </w:p>
    <w:p w:rsidR="00141CD9" w:rsidRDefault="003C0DB1">
      <w:pPr>
        <w:pStyle w:val="normal0"/>
      </w:pPr>
      <w:r>
        <w:t xml:space="preserve">    let data = await Customers.updateOne(</w:t>
      </w:r>
    </w:p>
    <w:p w:rsidR="00141CD9" w:rsidRDefault="003C0DB1">
      <w:pPr>
        <w:pStyle w:val="normal0"/>
      </w:pPr>
      <w:r>
        <w:t xml:space="preserve">        req.params,</w:t>
      </w:r>
    </w:p>
    <w:p w:rsidR="00141CD9" w:rsidRDefault="003C0DB1">
      <w:pPr>
        <w:pStyle w:val="normal0"/>
      </w:pPr>
      <w:r>
        <w:t xml:space="preserve">        {$set: req.body}</w:t>
      </w:r>
    </w:p>
    <w:p w:rsidR="00141CD9" w:rsidRDefault="003C0DB1">
      <w:pPr>
        <w:pStyle w:val="normal0"/>
      </w:pPr>
      <w:r>
        <w:t xml:space="preserve">    );</w:t>
      </w:r>
    </w:p>
    <w:p w:rsidR="00141CD9" w:rsidRDefault="003C0DB1">
      <w:pPr>
        <w:pStyle w:val="normal0"/>
      </w:pPr>
      <w:r>
        <w:t xml:space="preserve">    resp.send(data);</w:t>
      </w:r>
    </w:p>
    <w:p w:rsidR="00141CD9" w:rsidRDefault="003C0DB1">
      <w:pPr>
        <w:pStyle w:val="normal0"/>
      </w:pPr>
      <w:r>
        <w:t>})</w:t>
      </w:r>
    </w:p>
    <w:p w:rsidR="00141CD9" w:rsidRDefault="00141CD9">
      <w:pPr>
        <w:pStyle w:val="normal0"/>
      </w:pPr>
    </w:p>
    <w:p w:rsidR="00141CD9" w:rsidRDefault="003C0DB1">
      <w:pPr>
        <w:pStyle w:val="normal0"/>
      </w:pPr>
      <w:r>
        <w:t>//delete  http://localhost:5000/delete/637f3ba97f546bbfeae336c3</w:t>
      </w:r>
    </w:p>
    <w:p w:rsidR="00141CD9" w:rsidRDefault="003C0DB1">
      <w:pPr>
        <w:pStyle w:val="normal0"/>
      </w:pPr>
      <w:r>
        <w:t>app.delete("/delete/:_id", async (req, resp) =&gt; {</w:t>
      </w:r>
    </w:p>
    <w:p w:rsidR="00141CD9" w:rsidRDefault="003C0DB1">
      <w:pPr>
        <w:pStyle w:val="normal0"/>
      </w:pPr>
      <w:r>
        <w:t xml:space="preserve">    console.log(req.params)</w:t>
      </w:r>
    </w:p>
    <w:p w:rsidR="00141CD9" w:rsidRDefault="003C0DB1">
      <w:pPr>
        <w:pStyle w:val="normal0"/>
      </w:pPr>
      <w:r>
        <w:t xml:space="preserve">    let data = await Customers.deleteOne(req.params);</w:t>
      </w:r>
    </w:p>
    <w:p w:rsidR="00141CD9" w:rsidRDefault="003C0DB1">
      <w:pPr>
        <w:pStyle w:val="normal0"/>
      </w:pPr>
      <w:r>
        <w:t xml:space="preserve">    resp.send(data);</w:t>
      </w:r>
    </w:p>
    <w:p w:rsidR="00141CD9" w:rsidRDefault="003C0DB1">
      <w:pPr>
        <w:pStyle w:val="normal0"/>
      </w:pPr>
      <w:r>
        <w:t>})</w:t>
      </w:r>
    </w:p>
    <w:p w:rsidR="00141CD9" w:rsidRDefault="00141CD9">
      <w:pPr>
        <w:pStyle w:val="normal0"/>
      </w:pPr>
    </w:p>
    <w:p w:rsidR="00141CD9" w:rsidRDefault="00141CD9">
      <w:pPr>
        <w:pStyle w:val="normal0"/>
      </w:pPr>
    </w:p>
    <w:p w:rsidR="00141CD9" w:rsidRDefault="00141CD9">
      <w:pPr>
        <w:pStyle w:val="normal0"/>
      </w:pPr>
    </w:p>
    <w:p w:rsidR="00141CD9" w:rsidRDefault="00141CD9">
      <w:pPr>
        <w:pStyle w:val="normal0"/>
      </w:pPr>
    </w:p>
    <w:p w:rsidR="00141CD9" w:rsidRDefault="003C0DB1">
      <w:pPr>
        <w:pStyle w:val="normal0"/>
      </w:pPr>
      <w:r>
        <w:t>//search   http://localhost:5000/search/patel2</w:t>
      </w:r>
    </w:p>
    <w:p w:rsidR="00141CD9" w:rsidRDefault="00141CD9">
      <w:pPr>
        <w:pStyle w:val="normal0"/>
      </w:pPr>
    </w:p>
    <w:p w:rsidR="00141CD9" w:rsidRDefault="003C0DB1">
      <w:pPr>
        <w:pStyle w:val="normal0"/>
      </w:pPr>
      <w:r>
        <w:t>app.get("/search/:key",async (req,resp)=&gt;{</w:t>
      </w:r>
    </w:p>
    <w:p w:rsidR="00141CD9" w:rsidRDefault="003C0DB1">
      <w:pPr>
        <w:pStyle w:val="normal0"/>
      </w:pPr>
      <w:r>
        <w:t xml:space="preserve">    let data = await Customers.find(</w:t>
      </w:r>
    </w:p>
    <w:p w:rsidR="00141CD9" w:rsidRDefault="003C0DB1">
      <w:pPr>
        <w:pStyle w:val="normal0"/>
      </w:pPr>
      <w:r>
        <w:t xml:space="preserve">        {</w:t>
      </w:r>
    </w:p>
    <w:p w:rsidR="00141CD9" w:rsidRDefault="003C0DB1">
      <w:pPr>
        <w:pStyle w:val="normal0"/>
      </w:pPr>
      <w:r>
        <w:t xml:space="preserve">            "$or":[</w:t>
      </w:r>
    </w:p>
    <w:p w:rsidR="00141CD9" w:rsidRDefault="003C0DB1">
      <w:pPr>
        <w:pStyle w:val="normal0"/>
      </w:pPr>
      <w:r>
        <w:t xml:space="preserve">                {name:{$regex:req.params.key}},</w:t>
      </w:r>
    </w:p>
    <w:p w:rsidR="00141CD9" w:rsidRDefault="003C0DB1">
      <w:pPr>
        <w:pStyle w:val="normal0"/>
      </w:pPr>
      <w:r>
        <w:t xml:space="preserve">                //{mobile:{$regex:req.params.key}} // add for multiple user</w:t>
      </w:r>
    </w:p>
    <w:p w:rsidR="00141CD9" w:rsidRDefault="003C0DB1">
      <w:pPr>
        <w:pStyle w:val="normal0"/>
      </w:pPr>
      <w:r>
        <w:t xml:space="preserve">            ]</w:t>
      </w:r>
    </w:p>
    <w:p w:rsidR="00141CD9" w:rsidRDefault="003C0DB1">
      <w:pPr>
        <w:pStyle w:val="normal0"/>
      </w:pPr>
      <w:r>
        <w:t xml:space="preserve">        }</w:t>
      </w:r>
    </w:p>
    <w:p w:rsidR="00141CD9" w:rsidRDefault="003C0DB1">
      <w:pPr>
        <w:pStyle w:val="normal0"/>
      </w:pPr>
      <w:r>
        <w:t xml:space="preserve">    )</w:t>
      </w:r>
    </w:p>
    <w:p w:rsidR="00141CD9" w:rsidRDefault="003C0DB1">
      <w:pPr>
        <w:pStyle w:val="normal0"/>
      </w:pPr>
      <w:r>
        <w:t xml:space="preserve">    resp.send(data);</w:t>
      </w:r>
    </w:p>
    <w:p w:rsidR="00141CD9" w:rsidRDefault="003C0DB1">
      <w:pPr>
        <w:pStyle w:val="normal0"/>
      </w:pPr>
      <w:r>
        <w:t>})</w:t>
      </w:r>
    </w:p>
    <w:p w:rsidR="00141CD9" w:rsidRDefault="00141CD9">
      <w:pPr>
        <w:pStyle w:val="normal0"/>
      </w:pPr>
    </w:p>
    <w:p w:rsidR="00141CD9" w:rsidRDefault="003C0DB1">
      <w:pPr>
        <w:pStyle w:val="normal0"/>
      </w:pPr>
      <w:r>
        <w:t>app.listen(5000)</w:t>
      </w:r>
    </w:p>
    <w:p w:rsidR="00141CD9" w:rsidRDefault="00141CD9">
      <w:pPr>
        <w:pStyle w:val="normal0"/>
      </w:pPr>
    </w:p>
    <w:p w:rsidR="00141CD9" w:rsidRDefault="00141CD9">
      <w:pPr>
        <w:pStyle w:val="normal0"/>
      </w:pPr>
    </w:p>
    <w:p w:rsidR="00141CD9" w:rsidRDefault="003C0DB1">
      <w:pPr>
        <w:pStyle w:val="normal0"/>
        <w:rPr>
          <w:b/>
          <w:bCs/>
        </w:rPr>
      </w:pPr>
      <w:r>
        <w:rPr>
          <w:b/>
          <w:bCs/>
        </w:rPr>
        <w:t>Login</w:t>
      </w:r>
    </w:p>
    <w:p w:rsidR="00141CD9" w:rsidRDefault="00141CD9">
      <w:pPr>
        <w:pStyle w:val="normal0"/>
      </w:pPr>
    </w:p>
    <w:p w:rsidR="00141CD9" w:rsidRDefault="00141CD9">
      <w:pPr>
        <w:pStyle w:val="normal0"/>
      </w:pPr>
    </w:p>
    <w:p w:rsidR="00141CD9" w:rsidRDefault="00141CD9">
      <w:pPr>
        <w:pStyle w:val="normal0"/>
      </w:pPr>
    </w:p>
    <w:p w:rsidR="00141CD9" w:rsidRDefault="003C0DB1">
      <w:pPr>
        <w:pStyle w:val="Heading3"/>
        <w:keepNext w:val="0"/>
        <w:keepLines w:val="0"/>
        <w:pBdr>
          <w:top w:val="none" w:sz="0" w:space="3" w:color="auto"/>
        </w:pBdr>
        <w:spacing w:before="360" w:line="335" w:lineRule="auto"/>
        <w:ind w:left="220" w:right="220"/>
        <w:rPr>
          <w:b/>
          <w:bCs/>
          <w:color w:val="222222"/>
          <w:sz w:val="36"/>
          <w:szCs w:val="36"/>
        </w:rPr>
      </w:pPr>
      <w:bookmarkStart w:id="178" w:name="_h702359mr074" w:colFirst="0" w:colLast="0"/>
      <w:bookmarkEnd w:id="178"/>
      <w:r>
        <w:rPr>
          <w:b/>
          <w:bCs/>
          <w:color w:val="222222"/>
          <w:sz w:val="36"/>
          <w:szCs w:val="36"/>
        </w:rPr>
        <w:t>Upload file in Nodejs Mongoose</w:t>
      </w:r>
    </w:p>
    <w:p w:rsidR="00141CD9" w:rsidRDefault="003C0DB1">
      <w:pPr>
        <w:pStyle w:val="normal0"/>
      </w:pPr>
      <w:r>
        <w:rPr>
          <w:rFonts w:ascii="Courier New" w:eastAsia="Courier New" w:hAnsi="Courier New" w:cs="Courier New"/>
          <w:sz w:val="21"/>
          <w:szCs w:val="21"/>
          <w:shd w:val="clear" w:color="auto" w:fill="DBFFDB"/>
        </w:rPr>
        <w:t>npm i multer</w:t>
      </w:r>
    </w:p>
    <w:p w:rsidR="00141CD9" w:rsidRDefault="00141CD9">
      <w:pPr>
        <w:pStyle w:val="normal0"/>
      </w:pPr>
    </w:p>
    <w:p w:rsidR="00141CD9" w:rsidRDefault="003C0DB1">
      <w:pPr>
        <w:pStyle w:val="normal0"/>
        <w:shd w:val="clear" w:color="auto" w:fill="FFFFFF"/>
        <w:spacing w:after="240" w:line="395" w:lineRule="auto"/>
        <w:rPr>
          <w:color w:val="333333"/>
          <w:sz w:val="27"/>
          <w:szCs w:val="27"/>
        </w:rPr>
      </w:pPr>
      <w:r>
        <w:rPr>
          <w:color w:val="333333"/>
          <w:sz w:val="27"/>
          <w:szCs w:val="27"/>
        </w:rPr>
        <w:t xml:space="preserve">Multer is a node.js middleware for handling </w:t>
      </w:r>
      <w:r>
        <w:rPr>
          <w:rFonts w:ascii="Courier New" w:eastAsia="Courier New" w:hAnsi="Courier New" w:cs="Courier New"/>
          <w:color w:val="333333"/>
          <w:sz w:val="24"/>
          <w:szCs w:val="24"/>
          <w:shd w:val="clear" w:color="auto" w:fill="F7F7F7"/>
        </w:rPr>
        <w:t>multipart/form-data</w:t>
      </w:r>
      <w:r>
        <w:rPr>
          <w:color w:val="333333"/>
          <w:sz w:val="27"/>
          <w:szCs w:val="27"/>
        </w:rPr>
        <w:t xml:space="preserve">, which is primarily used for uploading files. It is written on top of </w:t>
      </w:r>
      <w:hyperlink r:id="rId82">
        <w:r>
          <w:rPr>
            <w:color w:val="CB3837"/>
            <w:sz w:val="27"/>
            <w:szCs w:val="27"/>
          </w:rPr>
          <w:t>busboy</w:t>
        </w:r>
      </w:hyperlink>
      <w:r>
        <w:rPr>
          <w:color w:val="333333"/>
          <w:sz w:val="27"/>
          <w:szCs w:val="27"/>
        </w:rPr>
        <w:t xml:space="preserve"> for maximum efficiency.</w:t>
      </w:r>
    </w:p>
    <w:p w:rsidR="00141CD9" w:rsidRDefault="003C0DB1">
      <w:pPr>
        <w:pStyle w:val="normal0"/>
        <w:shd w:val="clear" w:color="auto" w:fill="FFFFFF"/>
        <w:spacing w:after="240" w:line="395" w:lineRule="auto"/>
        <w:rPr>
          <w:color w:val="333333"/>
          <w:sz w:val="27"/>
          <w:szCs w:val="27"/>
        </w:rPr>
      </w:pPr>
      <w:r>
        <w:rPr>
          <w:sz w:val="27"/>
          <w:szCs w:val="27"/>
        </w:rPr>
        <w:t>NOTE</w:t>
      </w:r>
      <w:r>
        <w:rPr>
          <w:color w:val="333333"/>
          <w:sz w:val="27"/>
          <w:szCs w:val="27"/>
        </w:rPr>
        <w:t>: Multer will not process any form which is not multipart (</w:t>
      </w:r>
      <w:r>
        <w:rPr>
          <w:rFonts w:ascii="Courier New" w:eastAsia="Courier New" w:hAnsi="Courier New" w:cs="Courier New"/>
          <w:color w:val="333333"/>
          <w:sz w:val="24"/>
          <w:szCs w:val="24"/>
          <w:shd w:val="clear" w:color="auto" w:fill="F7F7F7"/>
        </w:rPr>
        <w:t>multipart/form-data</w:t>
      </w:r>
      <w:r>
        <w:rPr>
          <w:color w:val="333333"/>
          <w:sz w:val="27"/>
          <w:szCs w:val="27"/>
        </w:rPr>
        <w:t>).</w:t>
      </w:r>
    </w:p>
    <w:p w:rsidR="00141CD9" w:rsidRDefault="003C0DB1">
      <w:pPr>
        <w:pStyle w:val="normal0"/>
        <w:spacing w:after="360"/>
        <w:rPr>
          <w:rFonts w:ascii="Courier New" w:eastAsia="Courier New" w:hAnsi="Courier New" w:cs="Courier New"/>
          <w:sz w:val="24"/>
          <w:szCs w:val="24"/>
          <w:shd w:val="clear" w:color="auto" w:fill="F7F7F7"/>
        </w:rPr>
      </w:pPr>
      <w:r>
        <w:rPr>
          <w:rFonts w:ascii="Courier New" w:eastAsia="Courier New" w:hAnsi="Courier New" w:cs="Courier New"/>
          <w:sz w:val="24"/>
          <w:szCs w:val="24"/>
          <w:shd w:val="clear" w:color="auto" w:fill="F7F7F7"/>
        </w:rPr>
        <w:t>$ npm install --save multer</w:t>
      </w:r>
    </w:p>
    <w:p w:rsidR="00141CD9" w:rsidRDefault="00141CD9">
      <w:pPr>
        <w:pStyle w:val="normal0"/>
      </w:pPr>
    </w:p>
    <w:p w:rsidR="00141CD9" w:rsidRDefault="00141CD9">
      <w:pPr>
        <w:pStyle w:val="normal0"/>
      </w:pPr>
    </w:p>
    <w:p w:rsidR="00141CD9" w:rsidRDefault="003C0DB1">
      <w:pPr>
        <w:pStyle w:val="normal0"/>
      </w:pPr>
      <w:r>
        <w:lastRenderedPageBreak/>
        <w:t>Index.js</w:t>
      </w:r>
    </w:p>
    <w:p w:rsidR="00141CD9" w:rsidRDefault="003C0DB1">
      <w:pPr>
        <w:pStyle w:val="normal0"/>
      </w:pPr>
      <w:r>
        <w:t>const express = require('express');</w:t>
      </w:r>
    </w:p>
    <w:p w:rsidR="00141CD9" w:rsidRDefault="003C0DB1">
      <w:pPr>
        <w:pStyle w:val="normal0"/>
      </w:pPr>
      <w:r>
        <w:t>const multer = require('multer');</w:t>
      </w:r>
    </w:p>
    <w:p w:rsidR="00141CD9" w:rsidRDefault="00141CD9">
      <w:pPr>
        <w:pStyle w:val="normal0"/>
      </w:pPr>
    </w:p>
    <w:p w:rsidR="00141CD9" w:rsidRDefault="003C0DB1">
      <w:pPr>
        <w:pStyle w:val="normal0"/>
      </w:pPr>
      <w:r>
        <w:t>const app = express();</w:t>
      </w:r>
    </w:p>
    <w:p w:rsidR="00141CD9" w:rsidRDefault="00141CD9">
      <w:pPr>
        <w:pStyle w:val="normal0"/>
      </w:pPr>
    </w:p>
    <w:p w:rsidR="00141CD9" w:rsidRDefault="003C0DB1">
      <w:pPr>
        <w:pStyle w:val="normal0"/>
      </w:pPr>
      <w:r>
        <w:t>const upload = multer({</w:t>
      </w:r>
    </w:p>
    <w:p w:rsidR="00141CD9" w:rsidRDefault="003C0DB1">
      <w:pPr>
        <w:pStyle w:val="normal0"/>
      </w:pPr>
      <w:r>
        <w:t xml:space="preserve">    storage: multer.diskStorage({</w:t>
      </w:r>
    </w:p>
    <w:p w:rsidR="00141CD9" w:rsidRDefault="003C0DB1">
      <w:pPr>
        <w:pStyle w:val="normal0"/>
      </w:pPr>
      <w:r>
        <w:t xml:space="preserve">        destination: function (req, file, cb) {</w:t>
      </w:r>
    </w:p>
    <w:p w:rsidR="00141CD9" w:rsidRDefault="003C0DB1">
      <w:pPr>
        <w:pStyle w:val="normal0"/>
      </w:pPr>
      <w:r>
        <w:t xml:space="preserve">            cb(null, 'uploads')</w:t>
      </w:r>
    </w:p>
    <w:p w:rsidR="00141CD9" w:rsidRDefault="003C0DB1">
      <w:pPr>
        <w:pStyle w:val="normal0"/>
      </w:pPr>
      <w:r>
        <w:t xml:space="preserve">        },</w:t>
      </w:r>
    </w:p>
    <w:p w:rsidR="00141CD9" w:rsidRDefault="003C0DB1">
      <w:pPr>
        <w:pStyle w:val="normal0"/>
      </w:pPr>
      <w:r>
        <w:t xml:space="preserve">        filename: function (req, file, cb) {</w:t>
      </w:r>
    </w:p>
    <w:p w:rsidR="00141CD9" w:rsidRDefault="003C0DB1">
      <w:pPr>
        <w:pStyle w:val="normal0"/>
      </w:pPr>
      <w:r>
        <w:t xml:space="preserve">            cb(null, file.fieldname + "-" + Date.now() + ".jpg")</w:t>
      </w:r>
    </w:p>
    <w:p w:rsidR="00141CD9" w:rsidRDefault="003C0DB1">
      <w:pPr>
        <w:pStyle w:val="normal0"/>
      </w:pPr>
      <w:r>
        <w:t xml:space="preserve">        }</w:t>
      </w:r>
    </w:p>
    <w:p w:rsidR="00141CD9" w:rsidRDefault="003C0DB1">
      <w:pPr>
        <w:pStyle w:val="normal0"/>
      </w:pPr>
      <w:r>
        <w:t xml:space="preserve">    })</w:t>
      </w:r>
    </w:p>
    <w:p w:rsidR="00141CD9" w:rsidRDefault="003C0DB1">
      <w:pPr>
        <w:pStyle w:val="normal0"/>
      </w:pPr>
      <w:r>
        <w:t>}).single('file_name');</w:t>
      </w:r>
    </w:p>
    <w:p w:rsidR="00141CD9" w:rsidRDefault="00141CD9">
      <w:pPr>
        <w:pStyle w:val="normal0"/>
      </w:pPr>
    </w:p>
    <w:p w:rsidR="00141CD9" w:rsidRDefault="003C0DB1">
      <w:pPr>
        <w:pStyle w:val="normal0"/>
      </w:pPr>
      <w:r>
        <w:t>app.post("/upload", upload, (req, resp) =&gt; {</w:t>
      </w:r>
    </w:p>
    <w:p w:rsidR="00141CD9" w:rsidRDefault="003C0DB1">
      <w:pPr>
        <w:pStyle w:val="normal0"/>
      </w:pPr>
      <w:r>
        <w:t xml:space="preserve">    resp.send("file upload")</w:t>
      </w:r>
    </w:p>
    <w:p w:rsidR="00141CD9" w:rsidRDefault="003C0DB1">
      <w:pPr>
        <w:pStyle w:val="normal0"/>
      </w:pPr>
      <w:r>
        <w:t>});</w:t>
      </w:r>
    </w:p>
    <w:p w:rsidR="00141CD9" w:rsidRDefault="00141CD9">
      <w:pPr>
        <w:pStyle w:val="normal0"/>
      </w:pPr>
    </w:p>
    <w:p w:rsidR="00141CD9" w:rsidRDefault="003C0DB1">
      <w:pPr>
        <w:pStyle w:val="normal0"/>
      </w:pPr>
      <w:r>
        <w:t>app.listen(5000)</w:t>
      </w:r>
    </w:p>
    <w:p w:rsidR="00141CD9" w:rsidRDefault="00141CD9">
      <w:pPr>
        <w:pStyle w:val="normal0"/>
      </w:pPr>
    </w:p>
    <w:p w:rsidR="00141CD9" w:rsidRDefault="00141CD9">
      <w:pPr>
        <w:pStyle w:val="normal0"/>
      </w:pPr>
    </w:p>
    <w:p w:rsidR="00141CD9" w:rsidRDefault="003C0DB1">
      <w:pPr>
        <w:pStyle w:val="normal0"/>
      </w:pPr>
      <w:r>
        <w:t>Custom Command for project Run</w:t>
      </w:r>
    </w:p>
    <w:p w:rsidR="00141CD9" w:rsidRDefault="003C0DB1">
      <w:pPr>
        <w:pStyle w:val="normal0"/>
        <w:rPr>
          <w:b/>
          <w:bCs/>
        </w:rPr>
      </w:pPr>
      <w:r>
        <w:rPr>
          <w:b/>
          <w:bCs/>
        </w:rPr>
        <w:t>Like : npm start</w:t>
      </w:r>
    </w:p>
    <w:p w:rsidR="00141CD9" w:rsidRDefault="00141CD9">
      <w:pPr>
        <w:pStyle w:val="normal0"/>
        <w:rPr>
          <w:b/>
          <w:bCs/>
        </w:rPr>
      </w:pPr>
    </w:p>
    <w:p w:rsidR="00141CD9" w:rsidRDefault="00141CD9">
      <w:pPr>
        <w:pStyle w:val="normal0"/>
      </w:pPr>
    </w:p>
    <w:p w:rsidR="00141CD9" w:rsidRDefault="003C0DB1">
      <w:pPr>
        <w:pStyle w:val="normal0"/>
        <w:rPr>
          <w:b/>
          <w:bCs/>
        </w:rPr>
      </w:pPr>
      <w:r>
        <w:t>Just add some</w:t>
      </w:r>
      <w:r>
        <w:rPr>
          <w:b/>
          <w:bCs/>
        </w:rPr>
        <w:t xml:space="preserve"> package.json </w:t>
      </w:r>
      <w:r>
        <w:t xml:space="preserve">code like in </w:t>
      </w:r>
      <w:r>
        <w:rPr>
          <w:b/>
          <w:bCs/>
        </w:rPr>
        <w:t>script</w:t>
      </w:r>
    </w:p>
    <w:p w:rsidR="00141CD9" w:rsidRDefault="00141CD9">
      <w:pPr>
        <w:pStyle w:val="normal0"/>
      </w:pPr>
    </w:p>
    <w:p w:rsidR="00141CD9" w:rsidRDefault="003C0DB1">
      <w:pPr>
        <w:pStyle w:val="normal0"/>
      </w:pPr>
      <w:r>
        <w:t>“Start”: “node src/app.js”</w:t>
      </w:r>
    </w:p>
    <w:p w:rsidR="00141CD9" w:rsidRDefault="003C0DB1">
      <w:pPr>
        <w:pStyle w:val="normal0"/>
      </w:pPr>
      <w:r>
        <w:t>Or</w:t>
      </w:r>
    </w:p>
    <w:p w:rsidR="00141CD9" w:rsidRDefault="003C0DB1">
      <w:pPr>
        <w:pStyle w:val="normal0"/>
      </w:pPr>
      <w:r>
        <w:t>“Start”: “nodemon src/app.js”</w:t>
      </w:r>
    </w:p>
    <w:p w:rsidR="00141CD9" w:rsidRDefault="00141CD9">
      <w:pPr>
        <w:pStyle w:val="normal0"/>
      </w:pPr>
    </w:p>
    <w:p w:rsidR="00141CD9" w:rsidRDefault="00141CD9">
      <w:pPr>
        <w:pStyle w:val="normal0"/>
      </w:pPr>
    </w:p>
    <w:p w:rsidR="00141CD9" w:rsidRDefault="00141CD9">
      <w:pPr>
        <w:pStyle w:val="normal0"/>
      </w:pPr>
    </w:p>
    <w:p w:rsidR="00141CD9" w:rsidRDefault="003C0DB1">
      <w:pPr>
        <w:pStyle w:val="normal0"/>
      </w:pPr>
      <w:r>
        <w:t>Now just call in cmd : npm start  //</w:t>
      </w:r>
    </w:p>
    <w:p w:rsidR="00141CD9" w:rsidRDefault="00141CD9">
      <w:pPr>
        <w:pStyle w:val="normal0"/>
      </w:pPr>
    </w:p>
    <w:p w:rsidR="00141CD9" w:rsidRDefault="00141CD9">
      <w:pPr>
        <w:pStyle w:val="normal0"/>
      </w:pPr>
    </w:p>
    <w:p w:rsidR="00141CD9" w:rsidRDefault="003C0DB1">
      <w:pPr>
        <w:pStyle w:val="normal0"/>
      </w:pPr>
      <w:r>
        <w:t>========================================================================</w:t>
      </w:r>
    </w:p>
    <w:p w:rsidR="00141CD9" w:rsidRDefault="00141CD9">
      <w:pPr>
        <w:pStyle w:val="normal0"/>
      </w:pPr>
    </w:p>
    <w:p w:rsidR="00141CD9" w:rsidRDefault="00141CD9">
      <w:pPr>
        <w:pStyle w:val="normal0"/>
      </w:pPr>
    </w:p>
    <w:p w:rsidR="00141CD9" w:rsidRDefault="00141CD9">
      <w:pPr>
        <w:pStyle w:val="normal0"/>
      </w:pPr>
    </w:p>
    <w:p w:rsidR="00141CD9" w:rsidRDefault="00141CD9">
      <w:pPr>
        <w:pStyle w:val="normal0"/>
      </w:pPr>
    </w:p>
    <w:p w:rsidR="00141CD9" w:rsidRDefault="00141CD9">
      <w:pPr>
        <w:pStyle w:val="normal0"/>
      </w:pPr>
    </w:p>
    <w:p w:rsidR="00141CD9" w:rsidRDefault="00141CD9">
      <w:pPr>
        <w:pStyle w:val="normal0"/>
      </w:pPr>
    </w:p>
    <w:p w:rsidR="00141CD9" w:rsidRDefault="00141CD9">
      <w:pPr>
        <w:pStyle w:val="normal0"/>
      </w:pPr>
    </w:p>
    <w:p w:rsidR="00141CD9" w:rsidRDefault="00141CD9">
      <w:pPr>
        <w:pStyle w:val="normal0"/>
      </w:pPr>
    </w:p>
    <w:p w:rsidR="00141CD9" w:rsidRDefault="00141CD9">
      <w:pPr>
        <w:pStyle w:val="normal0"/>
      </w:pPr>
    </w:p>
    <w:p w:rsidR="00141CD9" w:rsidRDefault="00141CD9">
      <w:pPr>
        <w:pStyle w:val="normal0"/>
      </w:pPr>
    </w:p>
    <w:p w:rsidR="00141CD9" w:rsidRDefault="00141CD9">
      <w:pPr>
        <w:pStyle w:val="normal0"/>
      </w:pPr>
    </w:p>
    <w:p w:rsidR="00141CD9" w:rsidRDefault="003C0DB1">
      <w:pPr>
        <w:pStyle w:val="normal0"/>
        <w:jc w:val="center"/>
        <w:rPr>
          <w:b/>
          <w:bCs/>
          <w:sz w:val="30"/>
          <w:szCs w:val="30"/>
          <w:u w:val="single"/>
        </w:rPr>
      </w:pPr>
      <w:r>
        <w:rPr>
          <w:b/>
          <w:bCs/>
          <w:sz w:val="30"/>
          <w:szCs w:val="30"/>
          <w:u w:val="single"/>
        </w:rPr>
        <w:t>OS Module in Node.js</w:t>
      </w:r>
    </w:p>
    <w:p w:rsidR="00141CD9" w:rsidRDefault="00141CD9">
      <w:pPr>
        <w:pStyle w:val="normal0"/>
      </w:pPr>
    </w:p>
    <w:p w:rsidR="00141CD9" w:rsidRDefault="003C0DB1">
      <w:pPr>
        <w:pStyle w:val="normal0"/>
        <w:rPr>
          <w:b/>
          <w:bCs/>
        </w:rPr>
      </w:pPr>
      <w:r>
        <w:rPr>
          <w:b/>
          <w:bCs/>
        </w:rPr>
        <w:t xml:space="preserve">Operating system Module : used for Know about SYSTEM OS ,RAM ,PC regarding, Hostname all information. </w:t>
      </w:r>
    </w:p>
    <w:p w:rsidR="00141CD9" w:rsidRDefault="00141CD9">
      <w:pPr>
        <w:pStyle w:val="normal0"/>
      </w:pPr>
    </w:p>
    <w:p w:rsidR="00141CD9" w:rsidRDefault="003C0DB1">
      <w:pPr>
        <w:pStyle w:val="normal0"/>
        <w:rPr>
          <w:b/>
          <w:bCs/>
        </w:rPr>
      </w:pPr>
      <w:r>
        <w:rPr>
          <w:b/>
          <w:bCs/>
        </w:rPr>
        <w:t>Exa: Some projects work according to diff Window OS. Like some project functions work diff in mac &amp; diff in window os or get any information.</w:t>
      </w:r>
    </w:p>
    <w:p w:rsidR="00141CD9" w:rsidRDefault="00141CD9">
      <w:pPr>
        <w:pStyle w:val="normal0"/>
        <w:rPr>
          <w:b/>
          <w:bCs/>
        </w:rPr>
      </w:pPr>
    </w:p>
    <w:p w:rsidR="00141CD9" w:rsidRDefault="00141CD9">
      <w:pPr>
        <w:pStyle w:val="normal0"/>
      </w:pPr>
    </w:p>
    <w:p w:rsidR="00141CD9" w:rsidRDefault="003C0DB1">
      <w:pPr>
        <w:pStyle w:val="normal0"/>
        <w:rPr>
          <w:b/>
          <w:bCs/>
        </w:rPr>
      </w:pPr>
      <w:r>
        <w:rPr>
          <w:b/>
          <w:bCs/>
        </w:rPr>
        <w:t xml:space="preserve"> index.js</w:t>
      </w:r>
    </w:p>
    <w:p w:rsidR="00141CD9" w:rsidRDefault="00141CD9">
      <w:pPr>
        <w:pStyle w:val="normal0"/>
      </w:pPr>
    </w:p>
    <w:p w:rsidR="00141CD9" w:rsidRDefault="00141CD9">
      <w:pPr>
        <w:pStyle w:val="normal0"/>
      </w:pPr>
    </w:p>
    <w:p w:rsidR="00141CD9" w:rsidRDefault="003C0DB1">
      <w:pPr>
        <w:pStyle w:val="normal0"/>
      </w:pPr>
      <w:r>
        <w:t>Const os=require(‘os’);</w:t>
      </w:r>
    </w:p>
    <w:p w:rsidR="00141CD9" w:rsidRDefault="003C0DB1">
      <w:pPr>
        <w:pStyle w:val="normal0"/>
      </w:pPr>
      <w:r>
        <w:t>// console.log(os.arch());</w:t>
      </w:r>
    </w:p>
    <w:p w:rsidR="00141CD9" w:rsidRDefault="003C0DB1">
      <w:pPr>
        <w:pStyle w:val="normal0"/>
      </w:pPr>
      <w:r>
        <w:t xml:space="preserve">// console.log(os.freemem()/(1024*1024*1024));  // ram info in gb </w:t>
      </w:r>
    </w:p>
    <w:p w:rsidR="00141CD9" w:rsidRDefault="003C0DB1">
      <w:pPr>
        <w:pStyle w:val="normal0"/>
      </w:pPr>
      <w:r>
        <w:t xml:space="preserve">// console.log(os.totalmen()/(1024*1024*1024));  // Total memory info in gb </w:t>
      </w:r>
    </w:p>
    <w:p w:rsidR="00141CD9" w:rsidRDefault="00141CD9">
      <w:pPr>
        <w:pStyle w:val="normal0"/>
      </w:pPr>
    </w:p>
    <w:p w:rsidR="00141CD9" w:rsidRDefault="003C0DB1">
      <w:pPr>
        <w:pStyle w:val="normal0"/>
      </w:pPr>
      <w:r>
        <w:t xml:space="preserve">// console.log(os.hostname());  // host name </w:t>
      </w:r>
    </w:p>
    <w:p w:rsidR="00141CD9" w:rsidRDefault="003C0DB1">
      <w:pPr>
        <w:pStyle w:val="normal0"/>
      </w:pPr>
      <w:r>
        <w:t xml:space="preserve">// console.log(os.platform());  // platform of window name </w:t>
      </w:r>
    </w:p>
    <w:p w:rsidR="00141CD9" w:rsidRDefault="003C0DB1">
      <w:pPr>
        <w:pStyle w:val="normal0"/>
      </w:pPr>
      <w:r>
        <w:t xml:space="preserve">// console.log(os.userInfo());  // pc user info </w:t>
      </w:r>
    </w:p>
    <w:p w:rsidR="00141CD9" w:rsidRDefault="00141CD9">
      <w:pPr>
        <w:pStyle w:val="normal0"/>
      </w:pPr>
    </w:p>
    <w:p w:rsidR="00141CD9" w:rsidRDefault="00141CD9">
      <w:pPr>
        <w:pStyle w:val="normal0"/>
      </w:pPr>
    </w:p>
    <w:p w:rsidR="00141CD9" w:rsidRDefault="003C0DB1">
      <w:pPr>
        <w:pStyle w:val="normal0"/>
      </w:pPr>
      <w:r>
        <w:t>========================================================================</w:t>
      </w:r>
    </w:p>
    <w:p w:rsidR="00141CD9" w:rsidRDefault="003C0DB1">
      <w:pPr>
        <w:pStyle w:val="normal0"/>
        <w:jc w:val="center"/>
        <w:rPr>
          <w:b/>
          <w:bCs/>
          <w:sz w:val="34"/>
          <w:szCs w:val="34"/>
          <w:u w:val="single"/>
        </w:rPr>
      </w:pPr>
      <w:r>
        <w:rPr>
          <w:b/>
          <w:bCs/>
          <w:sz w:val="34"/>
          <w:szCs w:val="34"/>
          <w:u w:val="single"/>
        </w:rPr>
        <w:t>Event and Event Emitter in Node.js</w:t>
      </w:r>
    </w:p>
    <w:p w:rsidR="00141CD9" w:rsidRDefault="00141CD9">
      <w:pPr>
        <w:pStyle w:val="normal0"/>
        <w:rPr>
          <w:b/>
          <w:bCs/>
        </w:rPr>
      </w:pPr>
    </w:p>
    <w:p w:rsidR="00141CD9" w:rsidRDefault="003C0DB1">
      <w:pPr>
        <w:pStyle w:val="normal0"/>
        <w:rPr>
          <w:b/>
          <w:bCs/>
        </w:rPr>
      </w:pPr>
      <w:r>
        <w:rPr>
          <w:b/>
          <w:bCs/>
        </w:rPr>
        <w:t>Event most of used in javascript but most of used in html but how we use in Node js ,</w:t>
      </w:r>
    </w:p>
    <w:p w:rsidR="00141CD9" w:rsidRDefault="003C0DB1">
      <w:pPr>
        <w:pStyle w:val="normal0"/>
        <w:rPr>
          <w:b/>
          <w:bCs/>
        </w:rPr>
      </w:pPr>
      <w:r>
        <w:rPr>
          <w:b/>
          <w:bCs/>
        </w:rPr>
        <w:t>Event emitter : event generate / button event</w:t>
      </w:r>
    </w:p>
    <w:p w:rsidR="00141CD9" w:rsidRDefault="00141CD9">
      <w:pPr>
        <w:pStyle w:val="normal0"/>
        <w:rPr>
          <w:b/>
          <w:bCs/>
        </w:rPr>
      </w:pPr>
    </w:p>
    <w:p w:rsidR="00141CD9" w:rsidRDefault="003C0DB1">
      <w:pPr>
        <w:pStyle w:val="normal0"/>
        <w:rPr>
          <w:b/>
          <w:bCs/>
        </w:rPr>
      </w:pPr>
      <w:r>
        <w:rPr>
          <w:b/>
          <w:bCs/>
        </w:rPr>
        <w:t xml:space="preserve">We use button event through node api  </w:t>
      </w:r>
    </w:p>
    <w:p w:rsidR="00141CD9" w:rsidRDefault="00141CD9">
      <w:pPr>
        <w:pStyle w:val="normal0"/>
      </w:pPr>
    </w:p>
    <w:p w:rsidR="00141CD9" w:rsidRDefault="00141CD9">
      <w:pPr>
        <w:pStyle w:val="normal0"/>
      </w:pPr>
    </w:p>
    <w:p w:rsidR="00141CD9" w:rsidRDefault="00141CD9">
      <w:pPr>
        <w:pStyle w:val="normal0"/>
      </w:pPr>
    </w:p>
    <w:p w:rsidR="00141CD9" w:rsidRDefault="00141CD9">
      <w:pPr>
        <w:pStyle w:val="normal0"/>
      </w:pPr>
    </w:p>
    <w:p w:rsidR="00141CD9" w:rsidRDefault="00141CD9">
      <w:pPr>
        <w:pStyle w:val="normal0"/>
      </w:pPr>
    </w:p>
    <w:p w:rsidR="00141CD9" w:rsidRDefault="00141CD9">
      <w:pPr>
        <w:pStyle w:val="normal0"/>
      </w:pPr>
    </w:p>
    <w:p w:rsidR="00141CD9" w:rsidRDefault="00141CD9">
      <w:pPr>
        <w:pStyle w:val="normal0"/>
      </w:pPr>
    </w:p>
    <w:p w:rsidR="00141CD9" w:rsidRDefault="00141CD9">
      <w:pPr>
        <w:pStyle w:val="normal0"/>
      </w:pPr>
    </w:p>
    <w:p w:rsidR="00141CD9" w:rsidRDefault="003C0DB1">
      <w:pPr>
        <w:pStyle w:val="normal0"/>
      </w:pPr>
      <w:r>
        <w:t>index.js</w:t>
      </w:r>
    </w:p>
    <w:p w:rsidR="00141CD9" w:rsidRDefault="00141CD9">
      <w:pPr>
        <w:pStyle w:val="normal0"/>
      </w:pPr>
    </w:p>
    <w:p w:rsidR="00141CD9" w:rsidRDefault="00141CD9">
      <w:pPr>
        <w:pStyle w:val="normal0"/>
      </w:pPr>
    </w:p>
    <w:p w:rsidR="00141CD9" w:rsidRDefault="003C0DB1">
      <w:pPr>
        <w:pStyle w:val="normal0"/>
      </w:pPr>
      <w:r>
        <w:t>const express=require(‘express’);</w:t>
      </w:r>
    </w:p>
    <w:p w:rsidR="00141CD9" w:rsidRDefault="003C0DB1">
      <w:pPr>
        <w:pStyle w:val="normal0"/>
      </w:pPr>
      <w:r>
        <w:t>Const EventEmitter=require(‘events’);</w:t>
      </w:r>
    </w:p>
    <w:p w:rsidR="00141CD9" w:rsidRDefault="003C0DB1">
      <w:pPr>
        <w:pStyle w:val="normal0"/>
      </w:pPr>
      <w:r>
        <w:t>Const app=express();</w:t>
      </w:r>
    </w:p>
    <w:p w:rsidR="00141CD9" w:rsidRDefault="00141CD9">
      <w:pPr>
        <w:pStyle w:val="normal0"/>
      </w:pPr>
    </w:p>
    <w:p w:rsidR="00141CD9" w:rsidRDefault="003C0DB1">
      <w:pPr>
        <w:pStyle w:val="normal0"/>
      </w:pPr>
      <w:r>
        <w:t>Const event=new EventEmitter();</w:t>
      </w:r>
    </w:p>
    <w:p w:rsidR="00141CD9" w:rsidRDefault="00141CD9">
      <w:pPr>
        <w:pStyle w:val="normal0"/>
      </w:pPr>
    </w:p>
    <w:p w:rsidR="00141CD9" w:rsidRDefault="003C0DB1">
      <w:pPr>
        <w:pStyle w:val="normal0"/>
      </w:pPr>
      <w:r>
        <w:t>Let count=0;</w:t>
      </w:r>
    </w:p>
    <w:p w:rsidR="00141CD9" w:rsidRDefault="003C0DB1">
      <w:pPr>
        <w:pStyle w:val="normal0"/>
      </w:pPr>
      <w:r>
        <w:t>event.on(“countAPI”,()=&gt;{</w:t>
      </w:r>
    </w:p>
    <w:p w:rsidR="00141CD9" w:rsidRDefault="003C0DB1">
      <w:pPr>
        <w:pStyle w:val="normal0"/>
        <w:ind w:firstLine="720"/>
      </w:pPr>
      <w:r>
        <w:t xml:space="preserve">count++;  </w:t>
      </w:r>
    </w:p>
    <w:p w:rsidR="00141CD9" w:rsidRDefault="003C0DB1">
      <w:pPr>
        <w:pStyle w:val="normal0"/>
      </w:pPr>
      <w:r>
        <w:tab/>
        <w:t>console.log(“Event Called”,count);</w:t>
      </w:r>
    </w:p>
    <w:p w:rsidR="00141CD9" w:rsidRDefault="003C0DB1">
      <w:pPr>
        <w:pStyle w:val="normal0"/>
      </w:pPr>
      <w:r>
        <w:t>})</w:t>
      </w:r>
    </w:p>
    <w:p w:rsidR="00141CD9" w:rsidRDefault="003C0DB1">
      <w:pPr>
        <w:pStyle w:val="normal0"/>
      </w:pPr>
      <w:r>
        <w:t>app.get(“/”,(req,res)=&gt;{</w:t>
      </w:r>
    </w:p>
    <w:p w:rsidR="00141CD9" w:rsidRDefault="003C0DB1">
      <w:pPr>
        <w:pStyle w:val="normal0"/>
      </w:pPr>
      <w:r>
        <w:tab/>
        <w:t>res.send(“Api called”);</w:t>
      </w:r>
    </w:p>
    <w:p w:rsidR="00141CD9" w:rsidRDefault="003C0DB1">
      <w:pPr>
        <w:pStyle w:val="normal0"/>
        <w:ind w:firstLine="720"/>
      </w:pPr>
      <w:r>
        <w:t>event.emit(“countAPI”)</w:t>
      </w:r>
    </w:p>
    <w:p w:rsidR="00141CD9" w:rsidRDefault="003C0DB1">
      <w:pPr>
        <w:pStyle w:val="normal0"/>
      </w:pPr>
      <w:r>
        <w:t>})</w:t>
      </w:r>
    </w:p>
    <w:p w:rsidR="00141CD9" w:rsidRDefault="00141CD9">
      <w:pPr>
        <w:pStyle w:val="normal0"/>
      </w:pPr>
    </w:p>
    <w:p w:rsidR="00141CD9" w:rsidRDefault="003C0DB1">
      <w:pPr>
        <w:pStyle w:val="normal0"/>
      </w:pPr>
      <w:r>
        <w:t>app.get(“/search”,(req,res)=&gt;{</w:t>
      </w:r>
    </w:p>
    <w:p w:rsidR="00141CD9" w:rsidRDefault="003C0DB1">
      <w:pPr>
        <w:pStyle w:val="normal0"/>
      </w:pPr>
      <w:r>
        <w:tab/>
        <w:t>res.send(“Api called search”);</w:t>
      </w:r>
    </w:p>
    <w:p w:rsidR="00141CD9" w:rsidRDefault="003C0DB1">
      <w:pPr>
        <w:pStyle w:val="normal0"/>
      </w:pPr>
      <w:r>
        <w:t>})</w:t>
      </w:r>
    </w:p>
    <w:p w:rsidR="00141CD9" w:rsidRDefault="00141CD9">
      <w:pPr>
        <w:pStyle w:val="normal0"/>
      </w:pPr>
    </w:p>
    <w:p w:rsidR="00141CD9" w:rsidRDefault="00141CD9">
      <w:pPr>
        <w:pStyle w:val="normal0"/>
      </w:pPr>
    </w:p>
    <w:p w:rsidR="00141CD9" w:rsidRDefault="00141CD9">
      <w:pPr>
        <w:pStyle w:val="normal0"/>
      </w:pPr>
    </w:p>
    <w:p w:rsidR="00141CD9" w:rsidRDefault="00141CD9">
      <w:pPr>
        <w:pStyle w:val="normal0"/>
      </w:pPr>
    </w:p>
    <w:p w:rsidR="00141CD9" w:rsidRDefault="003C0DB1">
      <w:pPr>
        <w:pStyle w:val="normal0"/>
      </w:pPr>
      <w:r>
        <w:t>========================================================================</w:t>
      </w:r>
    </w:p>
    <w:p w:rsidR="00141CD9" w:rsidRDefault="003C0DB1">
      <w:pPr>
        <w:pStyle w:val="normal0"/>
        <w:jc w:val="center"/>
        <w:rPr>
          <w:b/>
          <w:bCs/>
          <w:sz w:val="40"/>
          <w:szCs w:val="40"/>
          <w:u w:val="single"/>
        </w:rPr>
      </w:pPr>
      <w:r>
        <w:rPr>
          <w:b/>
          <w:bCs/>
          <w:sz w:val="40"/>
          <w:szCs w:val="40"/>
          <w:u w:val="single"/>
        </w:rPr>
        <w:t>REPL (Read-Eval-Print-Loop)</w:t>
      </w:r>
    </w:p>
    <w:p w:rsidR="00141CD9" w:rsidRDefault="00141CD9">
      <w:pPr>
        <w:pStyle w:val="normal0"/>
      </w:pPr>
    </w:p>
    <w:p w:rsidR="00141CD9" w:rsidRDefault="00141CD9">
      <w:pPr>
        <w:pStyle w:val="normal0"/>
      </w:pPr>
    </w:p>
    <w:p w:rsidR="00141CD9" w:rsidRDefault="003C0DB1">
      <w:pPr>
        <w:pStyle w:val="normal0"/>
      </w:pPr>
      <w:r>
        <w:t>========================================================================</w:t>
      </w:r>
    </w:p>
    <w:p w:rsidR="00141CD9" w:rsidRDefault="00141CD9">
      <w:pPr>
        <w:pStyle w:val="normal0"/>
      </w:pPr>
    </w:p>
    <w:p w:rsidR="00141CD9" w:rsidRDefault="003C0DB1">
      <w:pPr>
        <w:pStyle w:val="normal0"/>
        <w:jc w:val="center"/>
        <w:rPr>
          <w:b/>
          <w:bCs/>
          <w:sz w:val="40"/>
          <w:szCs w:val="40"/>
          <w:u w:val="single"/>
        </w:rPr>
      </w:pPr>
      <w:r>
        <w:rPr>
          <w:b/>
          <w:bCs/>
          <w:sz w:val="40"/>
          <w:szCs w:val="40"/>
          <w:u w:val="single"/>
        </w:rPr>
        <w:t>Crud HBS / Project</w:t>
      </w:r>
    </w:p>
    <w:p w:rsidR="00141CD9" w:rsidRDefault="00141CD9">
      <w:pPr>
        <w:pStyle w:val="normal0"/>
      </w:pPr>
    </w:p>
    <w:p w:rsidR="00141CD9" w:rsidRDefault="00141CD9">
      <w:pPr>
        <w:pStyle w:val="normal0"/>
      </w:pPr>
    </w:p>
    <w:p w:rsidR="00141CD9" w:rsidRDefault="003C0DB1">
      <w:pPr>
        <w:pStyle w:val="normal0"/>
      </w:pPr>
      <w:r>
        <w:t>Step : 1 Create Folder structure</w:t>
      </w:r>
    </w:p>
    <w:p w:rsidR="00141CD9" w:rsidRDefault="00141CD9">
      <w:pPr>
        <w:pStyle w:val="normal0"/>
      </w:pPr>
    </w:p>
    <w:p w:rsidR="00141CD9" w:rsidRDefault="003C0DB1">
      <w:pPr>
        <w:pStyle w:val="normal0"/>
      </w:pPr>
      <w:r>
        <w:t>=&gt;Src</w:t>
      </w:r>
    </w:p>
    <w:p w:rsidR="00141CD9" w:rsidRDefault="003C0DB1">
      <w:pPr>
        <w:pStyle w:val="normal0"/>
      </w:pPr>
      <w:r>
        <w:tab/>
        <w:t>app.js</w:t>
      </w:r>
    </w:p>
    <w:p w:rsidR="00141CD9" w:rsidRDefault="003C0DB1">
      <w:pPr>
        <w:pStyle w:val="normal0"/>
      </w:pPr>
      <w:r>
        <w:t>=&gt;Public   // external files</w:t>
      </w:r>
    </w:p>
    <w:p w:rsidR="00141CD9" w:rsidRDefault="003C0DB1">
      <w:pPr>
        <w:pStyle w:val="normal0"/>
      </w:pPr>
      <w:r>
        <w:tab/>
        <w:t>Js</w:t>
      </w:r>
    </w:p>
    <w:p w:rsidR="00141CD9" w:rsidRDefault="003C0DB1">
      <w:pPr>
        <w:pStyle w:val="normal0"/>
      </w:pPr>
      <w:r>
        <w:tab/>
        <w:t>css</w:t>
      </w:r>
    </w:p>
    <w:p w:rsidR="00141CD9" w:rsidRDefault="003C0DB1">
      <w:pPr>
        <w:pStyle w:val="normal0"/>
      </w:pPr>
      <w:r>
        <w:lastRenderedPageBreak/>
        <w:t xml:space="preserve">=&gt;Templates   //  all views pages &amp; header/footer pages  </w:t>
      </w:r>
    </w:p>
    <w:p w:rsidR="00141CD9" w:rsidRDefault="003C0DB1">
      <w:pPr>
        <w:pStyle w:val="normal0"/>
      </w:pPr>
      <w:r>
        <w:tab/>
        <w:t>View</w:t>
      </w:r>
    </w:p>
    <w:p w:rsidR="00141CD9" w:rsidRDefault="003C0DB1">
      <w:pPr>
        <w:pStyle w:val="normal0"/>
      </w:pPr>
      <w:r>
        <w:tab/>
        <w:t xml:space="preserve">        Signup.hbs</w:t>
      </w:r>
    </w:p>
    <w:p w:rsidR="00141CD9" w:rsidRDefault="00141CD9">
      <w:pPr>
        <w:pStyle w:val="normal0"/>
      </w:pPr>
    </w:p>
    <w:p w:rsidR="00141CD9" w:rsidRDefault="003C0DB1">
      <w:pPr>
        <w:pStyle w:val="normal0"/>
      </w:pPr>
      <w:r>
        <w:tab/>
        <w:t xml:space="preserve">Partials </w:t>
      </w:r>
    </w:p>
    <w:p w:rsidR="00141CD9" w:rsidRDefault="003C0DB1">
      <w:pPr>
        <w:pStyle w:val="normal0"/>
      </w:pPr>
      <w:r>
        <w:t>=&gt;Model</w:t>
      </w:r>
    </w:p>
    <w:p w:rsidR="00141CD9" w:rsidRDefault="003C0DB1">
      <w:pPr>
        <w:pStyle w:val="normal0"/>
      </w:pPr>
      <w:r>
        <w:tab/>
        <w:t>Student.js</w:t>
      </w:r>
    </w:p>
    <w:p w:rsidR="00141CD9" w:rsidRDefault="00141CD9">
      <w:pPr>
        <w:pStyle w:val="normal0"/>
      </w:pPr>
    </w:p>
    <w:p w:rsidR="00141CD9" w:rsidRDefault="00141CD9">
      <w:pPr>
        <w:pStyle w:val="normal0"/>
      </w:pPr>
    </w:p>
    <w:p w:rsidR="00141CD9" w:rsidRDefault="003C0DB1">
      <w:pPr>
        <w:pStyle w:val="normal0"/>
      </w:pPr>
      <w:r>
        <w:t xml:space="preserve">Step : 2 Install NPM required packages </w:t>
      </w:r>
    </w:p>
    <w:p w:rsidR="00141CD9" w:rsidRDefault="00141CD9">
      <w:pPr>
        <w:pStyle w:val="normal0"/>
      </w:pPr>
    </w:p>
    <w:p w:rsidR="00141CD9" w:rsidRDefault="003C0DB1">
      <w:pPr>
        <w:pStyle w:val="normal0"/>
      </w:pPr>
      <w:r>
        <w:t>Npm init -y      package.json</w:t>
      </w:r>
    </w:p>
    <w:p w:rsidR="00141CD9" w:rsidRDefault="003C0DB1">
      <w:pPr>
        <w:pStyle w:val="normal0"/>
      </w:pPr>
      <w:r>
        <w:t xml:space="preserve">Npm i express mongoose hbs     </w:t>
      </w:r>
    </w:p>
    <w:p w:rsidR="00141CD9" w:rsidRDefault="00141CD9">
      <w:pPr>
        <w:pStyle w:val="normal0"/>
      </w:pPr>
    </w:p>
    <w:p w:rsidR="00141CD9" w:rsidRDefault="00141CD9">
      <w:pPr>
        <w:pStyle w:val="normal0"/>
      </w:pPr>
    </w:p>
    <w:p w:rsidR="00141CD9" w:rsidRDefault="00141CD9">
      <w:pPr>
        <w:pStyle w:val="normal0"/>
      </w:pPr>
    </w:p>
    <w:p w:rsidR="00141CD9" w:rsidRDefault="00141CD9">
      <w:pPr>
        <w:pStyle w:val="normal0"/>
      </w:pPr>
    </w:p>
    <w:p w:rsidR="00141CD9" w:rsidRDefault="003C0DB1">
      <w:pPr>
        <w:pStyle w:val="normal0"/>
      </w:pPr>
      <w:r>
        <w:t xml:space="preserve">Step: 3 Mongodb live database / atlas  </w:t>
      </w:r>
      <w:hyperlink r:id="rId83" w:anchor="/org/636a3236b9a8a375bfcadcac/projects">
        <w:r>
          <w:rPr>
            <w:color w:val="1155CC"/>
            <w:u w:val="single"/>
          </w:rPr>
          <w:t>https://cloud.mongodb.com/v2#/org/636a3236b9a8a375bfcadcac/projects</w:t>
        </w:r>
      </w:hyperlink>
      <w:r>
        <w:t xml:space="preserve"> </w:t>
      </w:r>
    </w:p>
    <w:p w:rsidR="00141CD9" w:rsidRDefault="00141CD9">
      <w:pPr>
        <w:pStyle w:val="normal0"/>
      </w:pPr>
    </w:p>
    <w:p w:rsidR="00141CD9" w:rsidRDefault="003C0DB1">
      <w:pPr>
        <w:pStyle w:val="normal0"/>
      </w:pPr>
      <w:r>
        <w:t xml:space="preserve">Signup with gmail </w:t>
      </w:r>
    </w:p>
    <w:p w:rsidR="00141CD9" w:rsidRDefault="003C0DB1">
      <w:pPr>
        <w:pStyle w:val="normal0"/>
      </w:pPr>
      <w:r>
        <w:t>=&gt; create project</w:t>
      </w:r>
    </w:p>
    <w:p w:rsidR="00141CD9" w:rsidRDefault="003C0DB1">
      <w:pPr>
        <w:pStyle w:val="normal0"/>
      </w:pPr>
      <w:r>
        <w:t>=&gt; build Database</w:t>
      </w:r>
    </w:p>
    <w:p w:rsidR="00141CD9" w:rsidRDefault="003C0DB1">
      <w:pPr>
        <w:pStyle w:val="normal0"/>
      </w:pPr>
      <w:r>
        <w:t>=&gt; shared Free</w:t>
      </w:r>
    </w:p>
    <w:p w:rsidR="00141CD9" w:rsidRDefault="003C0DB1">
      <w:pPr>
        <w:pStyle w:val="normal0"/>
      </w:pPr>
      <w:r>
        <w:t xml:space="preserve">=&gt; create cluster </w:t>
      </w:r>
    </w:p>
    <w:p w:rsidR="00141CD9" w:rsidRDefault="003C0DB1">
      <w:pPr>
        <w:pStyle w:val="normal0"/>
      </w:pPr>
      <w:r>
        <w:t xml:space="preserve">=&gt;add username &amp; password and then create </w:t>
      </w:r>
    </w:p>
    <w:p w:rsidR="00141CD9" w:rsidRDefault="00141CD9">
      <w:pPr>
        <w:pStyle w:val="normal0"/>
      </w:pPr>
    </w:p>
    <w:p w:rsidR="00141CD9" w:rsidRDefault="003C0DB1">
      <w:pPr>
        <w:pStyle w:val="normal0"/>
      </w:pPr>
      <w:r>
        <w:t xml:space="preserve">=&gt;all project / view project / cluster0 / connect /add IP Address / choose method / con your app / copy url and use for connectivity. </w:t>
      </w:r>
    </w:p>
    <w:p w:rsidR="00141CD9" w:rsidRDefault="00141CD9">
      <w:pPr>
        <w:pStyle w:val="normal0"/>
      </w:pPr>
    </w:p>
    <w:p w:rsidR="00141CD9" w:rsidRDefault="003C0DB1">
      <w:pPr>
        <w:pStyle w:val="normal0"/>
      </w:pPr>
      <w:r>
        <w:t>=&gt; copy then set url in .env</w:t>
      </w:r>
    </w:p>
    <w:p w:rsidR="00141CD9" w:rsidRDefault="00141CD9">
      <w:pPr>
        <w:pStyle w:val="normal0"/>
      </w:pPr>
    </w:p>
    <w:p w:rsidR="00141CD9" w:rsidRDefault="003C0DB1">
      <w:pPr>
        <w:pStyle w:val="normal0"/>
      </w:pPr>
      <w:r>
        <w:t xml:space="preserve">Note : Now all set but still our database is not created because of the minimum one collection required  for creation. </w:t>
      </w:r>
    </w:p>
    <w:p w:rsidR="00141CD9" w:rsidRDefault="00141CD9">
      <w:pPr>
        <w:pStyle w:val="normal0"/>
      </w:pPr>
    </w:p>
    <w:p w:rsidR="00141CD9" w:rsidRDefault="003C0DB1">
      <w:pPr>
        <w:pStyle w:val="normal0"/>
      </w:pPr>
      <w:r>
        <w:t xml:space="preserve">Go : project / cluster / collection / add collection </w:t>
      </w:r>
    </w:p>
    <w:p w:rsidR="00141CD9" w:rsidRDefault="00141CD9">
      <w:pPr>
        <w:pStyle w:val="normal0"/>
      </w:pPr>
    </w:p>
    <w:p w:rsidR="00141CD9" w:rsidRDefault="00141CD9">
      <w:pPr>
        <w:pStyle w:val="normal0"/>
      </w:pPr>
    </w:p>
    <w:p w:rsidR="00141CD9" w:rsidRDefault="003C0DB1">
      <w:pPr>
        <w:pStyle w:val="normal0"/>
      </w:pPr>
      <w:r>
        <w:t>Step: 4 Create .env file and install dotenv configure</w:t>
      </w:r>
    </w:p>
    <w:p w:rsidR="00141CD9" w:rsidRDefault="00141CD9">
      <w:pPr>
        <w:pStyle w:val="normal0"/>
      </w:pPr>
    </w:p>
    <w:p w:rsidR="00141CD9" w:rsidRDefault="003C0DB1">
      <w:pPr>
        <w:pStyle w:val="normal0"/>
      </w:pPr>
      <w:r>
        <w:t>Npm in dotenv</w:t>
      </w:r>
    </w:p>
    <w:p w:rsidR="00141CD9" w:rsidRDefault="00141CD9">
      <w:pPr>
        <w:pStyle w:val="normal0"/>
      </w:pPr>
    </w:p>
    <w:p w:rsidR="00141CD9" w:rsidRDefault="003C0DB1">
      <w:pPr>
        <w:pStyle w:val="normal0"/>
      </w:pPr>
      <w:r>
        <w:t>.env</w:t>
      </w:r>
    </w:p>
    <w:p w:rsidR="00141CD9" w:rsidRDefault="00141CD9">
      <w:pPr>
        <w:pStyle w:val="normal0"/>
      </w:pPr>
    </w:p>
    <w:p w:rsidR="00141CD9" w:rsidRDefault="003C0DB1">
      <w:pPr>
        <w:pStyle w:val="normal0"/>
        <w:rPr>
          <w:color w:val="FF0000"/>
        </w:rPr>
      </w:pPr>
      <w:r>
        <w:rPr>
          <w:color w:val="FF0000"/>
        </w:rPr>
        <w:lastRenderedPageBreak/>
        <w:t>PORT=9000</w:t>
      </w:r>
    </w:p>
    <w:p w:rsidR="00141CD9" w:rsidRDefault="003C0DB1">
      <w:pPr>
        <w:pStyle w:val="normal0"/>
        <w:rPr>
          <w:color w:val="FF0000"/>
        </w:rPr>
      </w:pPr>
      <w:r>
        <w:rPr>
          <w:color w:val="FF0000"/>
        </w:rPr>
        <w:t>DB_URL=mongodb+srv://crudproject_hbs:&lt;password&gt;@cluster0.kwqvgqj.mongodb.net/?retryWrites=true&amp;w=majority</w:t>
      </w:r>
    </w:p>
    <w:p w:rsidR="00141CD9" w:rsidRDefault="00141CD9">
      <w:pPr>
        <w:pStyle w:val="normal0"/>
        <w:rPr>
          <w:color w:val="FF0000"/>
        </w:rPr>
      </w:pPr>
    </w:p>
    <w:p w:rsidR="00141CD9" w:rsidRDefault="003C0DB1">
      <w:pPr>
        <w:pStyle w:val="normal0"/>
        <w:rPr>
          <w:b/>
          <w:bCs/>
        </w:rPr>
      </w:pPr>
      <w:r>
        <w:rPr>
          <w:b/>
          <w:bCs/>
        </w:rPr>
        <w:t>Add pass in url  and add database name so created automatically:</w:t>
      </w:r>
    </w:p>
    <w:p w:rsidR="00141CD9" w:rsidRDefault="003C0DB1">
      <w:pPr>
        <w:pStyle w:val="normal0"/>
      </w:pPr>
      <w:r>
        <w:rPr>
          <w:b/>
          <w:bCs/>
        </w:rPr>
        <w:t xml:space="preserve"> </w:t>
      </w:r>
      <w:r>
        <w:tab/>
        <w:t>mongodb+srv://crudproject_hbs:</w:t>
      </w:r>
      <w:r>
        <w:rPr>
          <w:b/>
          <w:bCs/>
        </w:rPr>
        <w:t>crudproject_hbs</w:t>
      </w:r>
      <w:r>
        <w:t>@cluster0.kwqvgqj.mongodb.net/</w:t>
      </w:r>
      <w:r>
        <w:rPr>
          <w:b/>
          <w:bCs/>
        </w:rPr>
        <w:t>mydb</w:t>
      </w:r>
      <w:r>
        <w:t>?retryWrites=true&amp;w=majority</w:t>
      </w:r>
    </w:p>
    <w:p w:rsidR="00141CD9" w:rsidRDefault="00141CD9">
      <w:pPr>
        <w:pStyle w:val="normal0"/>
      </w:pPr>
    </w:p>
    <w:p w:rsidR="00141CD9" w:rsidRDefault="00141CD9">
      <w:pPr>
        <w:pStyle w:val="normal0"/>
      </w:pPr>
    </w:p>
    <w:p w:rsidR="00141CD9" w:rsidRDefault="003C0DB1">
      <w:pPr>
        <w:pStyle w:val="normal0"/>
      </w:pPr>
      <w:r>
        <w:t xml:space="preserve">Step : 4 Create Model &amp; Schema for database table </w:t>
      </w:r>
    </w:p>
    <w:p w:rsidR="00141CD9" w:rsidRDefault="00141CD9">
      <w:pPr>
        <w:pStyle w:val="normal0"/>
      </w:pPr>
    </w:p>
    <w:p w:rsidR="00141CD9" w:rsidRDefault="003C0DB1">
      <w:pPr>
        <w:pStyle w:val="normal0"/>
        <w:rPr>
          <w:b/>
          <w:bCs/>
        </w:rPr>
      </w:pPr>
      <w:r>
        <w:t xml:space="preserve">Create Folder &amp; file : Root : </w:t>
      </w:r>
      <w:r>
        <w:rPr>
          <w:b/>
          <w:bCs/>
        </w:rPr>
        <w:t>Model/student.js   and also add schema and validation in page</w:t>
      </w:r>
    </w:p>
    <w:p w:rsidR="00141CD9" w:rsidRDefault="00141CD9">
      <w:pPr>
        <w:pStyle w:val="normal0"/>
      </w:pPr>
    </w:p>
    <w:p w:rsidR="00141CD9" w:rsidRDefault="003C0DB1">
      <w:pPr>
        <w:pStyle w:val="normal0"/>
        <w:rPr>
          <w:color w:val="FF0000"/>
        </w:rPr>
      </w:pPr>
      <w:r>
        <w:rPr>
          <w:color w:val="FF0000"/>
        </w:rPr>
        <w:t>const mongoose = require('mongoose');</w:t>
      </w:r>
    </w:p>
    <w:p w:rsidR="00141CD9" w:rsidRDefault="00141CD9">
      <w:pPr>
        <w:pStyle w:val="normal0"/>
        <w:rPr>
          <w:color w:val="FF0000"/>
        </w:rPr>
      </w:pPr>
    </w:p>
    <w:p w:rsidR="00141CD9" w:rsidRDefault="003C0DB1">
      <w:pPr>
        <w:pStyle w:val="normal0"/>
        <w:rPr>
          <w:color w:val="FF0000"/>
        </w:rPr>
      </w:pPr>
      <w:r>
        <w:rPr>
          <w:color w:val="FF0000"/>
        </w:rPr>
        <w:t>const customersSchema = mongoose.Schema({</w:t>
      </w:r>
    </w:p>
    <w:p w:rsidR="00141CD9" w:rsidRDefault="003C0DB1">
      <w:pPr>
        <w:pStyle w:val="normal0"/>
        <w:rPr>
          <w:color w:val="FF0000"/>
        </w:rPr>
      </w:pPr>
      <w:r>
        <w:rPr>
          <w:color w:val="FF0000"/>
        </w:rPr>
        <w:t xml:space="preserve">    name: {type:String},</w:t>
      </w:r>
    </w:p>
    <w:p w:rsidR="00141CD9" w:rsidRDefault="003C0DB1">
      <w:pPr>
        <w:pStyle w:val="normal0"/>
        <w:rPr>
          <w:color w:val="FF0000"/>
        </w:rPr>
      </w:pPr>
      <w:r>
        <w:rPr>
          <w:color w:val="FF0000"/>
        </w:rPr>
        <w:t xml:space="preserve">    mobile: {type:String},</w:t>
      </w:r>
    </w:p>
    <w:p w:rsidR="00141CD9" w:rsidRDefault="003C0DB1">
      <w:pPr>
        <w:pStyle w:val="normal0"/>
        <w:rPr>
          <w:color w:val="FF0000"/>
        </w:rPr>
      </w:pPr>
      <w:r>
        <w:rPr>
          <w:color w:val="FF0000"/>
        </w:rPr>
        <w:t xml:space="preserve">    email: {type:String},</w:t>
      </w:r>
    </w:p>
    <w:p w:rsidR="00141CD9" w:rsidRDefault="003C0DB1">
      <w:pPr>
        <w:pStyle w:val="normal0"/>
        <w:rPr>
          <w:color w:val="FF0000"/>
        </w:rPr>
      </w:pPr>
      <w:r>
        <w:rPr>
          <w:color w:val="FF0000"/>
        </w:rPr>
        <w:t xml:space="preserve">    password: {type:String},</w:t>
      </w:r>
    </w:p>
    <w:p w:rsidR="00141CD9" w:rsidRDefault="003C0DB1">
      <w:pPr>
        <w:pStyle w:val="normal0"/>
        <w:rPr>
          <w:color w:val="FF0000"/>
        </w:rPr>
      </w:pPr>
      <w:r>
        <w:rPr>
          <w:color w:val="FF0000"/>
        </w:rPr>
        <w:t xml:space="preserve">    img: {type:String}</w:t>
      </w:r>
    </w:p>
    <w:p w:rsidR="00141CD9" w:rsidRDefault="003C0DB1">
      <w:pPr>
        <w:pStyle w:val="normal0"/>
        <w:rPr>
          <w:color w:val="FF0000"/>
        </w:rPr>
      </w:pPr>
      <w:r>
        <w:rPr>
          <w:color w:val="FF0000"/>
        </w:rPr>
        <w:t>});</w:t>
      </w:r>
    </w:p>
    <w:p w:rsidR="00141CD9" w:rsidRDefault="00141CD9">
      <w:pPr>
        <w:pStyle w:val="normal0"/>
        <w:rPr>
          <w:color w:val="FF0000"/>
        </w:rPr>
      </w:pPr>
    </w:p>
    <w:p w:rsidR="00141CD9" w:rsidRDefault="003C0DB1">
      <w:pPr>
        <w:pStyle w:val="normal0"/>
        <w:rPr>
          <w:color w:val="FF0000"/>
        </w:rPr>
      </w:pPr>
      <w:r>
        <w:rPr>
          <w:color w:val="FF0000"/>
        </w:rPr>
        <w:t>module.exports = new mongoose.model("Student",customersSchema)</w:t>
      </w:r>
    </w:p>
    <w:p w:rsidR="00141CD9" w:rsidRDefault="00141CD9">
      <w:pPr>
        <w:pStyle w:val="normal0"/>
      </w:pPr>
    </w:p>
    <w:p w:rsidR="00141CD9" w:rsidRDefault="00141CD9">
      <w:pPr>
        <w:pStyle w:val="normal0"/>
      </w:pPr>
    </w:p>
    <w:p w:rsidR="00141CD9" w:rsidRDefault="003C0DB1">
      <w:pPr>
        <w:pStyle w:val="normal0"/>
      </w:pPr>
      <w:r>
        <w:t>Step : 5 Connect app.js to our database and also configured extra packages</w:t>
      </w:r>
    </w:p>
    <w:p w:rsidR="00141CD9" w:rsidRDefault="003C0DB1">
      <w:pPr>
        <w:pStyle w:val="normal0"/>
      </w:pPr>
      <w:r>
        <w:t>Config Model Schema &amp; Router pages in App.js</w:t>
      </w:r>
    </w:p>
    <w:p w:rsidR="00141CD9" w:rsidRDefault="00141CD9">
      <w:pPr>
        <w:pStyle w:val="normal0"/>
      </w:pPr>
    </w:p>
    <w:p w:rsidR="00141CD9" w:rsidRDefault="00141CD9">
      <w:pPr>
        <w:pStyle w:val="normal0"/>
      </w:pPr>
    </w:p>
    <w:p w:rsidR="00141CD9" w:rsidRDefault="003C0DB1">
      <w:pPr>
        <w:pStyle w:val="normal0"/>
        <w:rPr>
          <w:color w:val="FF0000"/>
        </w:rPr>
      </w:pPr>
      <w:r>
        <w:rPr>
          <w:color w:val="FF0000"/>
        </w:rPr>
        <w:t>const express=require("express") // load express</w:t>
      </w:r>
    </w:p>
    <w:p w:rsidR="00141CD9" w:rsidRDefault="003C0DB1">
      <w:pPr>
        <w:pStyle w:val="normal0"/>
        <w:rPr>
          <w:color w:val="FF0000"/>
        </w:rPr>
      </w:pPr>
      <w:r>
        <w:rPr>
          <w:color w:val="FF0000"/>
        </w:rPr>
        <w:t>const mongoose=require("mongoose") // load mongoose</w:t>
      </w:r>
    </w:p>
    <w:p w:rsidR="00141CD9" w:rsidRDefault="003C0DB1">
      <w:pPr>
        <w:pStyle w:val="normal0"/>
        <w:rPr>
          <w:color w:val="FF0000"/>
        </w:rPr>
      </w:pPr>
      <w:r>
        <w:rPr>
          <w:color w:val="FF0000"/>
        </w:rPr>
        <w:t>const dotenv=require("dotenv") // load dotenv</w:t>
      </w:r>
    </w:p>
    <w:p w:rsidR="00141CD9" w:rsidRDefault="003C0DB1">
      <w:pPr>
        <w:pStyle w:val="normal0"/>
        <w:rPr>
          <w:color w:val="FF0000"/>
        </w:rPr>
      </w:pPr>
      <w:r>
        <w:rPr>
          <w:color w:val="FF0000"/>
        </w:rPr>
        <w:t>const path=require('path') // add path for routing</w:t>
      </w:r>
    </w:p>
    <w:p w:rsidR="00141CD9" w:rsidRDefault="003C0DB1">
      <w:pPr>
        <w:pStyle w:val="normal0"/>
        <w:rPr>
          <w:color w:val="FF0000"/>
        </w:rPr>
      </w:pPr>
      <w:r>
        <w:rPr>
          <w:color w:val="FF0000"/>
        </w:rPr>
        <w:t>const hbs=require('hbs') // add hbs for view hbs files</w:t>
      </w:r>
    </w:p>
    <w:p w:rsidR="00141CD9" w:rsidRDefault="00141CD9">
      <w:pPr>
        <w:pStyle w:val="normal0"/>
        <w:rPr>
          <w:color w:val="FF0000"/>
        </w:rPr>
      </w:pPr>
    </w:p>
    <w:p w:rsidR="00141CD9" w:rsidRDefault="00141CD9">
      <w:pPr>
        <w:pStyle w:val="normal0"/>
        <w:rPr>
          <w:color w:val="FF0000"/>
        </w:rPr>
      </w:pPr>
    </w:p>
    <w:p w:rsidR="00141CD9" w:rsidRDefault="003C0DB1">
      <w:pPr>
        <w:pStyle w:val="normal0"/>
        <w:rPr>
          <w:color w:val="FF0000"/>
        </w:rPr>
      </w:pPr>
      <w:r>
        <w:rPr>
          <w:color w:val="FF0000"/>
        </w:rPr>
        <w:t>dotenv.config();</w:t>
      </w:r>
    </w:p>
    <w:p w:rsidR="00141CD9" w:rsidRDefault="003C0DB1">
      <w:pPr>
        <w:pStyle w:val="normal0"/>
        <w:rPr>
          <w:color w:val="FF0000"/>
        </w:rPr>
      </w:pPr>
      <w:r>
        <w:rPr>
          <w:color w:val="FF0000"/>
        </w:rPr>
        <w:t>const app=express();</w:t>
      </w:r>
    </w:p>
    <w:p w:rsidR="00141CD9" w:rsidRDefault="00141CD9">
      <w:pPr>
        <w:pStyle w:val="normal0"/>
        <w:rPr>
          <w:color w:val="FF0000"/>
        </w:rPr>
      </w:pPr>
    </w:p>
    <w:p w:rsidR="00141CD9" w:rsidRDefault="003C0DB1">
      <w:pPr>
        <w:pStyle w:val="normal0"/>
        <w:rPr>
          <w:color w:val="FF0000"/>
        </w:rPr>
      </w:pPr>
      <w:r>
        <w:rPr>
          <w:color w:val="FF0000"/>
        </w:rPr>
        <w:t>const PORT=process.env.PORT; // get port from env</w:t>
      </w:r>
    </w:p>
    <w:p w:rsidR="00141CD9" w:rsidRDefault="003C0DB1">
      <w:pPr>
        <w:pStyle w:val="normal0"/>
        <w:rPr>
          <w:color w:val="FF0000"/>
        </w:rPr>
      </w:pPr>
      <w:r>
        <w:rPr>
          <w:color w:val="FF0000"/>
        </w:rPr>
        <w:t>const db_url=process.env.DB_URL; // get Db_url conn from env</w:t>
      </w:r>
    </w:p>
    <w:p w:rsidR="00141CD9" w:rsidRDefault="00141CD9">
      <w:pPr>
        <w:pStyle w:val="normal0"/>
        <w:rPr>
          <w:color w:val="FF0000"/>
        </w:rPr>
      </w:pPr>
    </w:p>
    <w:p w:rsidR="00141CD9" w:rsidRDefault="003C0DB1">
      <w:pPr>
        <w:pStyle w:val="normal0"/>
        <w:rPr>
          <w:color w:val="FF0000"/>
        </w:rPr>
      </w:pPr>
      <w:r>
        <w:rPr>
          <w:color w:val="FF0000"/>
        </w:rPr>
        <w:lastRenderedPageBreak/>
        <w:t>// connect db to mongoose</w:t>
      </w:r>
    </w:p>
    <w:p w:rsidR="00141CD9" w:rsidRDefault="003C0DB1">
      <w:pPr>
        <w:pStyle w:val="normal0"/>
        <w:rPr>
          <w:color w:val="FF0000"/>
        </w:rPr>
      </w:pPr>
      <w:r>
        <w:rPr>
          <w:color w:val="FF0000"/>
        </w:rPr>
        <w:t>mongoose.connect(db_url).then(()=&gt;{</w:t>
      </w:r>
    </w:p>
    <w:p w:rsidR="00141CD9" w:rsidRDefault="003C0DB1">
      <w:pPr>
        <w:pStyle w:val="normal0"/>
        <w:rPr>
          <w:color w:val="FF0000"/>
        </w:rPr>
      </w:pPr>
      <w:r>
        <w:rPr>
          <w:color w:val="FF0000"/>
        </w:rPr>
        <w:tab/>
        <w:t>console.log('DB Connected..');</w:t>
      </w:r>
    </w:p>
    <w:p w:rsidR="00141CD9" w:rsidRDefault="003C0DB1">
      <w:pPr>
        <w:pStyle w:val="normal0"/>
        <w:rPr>
          <w:color w:val="FF0000"/>
        </w:rPr>
      </w:pPr>
      <w:r>
        <w:rPr>
          <w:color w:val="FF0000"/>
        </w:rPr>
        <w:t>})</w:t>
      </w:r>
    </w:p>
    <w:p w:rsidR="00141CD9" w:rsidRDefault="00141CD9">
      <w:pPr>
        <w:pStyle w:val="normal0"/>
        <w:rPr>
          <w:color w:val="FF0000"/>
        </w:rPr>
      </w:pPr>
    </w:p>
    <w:p w:rsidR="00141CD9" w:rsidRDefault="00141CD9">
      <w:pPr>
        <w:pStyle w:val="normal0"/>
        <w:rPr>
          <w:color w:val="FF0000"/>
        </w:rPr>
      </w:pPr>
    </w:p>
    <w:p w:rsidR="00141CD9" w:rsidRDefault="003C0DB1">
      <w:pPr>
        <w:pStyle w:val="normal0"/>
        <w:rPr>
          <w:color w:val="FF0000"/>
        </w:rPr>
      </w:pPr>
      <w:r>
        <w:rPr>
          <w:color w:val="FF0000"/>
        </w:rPr>
        <w:t xml:space="preserve">// config viewPath and router file </w:t>
      </w:r>
    </w:p>
    <w:p w:rsidR="00141CD9" w:rsidRDefault="003C0DB1">
      <w:pPr>
        <w:pStyle w:val="normal0"/>
        <w:rPr>
          <w:color w:val="FF0000"/>
        </w:rPr>
      </w:pPr>
      <w:r>
        <w:rPr>
          <w:color w:val="FF0000"/>
        </w:rPr>
        <w:t xml:space="preserve">const viewPath=path.join(__dirname,"../templetes/view/") // set path for view page </w:t>
      </w:r>
    </w:p>
    <w:p w:rsidR="00141CD9" w:rsidRDefault="00141CD9">
      <w:pPr>
        <w:pStyle w:val="normal0"/>
        <w:rPr>
          <w:color w:val="FF0000"/>
        </w:rPr>
      </w:pPr>
    </w:p>
    <w:p w:rsidR="00141CD9" w:rsidRDefault="003C0DB1">
      <w:pPr>
        <w:pStyle w:val="normal0"/>
        <w:rPr>
          <w:color w:val="FF0000"/>
        </w:rPr>
      </w:pPr>
      <w:r>
        <w:rPr>
          <w:color w:val="FF0000"/>
        </w:rPr>
        <w:t>app.set("view engine","hbs")</w:t>
      </w:r>
    </w:p>
    <w:p w:rsidR="00141CD9" w:rsidRDefault="003C0DB1">
      <w:pPr>
        <w:pStyle w:val="normal0"/>
        <w:rPr>
          <w:color w:val="FF0000"/>
        </w:rPr>
      </w:pPr>
      <w:r>
        <w:rPr>
          <w:color w:val="FF0000"/>
        </w:rPr>
        <w:t>app.set("views",viewPath)</w:t>
      </w:r>
    </w:p>
    <w:p w:rsidR="00141CD9" w:rsidRDefault="00141CD9">
      <w:pPr>
        <w:pStyle w:val="normal0"/>
        <w:rPr>
          <w:color w:val="FF0000"/>
        </w:rPr>
      </w:pPr>
    </w:p>
    <w:p w:rsidR="00141CD9" w:rsidRDefault="003C0DB1">
      <w:pPr>
        <w:pStyle w:val="normal0"/>
        <w:rPr>
          <w:color w:val="FF0000"/>
        </w:rPr>
      </w:pPr>
      <w:r>
        <w:rPr>
          <w:color w:val="FF0000"/>
        </w:rPr>
        <w:t>const routes=require("../router/web");</w:t>
      </w:r>
    </w:p>
    <w:p w:rsidR="00141CD9" w:rsidRDefault="003C0DB1">
      <w:pPr>
        <w:pStyle w:val="normal0"/>
        <w:rPr>
          <w:color w:val="FF0000"/>
        </w:rPr>
      </w:pPr>
      <w:r>
        <w:rPr>
          <w:color w:val="FF0000"/>
        </w:rPr>
        <w:t>app.use("/",routes);</w:t>
      </w:r>
    </w:p>
    <w:p w:rsidR="00141CD9" w:rsidRDefault="00141CD9">
      <w:pPr>
        <w:pStyle w:val="normal0"/>
        <w:rPr>
          <w:color w:val="FF0000"/>
        </w:rPr>
      </w:pPr>
    </w:p>
    <w:p w:rsidR="00141CD9" w:rsidRDefault="00141CD9">
      <w:pPr>
        <w:pStyle w:val="normal0"/>
        <w:rPr>
          <w:color w:val="FF0000"/>
        </w:rPr>
      </w:pPr>
    </w:p>
    <w:p w:rsidR="00141CD9" w:rsidRDefault="003C0DB1">
      <w:pPr>
        <w:pStyle w:val="normal0"/>
        <w:rPr>
          <w:color w:val="FF0000"/>
        </w:rPr>
      </w:pPr>
      <w:r>
        <w:rPr>
          <w:color w:val="FF0000"/>
        </w:rPr>
        <w:t>//config server port</w:t>
      </w:r>
    </w:p>
    <w:p w:rsidR="00141CD9" w:rsidRDefault="003C0DB1">
      <w:pPr>
        <w:pStyle w:val="normal0"/>
        <w:rPr>
          <w:color w:val="FF0000"/>
        </w:rPr>
      </w:pPr>
      <w:r>
        <w:rPr>
          <w:color w:val="FF0000"/>
        </w:rPr>
        <w:t>app.listen(PORT,()=&gt;{</w:t>
      </w:r>
    </w:p>
    <w:p w:rsidR="00141CD9" w:rsidRDefault="003C0DB1">
      <w:pPr>
        <w:pStyle w:val="normal0"/>
        <w:rPr>
          <w:color w:val="FF0000"/>
        </w:rPr>
      </w:pPr>
      <w:r>
        <w:rPr>
          <w:color w:val="FF0000"/>
        </w:rPr>
        <w:t xml:space="preserve">    console.log(`SERVER RUNNING ON PORT ${PORT}`);</w:t>
      </w:r>
    </w:p>
    <w:p w:rsidR="00141CD9" w:rsidRDefault="003C0DB1">
      <w:pPr>
        <w:pStyle w:val="normal0"/>
        <w:rPr>
          <w:color w:val="FF0000"/>
        </w:rPr>
      </w:pPr>
      <w:r>
        <w:rPr>
          <w:color w:val="FF0000"/>
        </w:rPr>
        <w:t>})</w:t>
      </w:r>
    </w:p>
    <w:p w:rsidR="00141CD9" w:rsidRDefault="00141CD9">
      <w:pPr>
        <w:pStyle w:val="normal0"/>
        <w:rPr>
          <w:color w:val="FF0000"/>
        </w:rPr>
      </w:pPr>
    </w:p>
    <w:p w:rsidR="00141CD9" w:rsidRDefault="00141CD9">
      <w:pPr>
        <w:pStyle w:val="normal0"/>
        <w:rPr>
          <w:color w:val="FF0000"/>
        </w:rPr>
      </w:pPr>
    </w:p>
    <w:p w:rsidR="00141CD9" w:rsidRDefault="00141CD9">
      <w:pPr>
        <w:pStyle w:val="normal0"/>
        <w:rPr>
          <w:color w:val="FF0000"/>
        </w:rPr>
      </w:pPr>
    </w:p>
    <w:p w:rsidR="00141CD9" w:rsidRDefault="00141CD9">
      <w:pPr>
        <w:pStyle w:val="normal0"/>
        <w:rPr>
          <w:color w:val="FF0000"/>
        </w:rPr>
      </w:pPr>
    </w:p>
    <w:p w:rsidR="00141CD9" w:rsidRDefault="00141CD9">
      <w:pPr>
        <w:pStyle w:val="normal0"/>
      </w:pPr>
    </w:p>
    <w:p w:rsidR="00141CD9" w:rsidRDefault="00141CD9">
      <w:pPr>
        <w:pStyle w:val="normal0"/>
      </w:pPr>
    </w:p>
    <w:p w:rsidR="00141CD9" w:rsidRDefault="003C0DB1">
      <w:pPr>
        <w:pStyle w:val="normal0"/>
        <w:rPr>
          <w:b/>
          <w:bCs/>
        </w:rPr>
      </w:pPr>
      <w:r>
        <w:t>Step : 6  Create view pages</w:t>
      </w:r>
      <w:r>
        <w:rPr>
          <w:b/>
          <w:bCs/>
        </w:rPr>
        <w:t xml:space="preserve"> templates/view/signup.hbs</w:t>
      </w:r>
    </w:p>
    <w:p w:rsidR="00141CD9" w:rsidRDefault="00141CD9">
      <w:pPr>
        <w:pStyle w:val="normal0"/>
      </w:pPr>
    </w:p>
    <w:p w:rsidR="00141CD9" w:rsidRDefault="003C0DB1">
      <w:pPr>
        <w:pStyle w:val="normal0"/>
      </w:pPr>
      <w:r>
        <w:tab/>
      </w:r>
      <w:r>
        <w:tab/>
      </w:r>
    </w:p>
    <w:p w:rsidR="00141CD9" w:rsidRDefault="00141CD9">
      <w:pPr>
        <w:pStyle w:val="normal0"/>
      </w:pPr>
    </w:p>
    <w:p w:rsidR="00141CD9" w:rsidRDefault="003C0DB1">
      <w:pPr>
        <w:pStyle w:val="normal0"/>
      </w:pPr>
      <w:r>
        <w:t xml:space="preserve">Step : 7 Create Router url for display view </w:t>
      </w:r>
    </w:p>
    <w:p w:rsidR="00141CD9" w:rsidRDefault="00141CD9">
      <w:pPr>
        <w:pStyle w:val="normal0"/>
      </w:pPr>
    </w:p>
    <w:p w:rsidR="00141CD9" w:rsidRDefault="00141CD9">
      <w:pPr>
        <w:pStyle w:val="normal0"/>
      </w:pPr>
    </w:p>
    <w:p w:rsidR="00141CD9" w:rsidRDefault="003C0DB1">
      <w:pPr>
        <w:pStyle w:val="normal0"/>
        <w:rPr>
          <w:b/>
          <w:bCs/>
        </w:rPr>
      </w:pPr>
      <w:r>
        <w:t xml:space="preserve">Create Folder &amp; file : Root : </w:t>
      </w:r>
      <w:r>
        <w:rPr>
          <w:b/>
          <w:bCs/>
        </w:rPr>
        <w:t xml:space="preserve">Router/web.js </w:t>
      </w:r>
    </w:p>
    <w:p w:rsidR="00141CD9" w:rsidRDefault="00141CD9">
      <w:pPr>
        <w:pStyle w:val="normal0"/>
        <w:rPr>
          <w:b/>
          <w:bCs/>
        </w:rPr>
      </w:pPr>
    </w:p>
    <w:p w:rsidR="00141CD9" w:rsidRDefault="003C0DB1">
      <w:pPr>
        <w:pStyle w:val="normal0"/>
        <w:rPr>
          <w:color w:val="FF0000"/>
        </w:rPr>
      </w:pPr>
      <w:r>
        <w:rPr>
          <w:color w:val="FF0000"/>
        </w:rPr>
        <w:t>const express=require("express");</w:t>
      </w:r>
    </w:p>
    <w:p w:rsidR="00141CD9" w:rsidRDefault="003C0DB1">
      <w:pPr>
        <w:pStyle w:val="normal0"/>
        <w:rPr>
          <w:color w:val="FF0000"/>
        </w:rPr>
      </w:pPr>
      <w:r>
        <w:rPr>
          <w:color w:val="FF0000"/>
        </w:rPr>
        <w:t>const router=express.Router();</w:t>
      </w:r>
    </w:p>
    <w:p w:rsidR="00141CD9" w:rsidRDefault="00141CD9">
      <w:pPr>
        <w:pStyle w:val="normal0"/>
        <w:rPr>
          <w:color w:val="FF0000"/>
        </w:rPr>
      </w:pPr>
    </w:p>
    <w:p w:rsidR="00141CD9" w:rsidRDefault="003C0DB1">
      <w:pPr>
        <w:pStyle w:val="normal0"/>
        <w:rPr>
          <w:color w:val="FF0000"/>
        </w:rPr>
      </w:pPr>
      <w:r>
        <w:rPr>
          <w:color w:val="FF0000"/>
        </w:rPr>
        <w:t>router.get('/',(req,resp)=&gt;{</w:t>
      </w:r>
    </w:p>
    <w:p w:rsidR="00141CD9" w:rsidRDefault="003C0DB1">
      <w:pPr>
        <w:pStyle w:val="normal0"/>
        <w:rPr>
          <w:color w:val="FF0000"/>
        </w:rPr>
      </w:pPr>
      <w:r>
        <w:rPr>
          <w:color w:val="FF0000"/>
        </w:rPr>
        <w:tab/>
        <w:t>resp.render("signup")  // view signup page on url</w:t>
      </w:r>
    </w:p>
    <w:p w:rsidR="00141CD9" w:rsidRDefault="003C0DB1">
      <w:pPr>
        <w:pStyle w:val="normal0"/>
        <w:rPr>
          <w:color w:val="FF0000"/>
        </w:rPr>
      </w:pPr>
      <w:r>
        <w:rPr>
          <w:color w:val="FF0000"/>
        </w:rPr>
        <w:t>})</w:t>
      </w:r>
    </w:p>
    <w:p w:rsidR="00141CD9" w:rsidRDefault="00141CD9">
      <w:pPr>
        <w:pStyle w:val="normal0"/>
        <w:rPr>
          <w:color w:val="FF0000"/>
        </w:rPr>
      </w:pPr>
    </w:p>
    <w:p w:rsidR="00141CD9" w:rsidRDefault="003C0DB1">
      <w:pPr>
        <w:pStyle w:val="normal0"/>
        <w:rPr>
          <w:color w:val="FF0000"/>
        </w:rPr>
      </w:pPr>
      <w:r>
        <w:rPr>
          <w:color w:val="FF0000"/>
        </w:rPr>
        <w:t>router.post('/addstudent',(req,resp)=&gt;{</w:t>
      </w:r>
    </w:p>
    <w:p w:rsidR="00141CD9" w:rsidRDefault="003C0DB1">
      <w:pPr>
        <w:pStyle w:val="normal0"/>
        <w:rPr>
          <w:color w:val="FF0000"/>
        </w:rPr>
      </w:pPr>
      <w:r>
        <w:rPr>
          <w:color w:val="FF0000"/>
        </w:rPr>
        <w:tab/>
      </w:r>
    </w:p>
    <w:p w:rsidR="00141CD9" w:rsidRDefault="003C0DB1">
      <w:pPr>
        <w:pStyle w:val="normal0"/>
        <w:rPr>
          <w:color w:val="FF0000"/>
        </w:rPr>
      </w:pPr>
      <w:r>
        <w:rPr>
          <w:color w:val="FF0000"/>
        </w:rPr>
        <w:lastRenderedPageBreak/>
        <w:t>})</w:t>
      </w:r>
    </w:p>
    <w:p w:rsidR="00141CD9" w:rsidRDefault="00141CD9">
      <w:pPr>
        <w:pStyle w:val="normal0"/>
        <w:rPr>
          <w:color w:val="FF0000"/>
        </w:rPr>
      </w:pPr>
    </w:p>
    <w:p w:rsidR="00141CD9" w:rsidRDefault="003C0DB1">
      <w:pPr>
        <w:pStyle w:val="normal0"/>
        <w:rPr>
          <w:color w:val="FF0000"/>
        </w:rPr>
      </w:pPr>
      <w:r>
        <w:rPr>
          <w:color w:val="FF0000"/>
        </w:rPr>
        <w:t>module.exports = router;</w:t>
      </w:r>
    </w:p>
    <w:p w:rsidR="00141CD9" w:rsidRDefault="00141CD9">
      <w:pPr>
        <w:pStyle w:val="normal0"/>
      </w:pPr>
    </w:p>
    <w:p w:rsidR="00141CD9" w:rsidRDefault="00141CD9">
      <w:pPr>
        <w:pStyle w:val="normal0"/>
      </w:pPr>
    </w:p>
    <w:p w:rsidR="00141CD9" w:rsidRDefault="00141CD9">
      <w:pPr>
        <w:pStyle w:val="normal0"/>
      </w:pPr>
    </w:p>
    <w:p w:rsidR="00141CD9" w:rsidRDefault="00141CD9">
      <w:pPr>
        <w:pStyle w:val="normal0"/>
      </w:pPr>
    </w:p>
    <w:p w:rsidR="00141CD9" w:rsidRDefault="00141CD9">
      <w:pPr>
        <w:pStyle w:val="normal0"/>
      </w:pPr>
    </w:p>
    <w:p w:rsidR="00141CD9" w:rsidRDefault="003C0DB1">
      <w:pPr>
        <w:pStyle w:val="normal0"/>
        <w:jc w:val="center"/>
        <w:rPr>
          <w:b/>
          <w:bCs/>
          <w:sz w:val="52"/>
          <w:szCs w:val="52"/>
          <w:u w:val="single"/>
        </w:rPr>
      </w:pPr>
      <w:r>
        <w:rPr>
          <w:b/>
          <w:bCs/>
          <w:sz w:val="52"/>
          <w:szCs w:val="52"/>
          <w:u w:val="single"/>
        </w:rPr>
        <w:t>NodeJs with Mysql</w:t>
      </w:r>
    </w:p>
    <w:p w:rsidR="00141CD9" w:rsidRDefault="00141CD9">
      <w:pPr>
        <w:pStyle w:val="normal0"/>
      </w:pPr>
    </w:p>
    <w:p w:rsidR="00141CD9" w:rsidRDefault="00141CD9">
      <w:pPr>
        <w:pStyle w:val="normal0"/>
      </w:pPr>
    </w:p>
    <w:p w:rsidR="00141CD9" w:rsidRDefault="00141CD9">
      <w:pPr>
        <w:pStyle w:val="normal0"/>
      </w:pPr>
    </w:p>
    <w:p w:rsidR="00141CD9" w:rsidRDefault="00141CD9">
      <w:pPr>
        <w:pStyle w:val="normal0"/>
      </w:pPr>
    </w:p>
    <w:p w:rsidR="00141CD9" w:rsidRDefault="003C0DB1">
      <w:pPr>
        <w:pStyle w:val="normal0"/>
        <w:shd w:val="clear" w:color="auto" w:fill="FFFFFF"/>
        <w:spacing w:before="280" w:after="280"/>
        <w:rPr>
          <w:rFonts w:ascii="Verdana" w:eastAsia="Verdana" w:hAnsi="Verdana" w:cs="Verdana"/>
          <w:sz w:val="24"/>
          <w:szCs w:val="24"/>
        </w:rPr>
      </w:pPr>
      <w:r>
        <w:rPr>
          <w:rFonts w:ascii="Verdana" w:eastAsia="Verdana" w:hAnsi="Verdana" w:cs="Verdana"/>
          <w:sz w:val="24"/>
          <w:szCs w:val="24"/>
        </w:rPr>
        <w:t>Node.js can be used in database applications.</w:t>
      </w:r>
    </w:p>
    <w:p w:rsidR="00141CD9" w:rsidRDefault="003C0DB1">
      <w:pPr>
        <w:pStyle w:val="normal0"/>
        <w:shd w:val="clear" w:color="auto" w:fill="FFFFFF"/>
        <w:spacing w:before="280" w:after="280"/>
        <w:rPr>
          <w:rFonts w:ascii="Verdana" w:eastAsia="Verdana" w:hAnsi="Verdana" w:cs="Verdana"/>
          <w:sz w:val="24"/>
          <w:szCs w:val="24"/>
        </w:rPr>
      </w:pPr>
      <w:r>
        <w:rPr>
          <w:rFonts w:ascii="Verdana" w:eastAsia="Verdana" w:hAnsi="Verdana" w:cs="Verdana"/>
          <w:sz w:val="24"/>
          <w:szCs w:val="24"/>
        </w:rPr>
        <w:t>One of the most popular databases is MySQL.</w:t>
      </w:r>
    </w:p>
    <w:p w:rsidR="00141CD9" w:rsidRDefault="003C0DB1">
      <w:pPr>
        <w:pStyle w:val="Heading2"/>
        <w:keepNext w:val="0"/>
        <w:keepLines w:val="0"/>
        <w:shd w:val="clear" w:color="auto" w:fill="FFFFFF"/>
        <w:spacing w:before="160" w:after="160"/>
        <w:rPr>
          <w:sz w:val="48"/>
          <w:szCs w:val="48"/>
        </w:rPr>
      </w:pPr>
      <w:bookmarkStart w:id="179" w:name="_1okjjupiqtox" w:colFirst="0" w:colLast="0"/>
      <w:bookmarkEnd w:id="179"/>
      <w:r>
        <w:rPr>
          <w:sz w:val="48"/>
          <w:szCs w:val="48"/>
        </w:rPr>
        <w:t>MySQL Database</w:t>
      </w:r>
    </w:p>
    <w:p w:rsidR="00141CD9" w:rsidRDefault="003C0DB1">
      <w:pPr>
        <w:pStyle w:val="normal0"/>
        <w:shd w:val="clear" w:color="auto" w:fill="FFFFFF"/>
        <w:spacing w:before="280" w:after="280"/>
        <w:rPr>
          <w:rFonts w:ascii="Verdana" w:eastAsia="Verdana" w:hAnsi="Verdana" w:cs="Verdana"/>
          <w:sz w:val="23"/>
          <w:szCs w:val="23"/>
        </w:rPr>
      </w:pPr>
      <w:r>
        <w:rPr>
          <w:rFonts w:ascii="Verdana" w:eastAsia="Verdana" w:hAnsi="Verdana" w:cs="Verdana"/>
          <w:sz w:val="23"/>
          <w:szCs w:val="23"/>
        </w:rPr>
        <w:t>To be able to experiment with the code examples, you should have MySQL installed on your computer.</w:t>
      </w:r>
    </w:p>
    <w:p w:rsidR="00141CD9" w:rsidRDefault="003C0DB1">
      <w:pPr>
        <w:pStyle w:val="normal0"/>
        <w:shd w:val="clear" w:color="auto" w:fill="FFFFFF"/>
        <w:spacing w:before="280" w:after="280"/>
        <w:rPr>
          <w:rFonts w:ascii="Verdana" w:eastAsia="Verdana" w:hAnsi="Verdana" w:cs="Verdana"/>
          <w:sz w:val="23"/>
          <w:szCs w:val="23"/>
        </w:rPr>
      </w:pPr>
      <w:r>
        <w:rPr>
          <w:rFonts w:ascii="Verdana" w:eastAsia="Verdana" w:hAnsi="Verdana" w:cs="Verdana"/>
          <w:sz w:val="23"/>
          <w:szCs w:val="23"/>
        </w:rPr>
        <w:t>X cross platform</w:t>
      </w:r>
    </w:p>
    <w:p w:rsidR="00141CD9" w:rsidRDefault="003C0DB1">
      <w:pPr>
        <w:pStyle w:val="normal0"/>
        <w:shd w:val="clear" w:color="auto" w:fill="FFFFFF"/>
        <w:spacing w:before="280" w:after="280"/>
        <w:rPr>
          <w:rFonts w:ascii="Verdana" w:eastAsia="Verdana" w:hAnsi="Verdana" w:cs="Verdana"/>
          <w:sz w:val="23"/>
          <w:szCs w:val="23"/>
        </w:rPr>
      </w:pPr>
      <w:r>
        <w:rPr>
          <w:rFonts w:ascii="Verdana" w:eastAsia="Verdana" w:hAnsi="Verdana" w:cs="Verdana"/>
          <w:sz w:val="23"/>
          <w:szCs w:val="23"/>
        </w:rPr>
        <w:t>A apache server</w:t>
      </w:r>
    </w:p>
    <w:p w:rsidR="00141CD9" w:rsidRDefault="003C0DB1">
      <w:pPr>
        <w:pStyle w:val="normal0"/>
        <w:shd w:val="clear" w:color="auto" w:fill="FFFFFF"/>
        <w:spacing w:before="280" w:after="280"/>
        <w:rPr>
          <w:rFonts w:ascii="Verdana" w:eastAsia="Verdana" w:hAnsi="Verdana" w:cs="Verdana"/>
          <w:sz w:val="23"/>
          <w:szCs w:val="23"/>
        </w:rPr>
      </w:pPr>
      <w:r>
        <w:rPr>
          <w:rFonts w:ascii="Verdana" w:eastAsia="Verdana" w:hAnsi="Verdana" w:cs="Verdana"/>
          <w:sz w:val="23"/>
          <w:szCs w:val="23"/>
        </w:rPr>
        <w:t>M mysql</w:t>
      </w:r>
    </w:p>
    <w:p w:rsidR="00141CD9" w:rsidRDefault="003C0DB1">
      <w:pPr>
        <w:pStyle w:val="normal0"/>
        <w:shd w:val="clear" w:color="auto" w:fill="FFFFFF"/>
        <w:spacing w:before="280" w:after="280"/>
        <w:rPr>
          <w:rFonts w:ascii="Verdana" w:eastAsia="Verdana" w:hAnsi="Verdana" w:cs="Verdana"/>
          <w:sz w:val="23"/>
          <w:szCs w:val="23"/>
        </w:rPr>
      </w:pPr>
      <w:r>
        <w:rPr>
          <w:rFonts w:ascii="Verdana" w:eastAsia="Verdana" w:hAnsi="Verdana" w:cs="Verdana"/>
          <w:sz w:val="23"/>
          <w:szCs w:val="23"/>
        </w:rPr>
        <w:t>P perls</w:t>
      </w:r>
    </w:p>
    <w:p w:rsidR="00141CD9" w:rsidRDefault="003C0DB1">
      <w:pPr>
        <w:pStyle w:val="normal0"/>
        <w:shd w:val="clear" w:color="auto" w:fill="FFFFFF"/>
        <w:spacing w:before="280" w:after="280"/>
        <w:rPr>
          <w:rFonts w:ascii="Verdana" w:eastAsia="Verdana" w:hAnsi="Verdana" w:cs="Verdana"/>
          <w:sz w:val="23"/>
          <w:szCs w:val="23"/>
        </w:rPr>
      </w:pPr>
      <w:r>
        <w:rPr>
          <w:rFonts w:ascii="Verdana" w:eastAsia="Verdana" w:hAnsi="Verdana" w:cs="Verdana"/>
          <w:sz w:val="23"/>
          <w:szCs w:val="23"/>
        </w:rPr>
        <w:t>P PHP</w:t>
      </w:r>
    </w:p>
    <w:p w:rsidR="00141CD9" w:rsidRDefault="00141CD9">
      <w:pPr>
        <w:pStyle w:val="normal0"/>
        <w:shd w:val="clear" w:color="auto" w:fill="FFFFFF"/>
        <w:spacing w:before="280" w:after="280"/>
        <w:rPr>
          <w:rFonts w:ascii="Verdana" w:eastAsia="Verdana" w:hAnsi="Verdana" w:cs="Verdana"/>
          <w:sz w:val="23"/>
          <w:szCs w:val="23"/>
        </w:rPr>
      </w:pPr>
    </w:p>
    <w:p w:rsidR="00141CD9" w:rsidRDefault="003C0DB1">
      <w:pPr>
        <w:pStyle w:val="normal0"/>
        <w:shd w:val="clear" w:color="auto" w:fill="FFFFFF"/>
        <w:spacing w:before="280" w:after="280"/>
        <w:rPr>
          <w:rFonts w:ascii="Verdana" w:eastAsia="Verdana" w:hAnsi="Verdana" w:cs="Verdana"/>
          <w:b/>
          <w:bCs/>
          <w:sz w:val="23"/>
          <w:szCs w:val="23"/>
        </w:rPr>
      </w:pPr>
      <w:r>
        <w:rPr>
          <w:rFonts w:ascii="Verdana" w:eastAsia="Verdana" w:hAnsi="Verdana" w:cs="Verdana"/>
          <w:b/>
          <w:bCs/>
          <w:sz w:val="23"/>
          <w:szCs w:val="23"/>
        </w:rPr>
        <w:t xml:space="preserve">Xampp : Xampp download </w:t>
      </w:r>
      <w:hyperlink r:id="rId84">
        <w:r>
          <w:rPr>
            <w:rFonts w:ascii="Verdana" w:eastAsia="Verdana" w:hAnsi="Verdana" w:cs="Verdana"/>
            <w:b/>
            <w:bCs/>
            <w:color w:val="1155CC"/>
            <w:sz w:val="23"/>
            <w:szCs w:val="23"/>
            <w:u w:val="single"/>
          </w:rPr>
          <w:t>https://www.apachefriends.org/download.html</w:t>
        </w:r>
      </w:hyperlink>
      <w:r>
        <w:rPr>
          <w:rFonts w:ascii="Verdana" w:eastAsia="Verdana" w:hAnsi="Verdana" w:cs="Verdana"/>
          <w:b/>
          <w:bCs/>
          <w:sz w:val="23"/>
          <w:szCs w:val="23"/>
        </w:rPr>
        <w:t xml:space="preserve"> </w:t>
      </w:r>
    </w:p>
    <w:p w:rsidR="00141CD9" w:rsidRDefault="003C0DB1">
      <w:pPr>
        <w:pStyle w:val="normal0"/>
        <w:shd w:val="clear" w:color="auto" w:fill="FFFFFF"/>
        <w:spacing w:before="280" w:after="280"/>
        <w:rPr>
          <w:rFonts w:ascii="Verdana" w:eastAsia="Verdana" w:hAnsi="Verdana" w:cs="Verdana"/>
          <w:b/>
          <w:bCs/>
          <w:sz w:val="23"/>
          <w:szCs w:val="23"/>
        </w:rPr>
      </w:pPr>
      <w:r>
        <w:rPr>
          <w:rFonts w:ascii="Verdana" w:eastAsia="Verdana" w:hAnsi="Verdana" w:cs="Verdana"/>
          <w:b/>
          <w:bCs/>
          <w:sz w:val="23"/>
          <w:szCs w:val="23"/>
        </w:rPr>
        <w:t xml:space="preserve">Install Xampp </w:t>
      </w:r>
    </w:p>
    <w:p w:rsidR="00141CD9" w:rsidRDefault="003C0DB1">
      <w:pPr>
        <w:pStyle w:val="normal0"/>
        <w:shd w:val="clear" w:color="auto" w:fill="FFFFFF"/>
        <w:spacing w:before="280" w:after="280"/>
        <w:rPr>
          <w:rFonts w:ascii="Verdana" w:eastAsia="Verdana" w:hAnsi="Verdana" w:cs="Verdana"/>
          <w:b/>
          <w:bCs/>
          <w:sz w:val="23"/>
          <w:szCs w:val="23"/>
        </w:rPr>
      </w:pPr>
      <w:r>
        <w:rPr>
          <w:rFonts w:ascii="Verdana" w:eastAsia="Verdana" w:hAnsi="Verdana" w:cs="Verdana"/>
          <w:b/>
          <w:bCs/>
          <w:sz w:val="23"/>
          <w:szCs w:val="23"/>
        </w:rPr>
        <w:t>START : xampp/control-panel   : start Apache &amp; MYsql</w:t>
      </w:r>
    </w:p>
    <w:p w:rsidR="00141CD9" w:rsidRDefault="00141CD9">
      <w:pPr>
        <w:pStyle w:val="normal0"/>
        <w:shd w:val="clear" w:color="auto" w:fill="FFFFFF"/>
        <w:spacing w:before="280" w:after="280"/>
        <w:rPr>
          <w:rFonts w:ascii="Verdana" w:eastAsia="Verdana" w:hAnsi="Verdana" w:cs="Verdana"/>
          <w:sz w:val="23"/>
          <w:szCs w:val="23"/>
        </w:rPr>
      </w:pPr>
    </w:p>
    <w:p w:rsidR="00141CD9" w:rsidRDefault="00141CD9">
      <w:pPr>
        <w:pStyle w:val="normal0"/>
        <w:shd w:val="clear" w:color="auto" w:fill="FFFFFF"/>
        <w:spacing w:before="280" w:after="280"/>
        <w:rPr>
          <w:rFonts w:ascii="Verdana" w:eastAsia="Verdana" w:hAnsi="Verdana" w:cs="Verdana"/>
          <w:sz w:val="23"/>
          <w:szCs w:val="23"/>
        </w:rPr>
      </w:pPr>
    </w:p>
    <w:p w:rsidR="00141CD9" w:rsidRDefault="003C0DB1">
      <w:pPr>
        <w:pStyle w:val="Heading2"/>
        <w:keepNext w:val="0"/>
        <w:keepLines w:val="0"/>
        <w:shd w:val="clear" w:color="auto" w:fill="FFFFFF"/>
        <w:spacing w:before="160" w:after="160"/>
        <w:rPr>
          <w:sz w:val="48"/>
          <w:szCs w:val="48"/>
        </w:rPr>
      </w:pPr>
      <w:bookmarkStart w:id="180" w:name="_pc3f7dsn62ds" w:colFirst="0" w:colLast="0"/>
      <w:bookmarkEnd w:id="180"/>
      <w:r>
        <w:rPr>
          <w:sz w:val="48"/>
          <w:szCs w:val="48"/>
        </w:rPr>
        <w:t>Install MySQL Driver</w:t>
      </w:r>
    </w:p>
    <w:p w:rsidR="00141CD9" w:rsidRDefault="003C0DB1">
      <w:pPr>
        <w:pStyle w:val="normal0"/>
      </w:pPr>
      <w:r>
        <w:rPr>
          <w:rFonts w:ascii="Courier New" w:eastAsia="Courier New" w:hAnsi="Courier New" w:cs="Courier New"/>
          <w:color w:val="FFFFFF"/>
          <w:sz w:val="23"/>
          <w:szCs w:val="23"/>
          <w:highlight w:val="black"/>
        </w:rPr>
        <w:t>C:\Users\&gt;npm install mysql</w:t>
      </w:r>
    </w:p>
    <w:p w:rsidR="00141CD9" w:rsidRDefault="00141CD9">
      <w:pPr>
        <w:pStyle w:val="normal0"/>
      </w:pPr>
    </w:p>
    <w:p w:rsidR="00141CD9" w:rsidRDefault="00141CD9">
      <w:pPr>
        <w:pStyle w:val="normal0"/>
      </w:pPr>
    </w:p>
    <w:p w:rsidR="00141CD9" w:rsidRDefault="00141CD9">
      <w:pPr>
        <w:pStyle w:val="normal0"/>
      </w:pPr>
    </w:p>
    <w:p w:rsidR="00141CD9" w:rsidRDefault="00141CD9">
      <w:pPr>
        <w:pStyle w:val="normal0"/>
      </w:pPr>
    </w:p>
    <w:p w:rsidR="00141CD9" w:rsidRDefault="00141CD9">
      <w:pPr>
        <w:pStyle w:val="normal0"/>
      </w:pP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color w:val="0000CD"/>
          <w:sz w:val="23"/>
          <w:szCs w:val="23"/>
          <w:highlight w:val="white"/>
        </w:rPr>
        <w:t>var</w:t>
      </w:r>
      <w:r>
        <w:rPr>
          <w:rFonts w:ascii="Courier New" w:eastAsia="Courier New" w:hAnsi="Courier New" w:cs="Courier New"/>
          <w:sz w:val="23"/>
          <w:szCs w:val="23"/>
          <w:highlight w:val="white"/>
        </w:rPr>
        <w:t xml:space="preserve"> mysql = require(</w:t>
      </w:r>
      <w:r>
        <w:rPr>
          <w:rFonts w:ascii="Courier New" w:eastAsia="Courier New" w:hAnsi="Courier New" w:cs="Courier New"/>
          <w:color w:val="A52A2A"/>
          <w:sz w:val="23"/>
          <w:szCs w:val="23"/>
          <w:highlight w:val="white"/>
        </w:rPr>
        <w:t>'mysql'</w:t>
      </w:r>
      <w:r>
        <w:rPr>
          <w:rFonts w:ascii="Courier New" w:eastAsia="Courier New" w:hAnsi="Courier New" w:cs="Courier New"/>
          <w:sz w:val="23"/>
          <w:szCs w:val="23"/>
          <w:highlight w:val="white"/>
        </w:rPr>
        <w:t>);</w:t>
      </w:r>
    </w:p>
    <w:p w:rsidR="00141CD9" w:rsidRDefault="00141CD9">
      <w:pPr>
        <w:pStyle w:val="normal0"/>
        <w:rPr>
          <w:rFonts w:ascii="Courier New" w:eastAsia="Courier New" w:hAnsi="Courier New" w:cs="Courier New"/>
          <w:sz w:val="23"/>
          <w:szCs w:val="23"/>
          <w:highlight w:val="white"/>
        </w:rPr>
      </w:pPr>
    </w:p>
    <w:p w:rsidR="00141CD9" w:rsidRDefault="003C0DB1">
      <w:pPr>
        <w:pStyle w:val="Heading2"/>
        <w:keepNext w:val="0"/>
        <w:keepLines w:val="0"/>
        <w:shd w:val="clear" w:color="auto" w:fill="FFFFFF"/>
        <w:spacing w:before="160" w:after="160"/>
        <w:rPr>
          <w:sz w:val="48"/>
          <w:szCs w:val="48"/>
          <w:highlight w:val="white"/>
        </w:rPr>
      </w:pPr>
      <w:bookmarkStart w:id="181" w:name="_kydgditewwux" w:colFirst="0" w:colLast="0"/>
      <w:bookmarkEnd w:id="181"/>
      <w:r>
        <w:rPr>
          <w:sz w:val="48"/>
          <w:szCs w:val="48"/>
          <w:highlight w:val="white"/>
        </w:rPr>
        <w:t>Create Connection</w:t>
      </w:r>
    </w:p>
    <w:p w:rsidR="00141CD9" w:rsidRDefault="003C0DB1">
      <w:pPr>
        <w:pStyle w:val="normal0"/>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Start by creating a connection to the database.</w:t>
      </w:r>
    </w:p>
    <w:p w:rsidR="00141CD9" w:rsidRDefault="00141CD9">
      <w:pPr>
        <w:pStyle w:val="normal0"/>
        <w:shd w:val="clear" w:color="auto" w:fill="FFFFFF"/>
        <w:spacing w:before="280" w:after="280"/>
        <w:rPr>
          <w:rFonts w:ascii="Verdana" w:eastAsia="Verdana" w:hAnsi="Verdana" w:cs="Verdana"/>
          <w:sz w:val="23"/>
          <w:szCs w:val="23"/>
          <w:highlight w:val="white"/>
        </w:rPr>
      </w:pPr>
    </w:p>
    <w:p w:rsidR="00141CD9" w:rsidRDefault="003C0DB1">
      <w:pPr>
        <w:pStyle w:val="normal0"/>
        <w:shd w:val="clear" w:color="auto" w:fill="FFFFFF"/>
        <w:spacing w:before="280" w:after="280"/>
        <w:rPr>
          <w:rFonts w:ascii="Verdana" w:eastAsia="Verdana" w:hAnsi="Verdana" w:cs="Verdana"/>
          <w:b/>
          <w:bCs/>
          <w:sz w:val="23"/>
          <w:szCs w:val="23"/>
          <w:highlight w:val="white"/>
        </w:rPr>
      </w:pPr>
      <w:r>
        <w:rPr>
          <w:rFonts w:ascii="Verdana" w:eastAsia="Verdana" w:hAnsi="Verdana" w:cs="Verdana"/>
          <w:b/>
          <w:bCs/>
          <w:sz w:val="23"/>
          <w:szCs w:val="23"/>
          <w:highlight w:val="white"/>
        </w:rPr>
        <w:t>Conne.js</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color w:val="0000CD"/>
          <w:sz w:val="23"/>
          <w:szCs w:val="23"/>
          <w:highlight w:val="white"/>
        </w:rPr>
        <w:t>var</w:t>
      </w:r>
      <w:r>
        <w:rPr>
          <w:rFonts w:ascii="Courier New" w:eastAsia="Courier New" w:hAnsi="Courier New" w:cs="Courier New"/>
          <w:sz w:val="23"/>
          <w:szCs w:val="23"/>
          <w:highlight w:val="white"/>
        </w:rPr>
        <w:t xml:space="preserve"> mysql = require(</w:t>
      </w:r>
      <w:r>
        <w:rPr>
          <w:rFonts w:ascii="Courier New" w:eastAsia="Courier New" w:hAnsi="Courier New" w:cs="Courier New"/>
          <w:color w:val="A52A2A"/>
          <w:sz w:val="23"/>
          <w:szCs w:val="23"/>
          <w:highlight w:val="white"/>
        </w:rPr>
        <w:t>'mysql'</w:t>
      </w:r>
      <w:r>
        <w:rPr>
          <w:rFonts w:ascii="Courier New" w:eastAsia="Courier New" w:hAnsi="Courier New" w:cs="Courier New"/>
          <w:sz w:val="23"/>
          <w:szCs w:val="23"/>
          <w:highlight w:val="white"/>
        </w:rPr>
        <w:t>);</w:t>
      </w:r>
    </w:p>
    <w:p w:rsidR="00141CD9" w:rsidRDefault="00141CD9">
      <w:pPr>
        <w:pStyle w:val="normal0"/>
        <w:rPr>
          <w:rFonts w:ascii="Courier New" w:eastAsia="Courier New" w:hAnsi="Courier New" w:cs="Courier New"/>
          <w:sz w:val="23"/>
          <w:szCs w:val="23"/>
          <w:highlight w:val="white"/>
        </w:rPr>
      </w:pP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color w:val="0000CD"/>
          <w:sz w:val="23"/>
          <w:szCs w:val="23"/>
          <w:highlight w:val="white"/>
        </w:rPr>
        <w:t>var</w:t>
      </w:r>
      <w:r>
        <w:rPr>
          <w:rFonts w:ascii="Courier New" w:eastAsia="Courier New" w:hAnsi="Courier New" w:cs="Courier New"/>
          <w:sz w:val="23"/>
          <w:szCs w:val="23"/>
          <w:highlight w:val="white"/>
        </w:rPr>
        <w:t xml:space="preserve"> con = mysql.createConnection({</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host: </w:t>
      </w:r>
      <w:r>
        <w:rPr>
          <w:rFonts w:ascii="Courier New" w:eastAsia="Courier New" w:hAnsi="Courier New" w:cs="Courier New"/>
          <w:color w:val="A52A2A"/>
          <w:sz w:val="23"/>
          <w:szCs w:val="23"/>
          <w:highlight w:val="white"/>
        </w:rPr>
        <w:t>"localhost"</w:t>
      </w:r>
      <w:r>
        <w:rPr>
          <w:rFonts w:ascii="Courier New" w:eastAsia="Courier New" w:hAnsi="Courier New" w:cs="Courier New"/>
          <w:sz w:val="23"/>
          <w:szCs w:val="23"/>
          <w:highlight w:val="white"/>
        </w:rPr>
        <w:t>,</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user: </w:t>
      </w:r>
      <w:r>
        <w:rPr>
          <w:rFonts w:ascii="Courier New" w:eastAsia="Courier New" w:hAnsi="Courier New" w:cs="Courier New"/>
          <w:color w:val="A52A2A"/>
          <w:sz w:val="23"/>
          <w:szCs w:val="23"/>
          <w:highlight w:val="white"/>
        </w:rPr>
        <w:t>"</w:t>
      </w:r>
      <w:r>
        <w:rPr>
          <w:rFonts w:ascii="Courier New" w:eastAsia="Courier New" w:hAnsi="Courier New" w:cs="Courier New"/>
          <w:i/>
          <w:iCs/>
          <w:color w:val="A52A2A"/>
          <w:sz w:val="23"/>
          <w:szCs w:val="23"/>
          <w:highlight w:val="white"/>
        </w:rPr>
        <w:t>yourusername</w:t>
      </w:r>
      <w:r>
        <w:rPr>
          <w:rFonts w:ascii="Courier New" w:eastAsia="Courier New" w:hAnsi="Courier New" w:cs="Courier New"/>
          <w:color w:val="A52A2A"/>
          <w:sz w:val="23"/>
          <w:szCs w:val="23"/>
          <w:highlight w:val="white"/>
        </w:rPr>
        <w:t>"</w:t>
      </w:r>
      <w:r>
        <w:rPr>
          <w:rFonts w:ascii="Courier New" w:eastAsia="Courier New" w:hAnsi="Courier New" w:cs="Courier New"/>
          <w:sz w:val="23"/>
          <w:szCs w:val="23"/>
          <w:highlight w:val="white"/>
        </w:rPr>
        <w:t>,</w:t>
      </w:r>
    </w:p>
    <w:p w:rsidR="00141CD9" w:rsidRDefault="003C0DB1">
      <w:pPr>
        <w:pStyle w:val="normal0"/>
        <w:rPr>
          <w:rFonts w:ascii="Courier New" w:eastAsia="Courier New" w:hAnsi="Courier New" w:cs="Courier New"/>
          <w:color w:val="A52A2A"/>
          <w:sz w:val="23"/>
          <w:szCs w:val="23"/>
          <w:highlight w:val="white"/>
        </w:rPr>
      </w:pPr>
      <w:r>
        <w:rPr>
          <w:rFonts w:ascii="Courier New" w:eastAsia="Courier New" w:hAnsi="Courier New" w:cs="Courier New"/>
          <w:sz w:val="23"/>
          <w:szCs w:val="23"/>
          <w:highlight w:val="white"/>
        </w:rPr>
        <w:t xml:space="preserve">  password: </w:t>
      </w:r>
      <w:r>
        <w:rPr>
          <w:rFonts w:ascii="Courier New" w:eastAsia="Courier New" w:hAnsi="Courier New" w:cs="Courier New"/>
          <w:color w:val="A52A2A"/>
          <w:sz w:val="23"/>
          <w:szCs w:val="23"/>
          <w:highlight w:val="white"/>
        </w:rPr>
        <w:t>"</w:t>
      </w:r>
      <w:r>
        <w:rPr>
          <w:rFonts w:ascii="Courier New" w:eastAsia="Courier New" w:hAnsi="Courier New" w:cs="Courier New"/>
          <w:i/>
          <w:iCs/>
          <w:color w:val="A52A2A"/>
          <w:sz w:val="23"/>
          <w:szCs w:val="23"/>
          <w:highlight w:val="white"/>
        </w:rPr>
        <w:t>yourpassword</w:t>
      </w:r>
      <w:r>
        <w:rPr>
          <w:rFonts w:ascii="Courier New" w:eastAsia="Courier New" w:hAnsi="Courier New" w:cs="Courier New"/>
          <w:color w:val="A52A2A"/>
          <w:sz w:val="23"/>
          <w:szCs w:val="23"/>
          <w:highlight w:val="white"/>
        </w:rPr>
        <w:t>"</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w:t>
      </w:r>
    </w:p>
    <w:p w:rsidR="00141CD9" w:rsidRDefault="00141CD9">
      <w:pPr>
        <w:pStyle w:val="normal0"/>
        <w:rPr>
          <w:rFonts w:ascii="Courier New" w:eastAsia="Courier New" w:hAnsi="Courier New" w:cs="Courier New"/>
          <w:sz w:val="23"/>
          <w:szCs w:val="23"/>
          <w:highlight w:val="white"/>
        </w:rPr>
      </w:pP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con.connect(</w:t>
      </w:r>
      <w:r>
        <w:rPr>
          <w:rFonts w:ascii="Courier New" w:eastAsia="Courier New" w:hAnsi="Courier New" w:cs="Courier New"/>
          <w:color w:val="0000CD"/>
          <w:sz w:val="23"/>
          <w:szCs w:val="23"/>
          <w:highlight w:val="white"/>
        </w:rPr>
        <w:t>function</w:t>
      </w:r>
      <w:r>
        <w:rPr>
          <w:rFonts w:ascii="Courier New" w:eastAsia="Courier New" w:hAnsi="Courier New" w:cs="Courier New"/>
          <w:sz w:val="23"/>
          <w:szCs w:val="23"/>
          <w:highlight w:val="white"/>
        </w:rPr>
        <w:t>(err) {</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w:t>
      </w:r>
      <w:r>
        <w:rPr>
          <w:rFonts w:ascii="Courier New" w:eastAsia="Courier New" w:hAnsi="Courier New" w:cs="Courier New"/>
          <w:color w:val="0000CD"/>
          <w:sz w:val="23"/>
          <w:szCs w:val="23"/>
          <w:highlight w:val="white"/>
        </w:rPr>
        <w:t>if</w:t>
      </w:r>
      <w:r>
        <w:rPr>
          <w:rFonts w:ascii="Courier New" w:eastAsia="Courier New" w:hAnsi="Courier New" w:cs="Courier New"/>
          <w:sz w:val="23"/>
          <w:szCs w:val="23"/>
          <w:highlight w:val="white"/>
        </w:rPr>
        <w:t xml:space="preserve"> (err) </w:t>
      </w:r>
      <w:r>
        <w:rPr>
          <w:rFonts w:ascii="Courier New" w:eastAsia="Courier New" w:hAnsi="Courier New" w:cs="Courier New"/>
          <w:color w:val="0000CD"/>
          <w:sz w:val="23"/>
          <w:szCs w:val="23"/>
          <w:highlight w:val="white"/>
        </w:rPr>
        <w:t>throw</w:t>
      </w:r>
      <w:r>
        <w:rPr>
          <w:rFonts w:ascii="Courier New" w:eastAsia="Courier New" w:hAnsi="Courier New" w:cs="Courier New"/>
          <w:sz w:val="23"/>
          <w:szCs w:val="23"/>
          <w:highlight w:val="white"/>
        </w:rPr>
        <w:t xml:space="preserve"> err;</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console.log(</w:t>
      </w:r>
      <w:r>
        <w:rPr>
          <w:rFonts w:ascii="Courier New" w:eastAsia="Courier New" w:hAnsi="Courier New" w:cs="Courier New"/>
          <w:color w:val="A52A2A"/>
          <w:sz w:val="23"/>
          <w:szCs w:val="23"/>
          <w:highlight w:val="white"/>
        </w:rPr>
        <w:t>"Connected!"</w:t>
      </w:r>
      <w:r>
        <w:rPr>
          <w:rFonts w:ascii="Courier New" w:eastAsia="Courier New" w:hAnsi="Courier New" w:cs="Courier New"/>
          <w:sz w:val="23"/>
          <w:szCs w:val="23"/>
          <w:highlight w:val="white"/>
        </w:rPr>
        <w:t>);</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w:t>
      </w:r>
    </w:p>
    <w:p w:rsidR="00141CD9" w:rsidRDefault="00141CD9">
      <w:pPr>
        <w:pStyle w:val="normal0"/>
        <w:rPr>
          <w:rFonts w:ascii="Courier New" w:eastAsia="Courier New" w:hAnsi="Courier New" w:cs="Courier New"/>
          <w:sz w:val="23"/>
          <w:szCs w:val="23"/>
          <w:highlight w:val="white"/>
        </w:rPr>
      </w:pPr>
    </w:p>
    <w:p w:rsidR="00141CD9" w:rsidRDefault="00141CD9">
      <w:pPr>
        <w:pStyle w:val="normal0"/>
        <w:rPr>
          <w:rFonts w:ascii="Courier New" w:eastAsia="Courier New" w:hAnsi="Courier New" w:cs="Courier New"/>
          <w:sz w:val="23"/>
          <w:szCs w:val="23"/>
          <w:highlight w:val="white"/>
        </w:rPr>
      </w:pPr>
    </w:p>
    <w:p w:rsidR="00141CD9" w:rsidRDefault="00141CD9">
      <w:pPr>
        <w:pStyle w:val="normal0"/>
        <w:rPr>
          <w:rFonts w:ascii="Courier New" w:eastAsia="Courier New" w:hAnsi="Courier New" w:cs="Courier New"/>
          <w:sz w:val="23"/>
          <w:szCs w:val="23"/>
          <w:highlight w:val="white"/>
        </w:rPr>
      </w:pPr>
    </w:p>
    <w:p w:rsidR="00141CD9" w:rsidRDefault="00141CD9">
      <w:pPr>
        <w:pStyle w:val="normal0"/>
        <w:rPr>
          <w:rFonts w:ascii="Courier New" w:eastAsia="Courier New" w:hAnsi="Courier New" w:cs="Courier New"/>
          <w:sz w:val="23"/>
          <w:szCs w:val="23"/>
          <w:highlight w:val="white"/>
        </w:rPr>
      </w:pPr>
    </w:p>
    <w:p w:rsidR="00141CD9" w:rsidRDefault="003C0DB1">
      <w:pPr>
        <w:pStyle w:val="Heading2"/>
        <w:keepNext w:val="0"/>
        <w:keepLines w:val="0"/>
        <w:shd w:val="clear" w:color="auto" w:fill="FFFFFF"/>
        <w:spacing w:before="160" w:after="160"/>
        <w:rPr>
          <w:sz w:val="48"/>
          <w:szCs w:val="48"/>
          <w:highlight w:val="white"/>
        </w:rPr>
      </w:pPr>
      <w:bookmarkStart w:id="182" w:name="_c9yw52tfya5v" w:colFirst="0" w:colLast="0"/>
      <w:bookmarkEnd w:id="182"/>
      <w:r>
        <w:rPr>
          <w:sz w:val="48"/>
          <w:szCs w:val="48"/>
          <w:highlight w:val="white"/>
        </w:rPr>
        <w:t>Query a Database</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lastRenderedPageBreak/>
        <w:t>con.connect(</w:t>
      </w:r>
      <w:r>
        <w:rPr>
          <w:rFonts w:ascii="Courier New" w:eastAsia="Courier New" w:hAnsi="Courier New" w:cs="Courier New"/>
          <w:color w:val="0000CD"/>
          <w:sz w:val="23"/>
          <w:szCs w:val="23"/>
          <w:highlight w:val="white"/>
        </w:rPr>
        <w:t>function</w:t>
      </w:r>
      <w:r>
        <w:rPr>
          <w:rFonts w:ascii="Courier New" w:eastAsia="Courier New" w:hAnsi="Courier New" w:cs="Courier New"/>
          <w:sz w:val="23"/>
          <w:szCs w:val="23"/>
          <w:highlight w:val="white"/>
        </w:rPr>
        <w:t>(err) {</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w:t>
      </w:r>
      <w:r>
        <w:rPr>
          <w:rFonts w:ascii="Courier New" w:eastAsia="Courier New" w:hAnsi="Courier New" w:cs="Courier New"/>
          <w:color w:val="0000CD"/>
          <w:sz w:val="23"/>
          <w:szCs w:val="23"/>
          <w:highlight w:val="white"/>
        </w:rPr>
        <w:t>if</w:t>
      </w:r>
      <w:r>
        <w:rPr>
          <w:rFonts w:ascii="Courier New" w:eastAsia="Courier New" w:hAnsi="Courier New" w:cs="Courier New"/>
          <w:sz w:val="23"/>
          <w:szCs w:val="23"/>
          <w:highlight w:val="white"/>
        </w:rPr>
        <w:t xml:space="preserve"> (err) </w:t>
      </w:r>
      <w:r>
        <w:rPr>
          <w:rFonts w:ascii="Courier New" w:eastAsia="Courier New" w:hAnsi="Courier New" w:cs="Courier New"/>
          <w:color w:val="0000CD"/>
          <w:sz w:val="23"/>
          <w:szCs w:val="23"/>
          <w:highlight w:val="white"/>
        </w:rPr>
        <w:t>throw</w:t>
      </w:r>
      <w:r>
        <w:rPr>
          <w:rFonts w:ascii="Courier New" w:eastAsia="Courier New" w:hAnsi="Courier New" w:cs="Courier New"/>
          <w:sz w:val="23"/>
          <w:szCs w:val="23"/>
          <w:highlight w:val="white"/>
        </w:rPr>
        <w:t xml:space="preserve"> err;</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console.log(</w:t>
      </w:r>
      <w:r>
        <w:rPr>
          <w:rFonts w:ascii="Courier New" w:eastAsia="Courier New" w:hAnsi="Courier New" w:cs="Courier New"/>
          <w:color w:val="A52A2A"/>
          <w:sz w:val="23"/>
          <w:szCs w:val="23"/>
          <w:highlight w:val="white"/>
        </w:rPr>
        <w:t>"Connected!"</w:t>
      </w:r>
      <w:r>
        <w:rPr>
          <w:rFonts w:ascii="Courier New" w:eastAsia="Courier New" w:hAnsi="Courier New" w:cs="Courier New"/>
          <w:sz w:val="23"/>
          <w:szCs w:val="23"/>
          <w:highlight w:val="white"/>
        </w:rPr>
        <w:t>);</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w:t>
      </w:r>
      <w:r>
        <w:rPr>
          <w:rFonts w:ascii="Courier New" w:eastAsia="Courier New" w:hAnsi="Courier New" w:cs="Courier New"/>
          <w:color w:val="FF0000"/>
          <w:sz w:val="23"/>
          <w:szCs w:val="23"/>
          <w:highlight w:val="white"/>
        </w:rPr>
        <w:t xml:space="preserve"> </w:t>
      </w:r>
      <w:r>
        <w:rPr>
          <w:rFonts w:ascii="Courier New" w:eastAsia="Courier New" w:hAnsi="Courier New" w:cs="Courier New"/>
          <w:sz w:val="23"/>
          <w:szCs w:val="23"/>
          <w:highlight w:val="white"/>
        </w:rPr>
        <w:t>con.query(</w:t>
      </w:r>
      <w:r>
        <w:rPr>
          <w:rFonts w:ascii="Courier New" w:eastAsia="Courier New" w:hAnsi="Courier New" w:cs="Courier New"/>
          <w:i/>
          <w:iCs/>
          <w:sz w:val="23"/>
          <w:szCs w:val="23"/>
          <w:highlight w:val="white"/>
        </w:rPr>
        <w:t>sql</w:t>
      </w:r>
      <w:r>
        <w:rPr>
          <w:rFonts w:ascii="Courier New" w:eastAsia="Courier New" w:hAnsi="Courier New" w:cs="Courier New"/>
          <w:sz w:val="23"/>
          <w:szCs w:val="23"/>
          <w:highlight w:val="white"/>
        </w:rPr>
        <w:t xml:space="preserve">, </w:t>
      </w:r>
      <w:r>
        <w:rPr>
          <w:rFonts w:ascii="Courier New" w:eastAsia="Courier New" w:hAnsi="Courier New" w:cs="Courier New"/>
          <w:color w:val="0000CD"/>
          <w:sz w:val="23"/>
          <w:szCs w:val="23"/>
          <w:highlight w:val="white"/>
        </w:rPr>
        <w:t>function</w:t>
      </w:r>
      <w:r>
        <w:rPr>
          <w:rFonts w:ascii="Courier New" w:eastAsia="Courier New" w:hAnsi="Courier New" w:cs="Courier New"/>
          <w:sz w:val="23"/>
          <w:szCs w:val="23"/>
          <w:highlight w:val="white"/>
        </w:rPr>
        <w:t xml:space="preserve"> (err, result) {</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w:t>
      </w:r>
      <w:r>
        <w:rPr>
          <w:rFonts w:ascii="Courier New" w:eastAsia="Courier New" w:hAnsi="Courier New" w:cs="Courier New"/>
          <w:color w:val="0000CD"/>
          <w:sz w:val="23"/>
          <w:szCs w:val="23"/>
          <w:highlight w:val="white"/>
        </w:rPr>
        <w:t>if</w:t>
      </w:r>
      <w:r>
        <w:rPr>
          <w:rFonts w:ascii="Courier New" w:eastAsia="Courier New" w:hAnsi="Courier New" w:cs="Courier New"/>
          <w:sz w:val="23"/>
          <w:szCs w:val="23"/>
          <w:highlight w:val="white"/>
        </w:rPr>
        <w:t xml:space="preserve"> (err) </w:t>
      </w:r>
      <w:r>
        <w:rPr>
          <w:rFonts w:ascii="Courier New" w:eastAsia="Courier New" w:hAnsi="Courier New" w:cs="Courier New"/>
          <w:color w:val="0000CD"/>
          <w:sz w:val="23"/>
          <w:szCs w:val="23"/>
          <w:highlight w:val="white"/>
        </w:rPr>
        <w:t>throw</w:t>
      </w:r>
      <w:r>
        <w:rPr>
          <w:rFonts w:ascii="Courier New" w:eastAsia="Courier New" w:hAnsi="Courier New" w:cs="Courier New"/>
          <w:sz w:val="23"/>
          <w:szCs w:val="23"/>
          <w:highlight w:val="white"/>
        </w:rPr>
        <w:t xml:space="preserve"> err;</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console.log(</w:t>
      </w:r>
      <w:r>
        <w:rPr>
          <w:rFonts w:ascii="Courier New" w:eastAsia="Courier New" w:hAnsi="Courier New" w:cs="Courier New"/>
          <w:color w:val="A52A2A"/>
          <w:sz w:val="23"/>
          <w:szCs w:val="23"/>
          <w:highlight w:val="white"/>
        </w:rPr>
        <w:t>"Result: "</w:t>
      </w:r>
      <w:r>
        <w:rPr>
          <w:rFonts w:ascii="Courier New" w:eastAsia="Courier New" w:hAnsi="Courier New" w:cs="Courier New"/>
          <w:sz w:val="23"/>
          <w:szCs w:val="23"/>
          <w:highlight w:val="white"/>
        </w:rPr>
        <w:t xml:space="preserve"> + result);</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w:t>
      </w:r>
    </w:p>
    <w:p w:rsidR="00141CD9" w:rsidRDefault="00141CD9">
      <w:pPr>
        <w:pStyle w:val="normal0"/>
        <w:rPr>
          <w:rFonts w:ascii="Courier New" w:eastAsia="Courier New" w:hAnsi="Courier New" w:cs="Courier New"/>
          <w:sz w:val="23"/>
          <w:szCs w:val="23"/>
          <w:highlight w:val="white"/>
        </w:rPr>
      </w:pPr>
    </w:p>
    <w:p w:rsidR="00141CD9" w:rsidRDefault="00141CD9">
      <w:pPr>
        <w:pStyle w:val="normal0"/>
        <w:rPr>
          <w:rFonts w:ascii="Courier New" w:eastAsia="Courier New" w:hAnsi="Courier New" w:cs="Courier New"/>
          <w:sz w:val="23"/>
          <w:szCs w:val="23"/>
          <w:highlight w:val="white"/>
        </w:rPr>
      </w:pPr>
    </w:p>
    <w:p w:rsidR="00141CD9" w:rsidRDefault="00141CD9">
      <w:pPr>
        <w:pStyle w:val="normal0"/>
        <w:rPr>
          <w:rFonts w:ascii="Courier New" w:eastAsia="Courier New" w:hAnsi="Courier New" w:cs="Courier New"/>
          <w:sz w:val="23"/>
          <w:szCs w:val="23"/>
          <w:highlight w:val="white"/>
        </w:rPr>
      </w:pPr>
    </w:p>
    <w:p w:rsidR="00141CD9" w:rsidRDefault="00141CD9">
      <w:pPr>
        <w:pStyle w:val="normal0"/>
        <w:rPr>
          <w:rFonts w:ascii="Courier New" w:eastAsia="Courier New" w:hAnsi="Courier New" w:cs="Courier New"/>
          <w:sz w:val="23"/>
          <w:szCs w:val="23"/>
          <w:highlight w:val="white"/>
        </w:rPr>
      </w:pPr>
    </w:p>
    <w:p w:rsidR="00141CD9" w:rsidRDefault="003C0DB1">
      <w:pPr>
        <w:pStyle w:val="Heading2"/>
        <w:keepNext w:val="0"/>
        <w:keepLines w:val="0"/>
        <w:shd w:val="clear" w:color="auto" w:fill="FFFFFF"/>
        <w:spacing w:before="160" w:after="160"/>
        <w:rPr>
          <w:rFonts w:ascii="Courier New" w:eastAsia="Courier New" w:hAnsi="Courier New" w:cs="Courier New"/>
          <w:sz w:val="23"/>
          <w:szCs w:val="23"/>
          <w:highlight w:val="white"/>
        </w:rPr>
      </w:pPr>
      <w:bookmarkStart w:id="183" w:name="_jzoua7ik9ul7" w:colFirst="0" w:colLast="0"/>
      <w:bookmarkEnd w:id="183"/>
      <w:r>
        <w:rPr>
          <w:sz w:val="48"/>
          <w:szCs w:val="48"/>
          <w:highlight w:val="white"/>
        </w:rPr>
        <w:t>Creating a Database</w:t>
      </w:r>
    </w:p>
    <w:p w:rsidR="00141CD9" w:rsidRDefault="00141CD9">
      <w:pPr>
        <w:pStyle w:val="normal0"/>
        <w:rPr>
          <w:rFonts w:ascii="Courier New" w:eastAsia="Courier New" w:hAnsi="Courier New" w:cs="Courier New"/>
          <w:sz w:val="23"/>
          <w:szCs w:val="23"/>
          <w:highlight w:val="white"/>
        </w:rPr>
      </w:pP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con.query(</w:t>
      </w:r>
      <w:r>
        <w:rPr>
          <w:rFonts w:ascii="Courier New" w:eastAsia="Courier New" w:hAnsi="Courier New" w:cs="Courier New"/>
          <w:color w:val="A52A2A"/>
          <w:sz w:val="23"/>
          <w:szCs w:val="23"/>
          <w:highlight w:val="white"/>
        </w:rPr>
        <w:t>"CREATE DATABASE mydb"</w:t>
      </w:r>
      <w:r>
        <w:rPr>
          <w:rFonts w:ascii="Courier New" w:eastAsia="Courier New" w:hAnsi="Courier New" w:cs="Courier New"/>
          <w:sz w:val="23"/>
          <w:szCs w:val="23"/>
          <w:highlight w:val="white"/>
        </w:rPr>
        <w:t xml:space="preserve">, </w:t>
      </w:r>
      <w:r>
        <w:rPr>
          <w:rFonts w:ascii="Courier New" w:eastAsia="Courier New" w:hAnsi="Courier New" w:cs="Courier New"/>
          <w:color w:val="0000CD"/>
          <w:sz w:val="23"/>
          <w:szCs w:val="23"/>
          <w:highlight w:val="white"/>
        </w:rPr>
        <w:t>function</w:t>
      </w:r>
      <w:r>
        <w:rPr>
          <w:rFonts w:ascii="Courier New" w:eastAsia="Courier New" w:hAnsi="Courier New" w:cs="Courier New"/>
          <w:sz w:val="23"/>
          <w:szCs w:val="23"/>
          <w:highlight w:val="white"/>
        </w:rPr>
        <w:t xml:space="preserve"> (err, result) {</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w:t>
      </w:r>
      <w:r>
        <w:rPr>
          <w:rFonts w:ascii="Courier New" w:eastAsia="Courier New" w:hAnsi="Courier New" w:cs="Courier New"/>
          <w:color w:val="0000CD"/>
          <w:sz w:val="23"/>
          <w:szCs w:val="23"/>
          <w:highlight w:val="white"/>
        </w:rPr>
        <w:t>if</w:t>
      </w:r>
      <w:r>
        <w:rPr>
          <w:rFonts w:ascii="Courier New" w:eastAsia="Courier New" w:hAnsi="Courier New" w:cs="Courier New"/>
          <w:sz w:val="23"/>
          <w:szCs w:val="23"/>
          <w:highlight w:val="white"/>
        </w:rPr>
        <w:t xml:space="preserve"> (err) </w:t>
      </w:r>
      <w:r>
        <w:rPr>
          <w:rFonts w:ascii="Courier New" w:eastAsia="Courier New" w:hAnsi="Courier New" w:cs="Courier New"/>
          <w:color w:val="0000CD"/>
          <w:sz w:val="23"/>
          <w:szCs w:val="23"/>
          <w:highlight w:val="white"/>
        </w:rPr>
        <w:t>throw</w:t>
      </w:r>
      <w:r>
        <w:rPr>
          <w:rFonts w:ascii="Courier New" w:eastAsia="Courier New" w:hAnsi="Courier New" w:cs="Courier New"/>
          <w:sz w:val="23"/>
          <w:szCs w:val="23"/>
          <w:highlight w:val="white"/>
        </w:rPr>
        <w:t xml:space="preserve"> err;</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ab/>
        <w:t>console.log(</w:t>
      </w:r>
      <w:r>
        <w:rPr>
          <w:rFonts w:ascii="Courier New" w:eastAsia="Courier New" w:hAnsi="Courier New" w:cs="Courier New"/>
          <w:color w:val="A52A2A"/>
          <w:sz w:val="23"/>
          <w:szCs w:val="23"/>
          <w:highlight w:val="white"/>
        </w:rPr>
        <w:t>"Database created"</w:t>
      </w:r>
      <w:r>
        <w:rPr>
          <w:rFonts w:ascii="Courier New" w:eastAsia="Courier New" w:hAnsi="Courier New" w:cs="Courier New"/>
          <w:sz w:val="23"/>
          <w:szCs w:val="23"/>
          <w:highlight w:val="white"/>
        </w:rPr>
        <w:t>);</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w:t>
      </w:r>
    </w:p>
    <w:p w:rsidR="00141CD9" w:rsidRDefault="00141CD9">
      <w:pPr>
        <w:pStyle w:val="normal0"/>
        <w:rPr>
          <w:rFonts w:ascii="Courier New" w:eastAsia="Courier New" w:hAnsi="Courier New" w:cs="Courier New"/>
          <w:sz w:val="23"/>
          <w:szCs w:val="23"/>
          <w:highlight w:val="white"/>
        </w:rPr>
      </w:pPr>
    </w:p>
    <w:p w:rsidR="00141CD9" w:rsidRDefault="003C0DB1">
      <w:pPr>
        <w:pStyle w:val="Heading2"/>
        <w:keepNext w:val="0"/>
        <w:keepLines w:val="0"/>
        <w:shd w:val="clear" w:color="auto" w:fill="FFFFFF"/>
        <w:spacing w:before="160" w:after="160"/>
        <w:rPr>
          <w:sz w:val="48"/>
          <w:szCs w:val="48"/>
          <w:highlight w:val="white"/>
        </w:rPr>
      </w:pPr>
      <w:bookmarkStart w:id="184" w:name="_tya2etbpcv2s" w:colFirst="0" w:colLast="0"/>
      <w:bookmarkEnd w:id="184"/>
      <w:r>
        <w:rPr>
          <w:sz w:val="48"/>
          <w:szCs w:val="48"/>
          <w:highlight w:val="white"/>
        </w:rPr>
        <w:t>Creating a Table</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color w:val="0000CD"/>
          <w:sz w:val="23"/>
          <w:szCs w:val="23"/>
          <w:highlight w:val="white"/>
        </w:rPr>
        <w:t>var</w:t>
      </w:r>
      <w:r>
        <w:rPr>
          <w:rFonts w:ascii="Courier New" w:eastAsia="Courier New" w:hAnsi="Courier New" w:cs="Courier New"/>
          <w:sz w:val="23"/>
          <w:szCs w:val="23"/>
          <w:highlight w:val="white"/>
        </w:rPr>
        <w:t xml:space="preserve"> sql = </w:t>
      </w:r>
      <w:r>
        <w:rPr>
          <w:rFonts w:ascii="Courier New" w:eastAsia="Courier New" w:hAnsi="Courier New" w:cs="Courier New"/>
          <w:color w:val="A52A2A"/>
          <w:sz w:val="23"/>
          <w:szCs w:val="23"/>
          <w:highlight w:val="white"/>
        </w:rPr>
        <w:t>"CREATE TABLE customers (name VARCHAR(255), address VARCHAR(255))"</w:t>
      </w:r>
      <w:r>
        <w:rPr>
          <w:rFonts w:ascii="Courier New" w:eastAsia="Courier New" w:hAnsi="Courier New" w:cs="Courier New"/>
          <w:sz w:val="23"/>
          <w:szCs w:val="23"/>
          <w:highlight w:val="white"/>
        </w:rPr>
        <w:t>;</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con.query(sql, </w:t>
      </w:r>
      <w:r>
        <w:rPr>
          <w:rFonts w:ascii="Courier New" w:eastAsia="Courier New" w:hAnsi="Courier New" w:cs="Courier New"/>
          <w:color w:val="0000CD"/>
          <w:sz w:val="23"/>
          <w:szCs w:val="23"/>
          <w:highlight w:val="white"/>
        </w:rPr>
        <w:t>function</w:t>
      </w:r>
      <w:r>
        <w:rPr>
          <w:rFonts w:ascii="Courier New" w:eastAsia="Courier New" w:hAnsi="Courier New" w:cs="Courier New"/>
          <w:sz w:val="23"/>
          <w:szCs w:val="23"/>
          <w:highlight w:val="white"/>
        </w:rPr>
        <w:t xml:space="preserve"> (err, result) {</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w:t>
      </w:r>
      <w:r>
        <w:rPr>
          <w:rFonts w:ascii="Courier New" w:eastAsia="Courier New" w:hAnsi="Courier New" w:cs="Courier New"/>
          <w:color w:val="0000CD"/>
          <w:sz w:val="23"/>
          <w:szCs w:val="23"/>
          <w:highlight w:val="white"/>
        </w:rPr>
        <w:t>if</w:t>
      </w:r>
      <w:r>
        <w:rPr>
          <w:rFonts w:ascii="Courier New" w:eastAsia="Courier New" w:hAnsi="Courier New" w:cs="Courier New"/>
          <w:sz w:val="23"/>
          <w:szCs w:val="23"/>
          <w:highlight w:val="white"/>
        </w:rPr>
        <w:t xml:space="preserve"> (err) </w:t>
      </w:r>
      <w:r>
        <w:rPr>
          <w:rFonts w:ascii="Courier New" w:eastAsia="Courier New" w:hAnsi="Courier New" w:cs="Courier New"/>
          <w:color w:val="0000CD"/>
          <w:sz w:val="23"/>
          <w:szCs w:val="23"/>
          <w:highlight w:val="white"/>
        </w:rPr>
        <w:t>throw</w:t>
      </w:r>
      <w:r>
        <w:rPr>
          <w:rFonts w:ascii="Courier New" w:eastAsia="Courier New" w:hAnsi="Courier New" w:cs="Courier New"/>
          <w:sz w:val="23"/>
          <w:szCs w:val="23"/>
          <w:highlight w:val="white"/>
        </w:rPr>
        <w:t xml:space="preserve"> err;</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ab/>
        <w:t>console.log(</w:t>
      </w:r>
      <w:r>
        <w:rPr>
          <w:rFonts w:ascii="Courier New" w:eastAsia="Courier New" w:hAnsi="Courier New" w:cs="Courier New"/>
          <w:color w:val="A52A2A"/>
          <w:sz w:val="23"/>
          <w:szCs w:val="23"/>
          <w:highlight w:val="white"/>
        </w:rPr>
        <w:t>"Table created"</w:t>
      </w:r>
      <w:r>
        <w:rPr>
          <w:rFonts w:ascii="Courier New" w:eastAsia="Courier New" w:hAnsi="Courier New" w:cs="Courier New"/>
          <w:sz w:val="23"/>
          <w:szCs w:val="23"/>
          <w:highlight w:val="white"/>
        </w:rPr>
        <w:t>);</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w:t>
      </w:r>
    </w:p>
    <w:p w:rsidR="00141CD9" w:rsidRDefault="00141CD9">
      <w:pPr>
        <w:pStyle w:val="normal0"/>
        <w:rPr>
          <w:rFonts w:ascii="Courier New" w:eastAsia="Courier New" w:hAnsi="Courier New" w:cs="Courier New"/>
          <w:sz w:val="23"/>
          <w:szCs w:val="23"/>
          <w:highlight w:val="white"/>
        </w:rPr>
      </w:pPr>
    </w:p>
    <w:p w:rsidR="00141CD9" w:rsidRDefault="00141CD9">
      <w:pPr>
        <w:pStyle w:val="normal0"/>
        <w:rPr>
          <w:rFonts w:ascii="Courier New" w:eastAsia="Courier New" w:hAnsi="Courier New" w:cs="Courier New"/>
          <w:sz w:val="23"/>
          <w:szCs w:val="23"/>
          <w:highlight w:val="white"/>
        </w:rPr>
      </w:pPr>
    </w:p>
    <w:p w:rsidR="00141CD9" w:rsidRDefault="003C0DB1">
      <w:pPr>
        <w:pStyle w:val="Heading2"/>
        <w:keepNext w:val="0"/>
        <w:keepLines w:val="0"/>
        <w:shd w:val="clear" w:color="auto" w:fill="FFFFFF"/>
        <w:spacing w:before="160" w:after="160"/>
        <w:rPr>
          <w:sz w:val="48"/>
          <w:szCs w:val="48"/>
          <w:highlight w:val="white"/>
        </w:rPr>
      </w:pPr>
      <w:bookmarkStart w:id="185" w:name="_4743k4qxjmf" w:colFirst="0" w:colLast="0"/>
      <w:bookmarkEnd w:id="185"/>
      <w:r>
        <w:rPr>
          <w:sz w:val="48"/>
          <w:szCs w:val="48"/>
          <w:highlight w:val="white"/>
        </w:rPr>
        <w:t>Insert Into Table</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color w:val="0000CD"/>
          <w:sz w:val="23"/>
          <w:szCs w:val="23"/>
          <w:highlight w:val="white"/>
        </w:rPr>
        <w:t>var</w:t>
      </w:r>
      <w:r>
        <w:rPr>
          <w:rFonts w:ascii="Courier New" w:eastAsia="Courier New" w:hAnsi="Courier New" w:cs="Courier New"/>
          <w:sz w:val="23"/>
          <w:szCs w:val="23"/>
          <w:highlight w:val="white"/>
        </w:rPr>
        <w:t xml:space="preserve"> sql = </w:t>
      </w:r>
      <w:r>
        <w:rPr>
          <w:rFonts w:ascii="Courier New" w:eastAsia="Courier New" w:hAnsi="Courier New" w:cs="Courier New"/>
          <w:color w:val="A52A2A"/>
          <w:sz w:val="23"/>
          <w:szCs w:val="23"/>
          <w:highlight w:val="white"/>
        </w:rPr>
        <w:t>"INSERT INTO customer (name, email,pass) VALUES ('raj', 'raj@gmail.com','abc')"</w:t>
      </w:r>
      <w:r>
        <w:rPr>
          <w:rFonts w:ascii="Courier New" w:eastAsia="Courier New" w:hAnsi="Courier New" w:cs="Courier New"/>
          <w:sz w:val="23"/>
          <w:szCs w:val="23"/>
          <w:highlight w:val="white"/>
        </w:rPr>
        <w:t>;</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con.query(sql, </w:t>
      </w:r>
      <w:r>
        <w:rPr>
          <w:rFonts w:ascii="Courier New" w:eastAsia="Courier New" w:hAnsi="Courier New" w:cs="Courier New"/>
          <w:color w:val="0000CD"/>
          <w:sz w:val="23"/>
          <w:szCs w:val="23"/>
          <w:highlight w:val="white"/>
        </w:rPr>
        <w:t>function</w:t>
      </w:r>
      <w:r>
        <w:rPr>
          <w:rFonts w:ascii="Courier New" w:eastAsia="Courier New" w:hAnsi="Courier New" w:cs="Courier New"/>
          <w:sz w:val="23"/>
          <w:szCs w:val="23"/>
          <w:highlight w:val="white"/>
        </w:rPr>
        <w:t xml:space="preserve"> (err, result) {</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w:t>
      </w:r>
      <w:r>
        <w:rPr>
          <w:rFonts w:ascii="Courier New" w:eastAsia="Courier New" w:hAnsi="Courier New" w:cs="Courier New"/>
          <w:color w:val="0000CD"/>
          <w:sz w:val="23"/>
          <w:szCs w:val="23"/>
          <w:highlight w:val="white"/>
        </w:rPr>
        <w:t>if</w:t>
      </w:r>
      <w:r>
        <w:rPr>
          <w:rFonts w:ascii="Courier New" w:eastAsia="Courier New" w:hAnsi="Courier New" w:cs="Courier New"/>
          <w:sz w:val="23"/>
          <w:szCs w:val="23"/>
          <w:highlight w:val="white"/>
        </w:rPr>
        <w:t xml:space="preserve"> (err) </w:t>
      </w:r>
      <w:r>
        <w:rPr>
          <w:rFonts w:ascii="Courier New" w:eastAsia="Courier New" w:hAnsi="Courier New" w:cs="Courier New"/>
          <w:color w:val="0000CD"/>
          <w:sz w:val="23"/>
          <w:szCs w:val="23"/>
          <w:highlight w:val="white"/>
        </w:rPr>
        <w:t>throw</w:t>
      </w:r>
      <w:r>
        <w:rPr>
          <w:rFonts w:ascii="Courier New" w:eastAsia="Courier New" w:hAnsi="Courier New" w:cs="Courier New"/>
          <w:sz w:val="23"/>
          <w:szCs w:val="23"/>
          <w:highlight w:val="white"/>
        </w:rPr>
        <w:t xml:space="preserve"> err;</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ab/>
        <w:t>console.log(</w:t>
      </w:r>
      <w:r>
        <w:rPr>
          <w:rFonts w:ascii="Courier New" w:eastAsia="Courier New" w:hAnsi="Courier New" w:cs="Courier New"/>
          <w:color w:val="A52A2A"/>
          <w:sz w:val="23"/>
          <w:szCs w:val="23"/>
          <w:highlight w:val="white"/>
        </w:rPr>
        <w:t>"1 record inserted"</w:t>
      </w:r>
      <w:r>
        <w:rPr>
          <w:rFonts w:ascii="Courier New" w:eastAsia="Courier New" w:hAnsi="Courier New" w:cs="Courier New"/>
          <w:sz w:val="23"/>
          <w:szCs w:val="23"/>
          <w:highlight w:val="white"/>
        </w:rPr>
        <w:t>);</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w:t>
      </w:r>
    </w:p>
    <w:p w:rsidR="00141CD9" w:rsidRDefault="00141CD9">
      <w:pPr>
        <w:pStyle w:val="normal0"/>
        <w:rPr>
          <w:rFonts w:ascii="Courier New" w:eastAsia="Courier New" w:hAnsi="Courier New" w:cs="Courier New"/>
          <w:sz w:val="23"/>
          <w:szCs w:val="23"/>
          <w:highlight w:val="white"/>
        </w:rPr>
      </w:pPr>
    </w:p>
    <w:p w:rsidR="00141CD9" w:rsidRDefault="003C0DB1">
      <w:pPr>
        <w:pStyle w:val="Heading2"/>
        <w:keepNext w:val="0"/>
        <w:keepLines w:val="0"/>
        <w:shd w:val="clear" w:color="auto" w:fill="FFFFFF"/>
        <w:spacing w:before="160" w:after="160"/>
        <w:rPr>
          <w:sz w:val="48"/>
          <w:szCs w:val="48"/>
          <w:highlight w:val="white"/>
        </w:rPr>
      </w:pPr>
      <w:bookmarkStart w:id="186" w:name="_ect7uvku1l6z" w:colFirst="0" w:colLast="0"/>
      <w:bookmarkEnd w:id="186"/>
      <w:r>
        <w:rPr>
          <w:sz w:val="48"/>
          <w:szCs w:val="48"/>
          <w:highlight w:val="white"/>
        </w:rPr>
        <w:lastRenderedPageBreak/>
        <w:t>Selecting From a Table</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con.query(</w:t>
      </w:r>
      <w:r>
        <w:rPr>
          <w:rFonts w:ascii="Courier New" w:eastAsia="Courier New" w:hAnsi="Courier New" w:cs="Courier New"/>
          <w:color w:val="A52A2A"/>
          <w:sz w:val="23"/>
          <w:szCs w:val="23"/>
          <w:highlight w:val="white"/>
        </w:rPr>
        <w:t>"SELECT * FROM customers"</w:t>
      </w:r>
      <w:r>
        <w:rPr>
          <w:rFonts w:ascii="Courier New" w:eastAsia="Courier New" w:hAnsi="Courier New" w:cs="Courier New"/>
          <w:sz w:val="23"/>
          <w:szCs w:val="23"/>
          <w:highlight w:val="white"/>
        </w:rPr>
        <w:t xml:space="preserve">, </w:t>
      </w:r>
      <w:r>
        <w:rPr>
          <w:rFonts w:ascii="Courier New" w:eastAsia="Courier New" w:hAnsi="Courier New" w:cs="Courier New"/>
          <w:color w:val="0000CD"/>
          <w:sz w:val="23"/>
          <w:szCs w:val="23"/>
          <w:highlight w:val="white"/>
        </w:rPr>
        <w:t>function</w:t>
      </w:r>
      <w:r>
        <w:rPr>
          <w:rFonts w:ascii="Courier New" w:eastAsia="Courier New" w:hAnsi="Courier New" w:cs="Courier New"/>
          <w:sz w:val="23"/>
          <w:szCs w:val="23"/>
          <w:highlight w:val="white"/>
        </w:rPr>
        <w:t xml:space="preserve"> (err, result, fields) {</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w:t>
      </w:r>
      <w:r>
        <w:rPr>
          <w:rFonts w:ascii="Courier New" w:eastAsia="Courier New" w:hAnsi="Courier New" w:cs="Courier New"/>
          <w:color w:val="0000CD"/>
          <w:sz w:val="23"/>
          <w:szCs w:val="23"/>
          <w:highlight w:val="white"/>
        </w:rPr>
        <w:t>if</w:t>
      </w:r>
      <w:r>
        <w:rPr>
          <w:rFonts w:ascii="Courier New" w:eastAsia="Courier New" w:hAnsi="Courier New" w:cs="Courier New"/>
          <w:sz w:val="23"/>
          <w:szCs w:val="23"/>
          <w:highlight w:val="white"/>
        </w:rPr>
        <w:t xml:space="preserve"> (err) </w:t>
      </w:r>
      <w:r>
        <w:rPr>
          <w:rFonts w:ascii="Courier New" w:eastAsia="Courier New" w:hAnsi="Courier New" w:cs="Courier New"/>
          <w:color w:val="0000CD"/>
          <w:sz w:val="23"/>
          <w:szCs w:val="23"/>
          <w:highlight w:val="white"/>
        </w:rPr>
        <w:t>throw</w:t>
      </w:r>
      <w:r>
        <w:rPr>
          <w:rFonts w:ascii="Courier New" w:eastAsia="Courier New" w:hAnsi="Courier New" w:cs="Courier New"/>
          <w:sz w:val="23"/>
          <w:szCs w:val="23"/>
          <w:highlight w:val="white"/>
        </w:rPr>
        <w:t xml:space="preserve"> err;</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ab/>
        <w:t>console.log(result);</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w:t>
      </w:r>
    </w:p>
    <w:p w:rsidR="00141CD9" w:rsidRDefault="00141CD9">
      <w:pPr>
        <w:pStyle w:val="normal0"/>
        <w:rPr>
          <w:rFonts w:ascii="Courier New" w:eastAsia="Courier New" w:hAnsi="Courier New" w:cs="Courier New"/>
          <w:sz w:val="23"/>
          <w:szCs w:val="23"/>
          <w:highlight w:val="white"/>
        </w:rPr>
      </w:pPr>
    </w:p>
    <w:p w:rsidR="00141CD9" w:rsidRDefault="003C0DB1">
      <w:pPr>
        <w:pStyle w:val="Heading2"/>
        <w:keepNext w:val="0"/>
        <w:keepLines w:val="0"/>
        <w:shd w:val="clear" w:color="auto" w:fill="FFFFFF"/>
        <w:spacing w:before="160" w:after="160"/>
        <w:rPr>
          <w:sz w:val="48"/>
          <w:szCs w:val="48"/>
          <w:highlight w:val="white"/>
        </w:rPr>
      </w:pPr>
      <w:bookmarkStart w:id="187" w:name="_y80k8vu2g8h6" w:colFirst="0" w:colLast="0"/>
      <w:bookmarkEnd w:id="187"/>
      <w:r>
        <w:rPr>
          <w:sz w:val="48"/>
          <w:szCs w:val="48"/>
          <w:highlight w:val="white"/>
        </w:rPr>
        <w:t>Select With a Filter</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con.query(</w:t>
      </w:r>
      <w:r>
        <w:rPr>
          <w:rFonts w:ascii="Courier New" w:eastAsia="Courier New" w:hAnsi="Courier New" w:cs="Courier New"/>
          <w:color w:val="A52A2A"/>
          <w:sz w:val="23"/>
          <w:szCs w:val="23"/>
          <w:highlight w:val="white"/>
        </w:rPr>
        <w:t>"SELECT * FROM customers WHERE address = 'Park Lane 38'"</w:t>
      </w:r>
      <w:r>
        <w:rPr>
          <w:rFonts w:ascii="Courier New" w:eastAsia="Courier New" w:hAnsi="Courier New" w:cs="Courier New"/>
          <w:sz w:val="23"/>
          <w:szCs w:val="23"/>
          <w:highlight w:val="white"/>
        </w:rPr>
        <w:t xml:space="preserve">, </w:t>
      </w:r>
      <w:r>
        <w:rPr>
          <w:rFonts w:ascii="Courier New" w:eastAsia="Courier New" w:hAnsi="Courier New" w:cs="Courier New"/>
          <w:color w:val="0000CD"/>
          <w:sz w:val="23"/>
          <w:szCs w:val="23"/>
          <w:highlight w:val="white"/>
        </w:rPr>
        <w:t>function</w:t>
      </w:r>
      <w:r>
        <w:rPr>
          <w:rFonts w:ascii="Courier New" w:eastAsia="Courier New" w:hAnsi="Courier New" w:cs="Courier New"/>
          <w:sz w:val="23"/>
          <w:szCs w:val="23"/>
          <w:highlight w:val="white"/>
        </w:rPr>
        <w:t xml:space="preserve"> (err, result) {</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w:t>
      </w:r>
      <w:r>
        <w:rPr>
          <w:rFonts w:ascii="Courier New" w:eastAsia="Courier New" w:hAnsi="Courier New" w:cs="Courier New"/>
          <w:color w:val="0000CD"/>
          <w:sz w:val="23"/>
          <w:szCs w:val="23"/>
          <w:highlight w:val="white"/>
        </w:rPr>
        <w:t>if</w:t>
      </w:r>
      <w:r>
        <w:rPr>
          <w:rFonts w:ascii="Courier New" w:eastAsia="Courier New" w:hAnsi="Courier New" w:cs="Courier New"/>
          <w:sz w:val="23"/>
          <w:szCs w:val="23"/>
          <w:highlight w:val="white"/>
        </w:rPr>
        <w:t xml:space="preserve"> (err) </w:t>
      </w:r>
      <w:r>
        <w:rPr>
          <w:rFonts w:ascii="Courier New" w:eastAsia="Courier New" w:hAnsi="Courier New" w:cs="Courier New"/>
          <w:color w:val="0000CD"/>
          <w:sz w:val="23"/>
          <w:szCs w:val="23"/>
          <w:highlight w:val="white"/>
        </w:rPr>
        <w:t>throw</w:t>
      </w:r>
      <w:r>
        <w:rPr>
          <w:rFonts w:ascii="Courier New" w:eastAsia="Courier New" w:hAnsi="Courier New" w:cs="Courier New"/>
          <w:sz w:val="23"/>
          <w:szCs w:val="23"/>
          <w:highlight w:val="white"/>
        </w:rPr>
        <w:t xml:space="preserve"> err;</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ab/>
        <w:t>console.log(result);</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w:t>
      </w:r>
    </w:p>
    <w:p w:rsidR="00141CD9" w:rsidRDefault="00141CD9">
      <w:pPr>
        <w:pStyle w:val="normal0"/>
        <w:rPr>
          <w:rFonts w:ascii="Courier New" w:eastAsia="Courier New" w:hAnsi="Courier New" w:cs="Courier New"/>
          <w:sz w:val="23"/>
          <w:szCs w:val="23"/>
          <w:highlight w:val="white"/>
        </w:rPr>
      </w:pPr>
    </w:p>
    <w:p w:rsidR="00141CD9" w:rsidRDefault="003C0DB1">
      <w:pPr>
        <w:pStyle w:val="Heading2"/>
        <w:keepNext w:val="0"/>
        <w:keepLines w:val="0"/>
        <w:shd w:val="clear" w:color="auto" w:fill="FFFFFF"/>
        <w:spacing w:before="160" w:after="160"/>
        <w:rPr>
          <w:sz w:val="48"/>
          <w:szCs w:val="48"/>
          <w:highlight w:val="white"/>
        </w:rPr>
      </w:pPr>
      <w:bookmarkStart w:id="188" w:name="_lqmgn9u9ll85" w:colFirst="0" w:colLast="0"/>
      <w:bookmarkEnd w:id="188"/>
      <w:r>
        <w:rPr>
          <w:sz w:val="48"/>
          <w:szCs w:val="48"/>
          <w:highlight w:val="white"/>
        </w:rPr>
        <w:t>Sort the Result</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con.query(</w:t>
      </w:r>
      <w:r>
        <w:rPr>
          <w:rFonts w:ascii="Courier New" w:eastAsia="Courier New" w:hAnsi="Courier New" w:cs="Courier New"/>
          <w:color w:val="A52A2A"/>
          <w:sz w:val="23"/>
          <w:szCs w:val="23"/>
          <w:highlight w:val="white"/>
        </w:rPr>
        <w:t>"SELECT * FROM customers ORDER BY name"</w:t>
      </w:r>
      <w:r>
        <w:rPr>
          <w:rFonts w:ascii="Courier New" w:eastAsia="Courier New" w:hAnsi="Courier New" w:cs="Courier New"/>
          <w:sz w:val="23"/>
          <w:szCs w:val="23"/>
          <w:highlight w:val="white"/>
        </w:rPr>
        <w:t xml:space="preserve">, </w:t>
      </w:r>
      <w:r>
        <w:rPr>
          <w:rFonts w:ascii="Courier New" w:eastAsia="Courier New" w:hAnsi="Courier New" w:cs="Courier New"/>
          <w:color w:val="0000CD"/>
          <w:sz w:val="23"/>
          <w:szCs w:val="23"/>
          <w:highlight w:val="white"/>
        </w:rPr>
        <w:t>function</w:t>
      </w:r>
      <w:r>
        <w:rPr>
          <w:rFonts w:ascii="Courier New" w:eastAsia="Courier New" w:hAnsi="Courier New" w:cs="Courier New"/>
          <w:sz w:val="23"/>
          <w:szCs w:val="23"/>
          <w:highlight w:val="white"/>
        </w:rPr>
        <w:t xml:space="preserve"> (err, result) {</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w:t>
      </w:r>
      <w:r>
        <w:rPr>
          <w:rFonts w:ascii="Courier New" w:eastAsia="Courier New" w:hAnsi="Courier New" w:cs="Courier New"/>
          <w:color w:val="0000CD"/>
          <w:sz w:val="23"/>
          <w:szCs w:val="23"/>
          <w:highlight w:val="white"/>
        </w:rPr>
        <w:t>if</w:t>
      </w:r>
      <w:r>
        <w:rPr>
          <w:rFonts w:ascii="Courier New" w:eastAsia="Courier New" w:hAnsi="Courier New" w:cs="Courier New"/>
          <w:sz w:val="23"/>
          <w:szCs w:val="23"/>
          <w:highlight w:val="white"/>
        </w:rPr>
        <w:t xml:space="preserve"> (err) </w:t>
      </w:r>
      <w:r>
        <w:rPr>
          <w:rFonts w:ascii="Courier New" w:eastAsia="Courier New" w:hAnsi="Courier New" w:cs="Courier New"/>
          <w:color w:val="0000CD"/>
          <w:sz w:val="23"/>
          <w:szCs w:val="23"/>
          <w:highlight w:val="white"/>
        </w:rPr>
        <w:t>throw</w:t>
      </w:r>
      <w:r>
        <w:rPr>
          <w:rFonts w:ascii="Courier New" w:eastAsia="Courier New" w:hAnsi="Courier New" w:cs="Courier New"/>
          <w:sz w:val="23"/>
          <w:szCs w:val="23"/>
          <w:highlight w:val="white"/>
        </w:rPr>
        <w:t xml:space="preserve"> err;</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ab/>
        <w:t>console.log(result);</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w:t>
      </w:r>
    </w:p>
    <w:p w:rsidR="00141CD9" w:rsidRDefault="00141CD9">
      <w:pPr>
        <w:pStyle w:val="normal0"/>
        <w:rPr>
          <w:rFonts w:ascii="Courier New" w:eastAsia="Courier New" w:hAnsi="Courier New" w:cs="Courier New"/>
          <w:sz w:val="23"/>
          <w:szCs w:val="23"/>
          <w:highlight w:val="white"/>
        </w:rPr>
      </w:pPr>
    </w:p>
    <w:p w:rsidR="00141CD9" w:rsidRDefault="003C0DB1">
      <w:pPr>
        <w:pStyle w:val="Heading2"/>
        <w:keepNext w:val="0"/>
        <w:keepLines w:val="0"/>
        <w:shd w:val="clear" w:color="auto" w:fill="FFFFFF"/>
        <w:spacing w:before="160" w:after="160"/>
        <w:rPr>
          <w:sz w:val="48"/>
          <w:szCs w:val="48"/>
          <w:highlight w:val="white"/>
        </w:rPr>
      </w:pPr>
      <w:bookmarkStart w:id="189" w:name="_jed1strfu8ia" w:colFirst="0" w:colLast="0"/>
      <w:bookmarkEnd w:id="189"/>
      <w:r>
        <w:rPr>
          <w:sz w:val="48"/>
          <w:szCs w:val="48"/>
          <w:highlight w:val="white"/>
        </w:rPr>
        <w:t>Delete Record</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w:t>
      </w:r>
      <w:r>
        <w:rPr>
          <w:rFonts w:ascii="Courier New" w:eastAsia="Courier New" w:hAnsi="Courier New" w:cs="Courier New"/>
          <w:color w:val="0000CD"/>
          <w:sz w:val="23"/>
          <w:szCs w:val="23"/>
          <w:highlight w:val="white"/>
        </w:rPr>
        <w:t>var</w:t>
      </w:r>
      <w:r>
        <w:rPr>
          <w:rFonts w:ascii="Courier New" w:eastAsia="Courier New" w:hAnsi="Courier New" w:cs="Courier New"/>
          <w:sz w:val="23"/>
          <w:szCs w:val="23"/>
          <w:highlight w:val="white"/>
        </w:rPr>
        <w:t xml:space="preserve"> sql = </w:t>
      </w:r>
      <w:r>
        <w:rPr>
          <w:rFonts w:ascii="Courier New" w:eastAsia="Courier New" w:hAnsi="Courier New" w:cs="Courier New"/>
          <w:color w:val="A52A2A"/>
          <w:sz w:val="23"/>
          <w:szCs w:val="23"/>
          <w:highlight w:val="white"/>
        </w:rPr>
        <w:t>"DELETE FROM customers WHERE address = 'Mountain 21'"</w:t>
      </w:r>
      <w:r>
        <w:rPr>
          <w:rFonts w:ascii="Courier New" w:eastAsia="Courier New" w:hAnsi="Courier New" w:cs="Courier New"/>
          <w:sz w:val="23"/>
          <w:szCs w:val="23"/>
          <w:highlight w:val="white"/>
        </w:rPr>
        <w:t>;</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con.query(sql, </w:t>
      </w:r>
      <w:r>
        <w:rPr>
          <w:rFonts w:ascii="Courier New" w:eastAsia="Courier New" w:hAnsi="Courier New" w:cs="Courier New"/>
          <w:color w:val="0000CD"/>
          <w:sz w:val="23"/>
          <w:szCs w:val="23"/>
          <w:highlight w:val="white"/>
        </w:rPr>
        <w:t>function</w:t>
      </w:r>
      <w:r>
        <w:rPr>
          <w:rFonts w:ascii="Courier New" w:eastAsia="Courier New" w:hAnsi="Courier New" w:cs="Courier New"/>
          <w:sz w:val="23"/>
          <w:szCs w:val="23"/>
          <w:highlight w:val="white"/>
        </w:rPr>
        <w:t xml:space="preserve"> (err, result) {</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w:t>
      </w:r>
      <w:r>
        <w:rPr>
          <w:rFonts w:ascii="Courier New" w:eastAsia="Courier New" w:hAnsi="Courier New" w:cs="Courier New"/>
          <w:color w:val="0000CD"/>
          <w:sz w:val="23"/>
          <w:szCs w:val="23"/>
          <w:highlight w:val="white"/>
        </w:rPr>
        <w:t>if</w:t>
      </w:r>
      <w:r>
        <w:rPr>
          <w:rFonts w:ascii="Courier New" w:eastAsia="Courier New" w:hAnsi="Courier New" w:cs="Courier New"/>
          <w:sz w:val="23"/>
          <w:szCs w:val="23"/>
          <w:highlight w:val="white"/>
        </w:rPr>
        <w:t xml:space="preserve"> (err) </w:t>
      </w:r>
      <w:r>
        <w:rPr>
          <w:rFonts w:ascii="Courier New" w:eastAsia="Courier New" w:hAnsi="Courier New" w:cs="Courier New"/>
          <w:color w:val="0000CD"/>
          <w:sz w:val="23"/>
          <w:szCs w:val="23"/>
          <w:highlight w:val="white"/>
        </w:rPr>
        <w:t>throw</w:t>
      </w:r>
      <w:r>
        <w:rPr>
          <w:rFonts w:ascii="Courier New" w:eastAsia="Courier New" w:hAnsi="Courier New" w:cs="Courier New"/>
          <w:sz w:val="23"/>
          <w:szCs w:val="23"/>
          <w:highlight w:val="white"/>
        </w:rPr>
        <w:t xml:space="preserve"> err;</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ab/>
        <w:t>console.log(</w:t>
      </w:r>
      <w:r>
        <w:rPr>
          <w:rFonts w:ascii="Courier New" w:eastAsia="Courier New" w:hAnsi="Courier New" w:cs="Courier New"/>
          <w:color w:val="A52A2A"/>
          <w:sz w:val="23"/>
          <w:szCs w:val="23"/>
          <w:highlight w:val="white"/>
        </w:rPr>
        <w:t>"Number of records deleted: "</w:t>
      </w:r>
      <w:r>
        <w:rPr>
          <w:rFonts w:ascii="Courier New" w:eastAsia="Courier New" w:hAnsi="Courier New" w:cs="Courier New"/>
          <w:sz w:val="23"/>
          <w:szCs w:val="23"/>
          <w:highlight w:val="white"/>
        </w:rPr>
        <w:t xml:space="preserve"> + result.affectedRows);</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w:t>
      </w:r>
    </w:p>
    <w:p w:rsidR="00141CD9" w:rsidRDefault="00141CD9">
      <w:pPr>
        <w:pStyle w:val="normal0"/>
        <w:rPr>
          <w:rFonts w:ascii="Courier New" w:eastAsia="Courier New" w:hAnsi="Courier New" w:cs="Courier New"/>
          <w:sz w:val="23"/>
          <w:szCs w:val="23"/>
          <w:highlight w:val="white"/>
        </w:rPr>
      </w:pPr>
    </w:p>
    <w:p w:rsidR="00141CD9" w:rsidRDefault="003C0DB1">
      <w:pPr>
        <w:pStyle w:val="Heading2"/>
        <w:keepNext w:val="0"/>
        <w:keepLines w:val="0"/>
        <w:shd w:val="clear" w:color="auto" w:fill="FFFFFF"/>
        <w:spacing w:before="160" w:after="160"/>
        <w:rPr>
          <w:sz w:val="48"/>
          <w:szCs w:val="48"/>
          <w:highlight w:val="white"/>
        </w:rPr>
      </w:pPr>
      <w:bookmarkStart w:id="190" w:name="_ytjl6d6rz71b" w:colFirst="0" w:colLast="0"/>
      <w:bookmarkEnd w:id="190"/>
      <w:r>
        <w:rPr>
          <w:sz w:val="48"/>
          <w:szCs w:val="48"/>
          <w:highlight w:val="white"/>
        </w:rPr>
        <w:t>Delete a Table</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color w:val="0000CD"/>
          <w:sz w:val="23"/>
          <w:szCs w:val="23"/>
          <w:highlight w:val="white"/>
        </w:rPr>
        <w:t>var</w:t>
      </w:r>
      <w:r>
        <w:rPr>
          <w:rFonts w:ascii="Courier New" w:eastAsia="Courier New" w:hAnsi="Courier New" w:cs="Courier New"/>
          <w:sz w:val="23"/>
          <w:szCs w:val="23"/>
          <w:highlight w:val="white"/>
        </w:rPr>
        <w:t xml:space="preserve"> sql = </w:t>
      </w:r>
      <w:r>
        <w:rPr>
          <w:rFonts w:ascii="Courier New" w:eastAsia="Courier New" w:hAnsi="Courier New" w:cs="Courier New"/>
          <w:color w:val="A52A2A"/>
          <w:sz w:val="23"/>
          <w:szCs w:val="23"/>
          <w:highlight w:val="white"/>
        </w:rPr>
        <w:t>"DROP TABLE customers"</w:t>
      </w:r>
      <w:r>
        <w:rPr>
          <w:rFonts w:ascii="Courier New" w:eastAsia="Courier New" w:hAnsi="Courier New" w:cs="Courier New"/>
          <w:sz w:val="23"/>
          <w:szCs w:val="23"/>
          <w:highlight w:val="white"/>
        </w:rPr>
        <w:t>;</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con.query(sql, </w:t>
      </w:r>
      <w:r>
        <w:rPr>
          <w:rFonts w:ascii="Courier New" w:eastAsia="Courier New" w:hAnsi="Courier New" w:cs="Courier New"/>
          <w:color w:val="0000CD"/>
          <w:sz w:val="23"/>
          <w:szCs w:val="23"/>
          <w:highlight w:val="white"/>
        </w:rPr>
        <w:t>function</w:t>
      </w:r>
      <w:r>
        <w:rPr>
          <w:rFonts w:ascii="Courier New" w:eastAsia="Courier New" w:hAnsi="Courier New" w:cs="Courier New"/>
          <w:sz w:val="23"/>
          <w:szCs w:val="23"/>
          <w:highlight w:val="white"/>
        </w:rPr>
        <w:t xml:space="preserve"> (err, result) {</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lastRenderedPageBreak/>
        <w:t xml:space="preserve">    </w:t>
      </w:r>
      <w:r>
        <w:rPr>
          <w:rFonts w:ascii="Courier New" w:eastAsia="Courier New" w:hAnsi="Courier New" w:cs="Courier New"/>
          <w:color w:val="0000CD"/>
          <w:sz w:val="23"/>
          <w:szCs w:val="23"/>
          <w:highlight w:val="white"/>
        </w:rPr>
        <w:t>if</w:t>
      </w:r>
      <w:r>
        <w:rPr>
          <w:rFonts w:ascii="Courier New" w:eastAsia="Courier New" w:hAnsi="Courier New" w:cs="Courier New"/>
          <w:sz w:val="23"/>
          <w:szCs w:val="23"/>
          <w:highlight w:val="white"/>
        </w:rPr>
        <w:t xml:space="preserve"> (err) </w:t>
      </w:r>
      <w:r>
        <w:rPr>
          <w:rFonts w:ascii="Courier New" w:eastAsia="Courier New" w:hAnsi="Courier New" w:cs="Courier New"/>
          <w:color w:val="0000CD"/>
          <w:sz w:val="23"/>
          <w:szCs w:val="23"/>
          <w:highlight w:val="white"/>
        </w:rPr>
        <w:t>throw</w:t>
      </w:r>
      <w:r>
        <w:rPr>
          <w:rFonts w:ascii="Courier New" w:eastAsia="Courier New" w:hAnsi="Courier New" w:cs="Courier New"/>
          <w:sz w:val="23"/>
          <w:szCs w:val="23"/>
          <w:highlight w:val="white"/>
        </w:rPr>
        <w:t xml:space="preserve"> err;</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ab/>
        <w:t>console.log(</w:t>
      </w:r>
      <w:r>
        <w:rPr>
          <w:rFonts w:ascii="Courier New" w:eastAsia="Courier New" w:hAnsi="Courier New" w:cs="Courier New"/>
          <w:color w:val="A52A2A"/>
          <w:sz w:val="23"/>
          <w:szCs w:val="23"/>
          <w:highlight w:val="white"/>
        </w:rPr>
        <w:t>"Table deleted"</w:t>
      </w:r>
      <w:r>
        <w:rPr>
          <w:rFonts w:ascii="Courier New" w:eastAsia="Courier New" w:hAnsi="Courier New" w:cs="Courier New"/>
          <w:sz w:val="23"/>
          <w:szCs w:val="23"/>
          <w:highlight w:val="white"/>
        </w:rPr>
        <w:t>);</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w:t>
      </w:r>
    </w:p>
    <w:p w:rsidR="00141CD9" w:rsidRDefault="00141CD9">
      <w:pPr>
        <w:pStyle w:val="normal0"/>
        <w:rPr>
          <w:rFonts w:ascii="Courier New" w:eastAsia="Courier New" w:hAnsi="Courier New" w:cs="Courier New"/>
          <w:sz w:val="23"/>
          <w:szCs w:val="23"/>
          <w:highlight w:val="white"/>
        </w:rPr>
      </w:pPr>
    </w:p>
    <w:p w:rsidR="00141CD9" w:rsidRDefault="003C0DB1">
      <w:pPr>
        <w:pStyle w:val="Heading2"/>
        <w:keepNext w:val="0"/>
        <w:keepLines w:val="0"/>
        <w:shd w:val="clear" w:color="auto" w:fill="FFFFFF"/>
        <w:spacing w:before="160" w:after="160"/>
        <w:rPr>
          <w:sz w:val="48"/>
          <w:szCs w:val="48"/>
          <w:highlight w:val="white"/>
        </w:rPr>
      </w:pPr>
      <w:bookmarkStart w:id="191" w:name="_iemksa8ocl7l" w:colFirst="0" w:colLast="0"/>
      <w:bookmarkEnd w:id="191"/>
      <w:r>
        <w:rPr>
          <w:sz w:val="48"/>
          <w:szCs w:val="48"/>
          <w:highlight w:val="white"/>
        </w:rPr>
        <w:t>Update Table Data</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color w:val="0000CD"/>
          <w:sz w:val="23"/>
          <w:szCs w:val="23"/>
          <w:highlight w:val="white"/>
        </w:rPr>
        <w:t>var</w:t>
      </w:r>
      <w:r>
        <w:rPr>
          <w:rFonts w:ascii="Courier New" w:eastAsia="Courier New" w:hAnsi="Courier New" w:cs="Courier New"/>
          <w:sz w:val="23"/>
          <w:szCs w:val="23"/>
          <w:highlight w:val="white"/>
        </w:rPr>
        <w:t xml:space="preserve"> sql = </w:t>
      </w:r>
      <w:r>
        <w:rPr>
          <w:rFonts w:ascii="Courier New" w:eastAsia="Courier New" w:hAnsi="Courier New" w:cs="Courier New"/>
          <w:color w:val="A52A2A"/>
          <w:sz w:val="23"/>
          <w:szCs w:val="23"/>
          <w:highlight w:val="white"/>
        </w:rPr>
        <w:t>"UPDATE customers SET address = 'Canyon 123' WHERE address = 'Valley 345'"</w:t>
      </w:r>
      <w:r>
        <w:rPr>
          <w:rFonts w:ascii="Courier New" w:eastAsia="Courier New" w:hAnsi="Courier New" w:cs="Courier New"/>
          <w:sz w:val="23"/>
          <w:szCs w:val="23"/>
          <w:highlight w:val="white"/>
        </w:rPr>
        <w:t>;</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con.query(sql, </w:t>
      </w:r>
      <w:r>
        <w:rPr>
          <w:rFonts w:ascii="Courier New" w:eastAsia="Courier New" w:hAnsi="Courier New" w:cs="Courier New"/>
          <w:color w:val="0000CD"/>
          <w:sz w:val="23"/>
          <w:szCs w:val="23"/>
          <w:highlight w:val="white"/>
        </w:rPr>
        <w:t>function</w:t>
      </w:r>
      <w:r>
        <w:rPr>
          <w:rFonts w:ascii="Courier New" w:eastAsia="Courier New" w:hAnsi="Courier New" w:cs="Courier New"/>
          <w:sz w:val="23"/>
          <w:szCs w:val="23"/>
          <w:highlight w:val="white"/>
        </w:rPr>
        <w:t xml:space="preserve"> (err, result) {</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w:t>
      </w:r>
      <w:r>
        <w:rPr>
          <w:rFonts w:ascii="Courier New" w:eastAsia="Courier New" w:hAnsi="Courier New" w:cs="Courier New"/>
          <w:color w:val="0000CD"/>
          <w:sz w:val="23"/>
          <w:szCs w:val="23"/>
          <w:highlight w:val="white"/>
        </w:rPr>
        <w:t>if</w:t>
      </w:r>
      <w:r>
        <w:rPr>
          <w:rFonts w:ascii="Courier New" w:eastAsia="Courier New" w:hAnsi="Courier New" w:cs="Courier New"/>
          <w:sz w:val="23"/>
          <w:szCs w:val="23"/>
          <w:highlight w:val="white"/>
        </w:rPr>
        <w:t xml:space="preserve"> (err) </w:t>
      </w:r>
      <w:r>
        <w:rPr>
          <w:rFonts w:ascii="Courier New" w:eastAsia="Courier New" w:hAnsi="Courier New" w:cs="Courier New"/>
          <w:color w:val="0000CD"/>
          <w:sz w:val="23"/>
          <w:szCs w:val="23"/>
          <w:highlight w:val="white"/>
        </w:rPr>
        <w:t>throw</w:t>
      </w:r>
      <w:r>
        <w:rPr>
          <w:rFonts w:ascii="Courier New" w:eastAsia="Courier New" w:hAnsi="Courier New" w:cs="Courier New"/>
          <w:sz w:val="23"/>
          <w:szCs w:val="23"/>
          <w:highlight w:val="white"/>
        </w:rPr>
        <w:t xml:space="preserve"> err;</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ab/>
        <w:t xml:space="preserve">console.log(result.affectedRows + </w:t>
      </w:r>
      <w:r>
        <w:rPr>
          <w:rFonts w:ascii="Courier New" w:eastAsia="Courier New" w:hAnsi="Courier New" w:cs="Courier New"/>
          <w:color w:val="A52A2A"/>
          <w:sz w:val="23"/>
          <w:szCs w:val="23"/>
          <w:highlight w:val="white"/>
        </w:rPr>
        <w:t>" record(s) updated"</w:t>
      </w:r>
      <w:r>
        <w:rPr>
          <w:rFonts w:ascii="Courier New" w:eastAsia="Courier New" w:hAnsi="Courier New" w:cs="Courier New"/>
          <w:sz w:val="23"/>
          <w:szCs w:val="23"/>
          <w:highlight w:val="white"/>
        </w:rPr>
        <w:t>);</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w:t>
      </w:r>
    </w:p>
    <w:p w:rsidR="00141CD9" w:rsidRDefault="00141CD9">
      <w:pPr>
        <w:pStyle w:val="normal0"/>
        <w:rPr>
          <w:rFonts w:ascii="Courier New" w:eastAsia="Courier New" w:hAnsi="Courier New" w:cs="Courier New"/>
          <w:sz w:val="23"/>
          <w:szCs w:val="23"/>
          <w:highlight w:val="white"/>
        </w:rPr>
      </w:pPr>
    </w:p>
    <w:p w:rsidR="00141CD9" w:rsidRDefault="003C0DB1">
      <w:pPr>
        <w:pStyle w:val="Heading2"/>
        <w:keepNext w:val="0"/>
        <w:keepLines w:val="0"/>
        <w:shd w:val="clear" w:color="auto" w:fill="FFFFFF"/>
        <w:spacing w:before="160" w:after="160"/>
        <w:rPr>
          <w:sz w:val="48"/>
          <w:szCs w:val="48"/>
          <w:highlight w:val="white"/>
        </w:rPr>
      </w:pPr>
      <w:bookmarkStart w:id="192" w:name="_mizya4j1nxxa" w:colFirst="0" w:colLast="0"/>
      <w:bookmarkEnd w:id="192"/>
      <w:r>
        <w:rPr>
          <w:sz w:val="48"/>
          <w:szCs w:val="48"/>
          <w:highlight w:val="white"/>
        </w:rPr>
        <w:t>Limit the Result</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color w:val="0000CD"/>
          <w:sz w:val="23"/>
          <w:szCs w:val="23"/>
          <w:highlight w:val="white"/>
        </w:rPr>
        <w:t>var</w:t>
      </w:r>
      <w:r>
        <w:rPr>
          <w:rFonts w:ascii="Courier New" w:eastAsia="Courier New" w:hAnsi="Courier New" w:cs="Courier New"/>
          <w:sz w:val="23"/>
          <w:szCs w:val="23"/>
          <w:highlight w:val="white"/>
        </w:rPr>
        <w:t xml:space="preserve"> sql = </w:t>
      </w:r>
      <w:r>
        <w:rPr>
          <w:rFonts w:ascii="Courier New" w:eastAsia="Courier New" w:hAnsi="Courier New" w:cs="Courier New"/>
          <w:color w:val="A52A2A"/>
          <w:sz w:val="23"/>
          <w:szCs w:val="23"/>
          <w:highlight w:val="white"/>
        </w:rPr>
        <w:t>"SELECT * FROM customers LIMIT 5"</w:t>
      </w:r>
      <w:r>
        <w:rPr>
          <w:rFonts w:ascii="Courier New" w:eastAsia="Courier New" w:hAnsi="Courier New" w:cs="Courier New"/>
          <w:sz w:val="23"/>
          <w:szCs w:val="23"/>
          <w:highlight w:val="white"/>
        </w:rPr>
        <w:t>;</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con.query(sql, </w:t>
      </w:r>
      <w:r>
        <w:rPr>
          <w:rFonts w:ascii="Courier New" w:eastAsia="Courier New" w:hAnsi="Courier New" w:cs="Courier New"/>
          <w:color w:val="0000CD"/>
          <w:sz w:val="23"/>
          <w:szCs w:val="23"/>
          <w:highlight w:val="white"/>
        </w:rPr>
        <w:t>function</w:t>
      </w:r>
      <w:r>
        <w:rPr>
          <w:rFonts w:ascii="Courier New" w:eastAsia="Courier New" w:hAnsi="Courier New" w:cs="Courier New"/>
          <w:sz w:val="23"/>
          <w:szCs w:val="23"/>
          <w:highlight w:val="white"/>
        </w:rPr>
        <w:t xml:space="preserve"> (err, result) {</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w:t>
      </w:r>
      <w:r>
        <w:rPr>
          <w:rFonts w:ascii="Courier New" w:eastAsia="Courier New" w:hAnsi="Courier New" w:cs="Courier New"/>
          <w:color w:val="0000CD"/>
          <w:sz w:val="23"/>
          <w:szCs w:val="23"/>
          <w:highlight w:val="white"/>
        </w:rPr>
        <w:t>if</w:t>
      </w:r>
      <w:r>
        <w:rPr>
          <w:rFonts w:ascii="Courier New" w:eastAsia="Courier New" w:hAnsi="Courier New" w:cs="Courier New"/>
          <w:sz w:val="23"/>
          <w:szCs w:val="23"/>
          <w:highlight w:val="white"/>
        </w:rPr>
        <w:t xml:space="preserve"> (err) </w:t>
      </w:r>
      <w:r>
        <w:rPr>
          <w:rFonts w:ascii="Courier New" w:eastAsia="Courier New" w:hAnsi="Courier New" w:cs="Courier New"/>
          <w:color w:val="0000CD"/>
          <w:sz w:val="23"/>
          <w:szCs w:val="23"/>
          <w:highlight w:val="white"/>
        </w:rPr>
        <w:t>throw</w:t>
      </w:r>
      <w:r>
        <w:rPr>
          <w:rFonts w:ascii="Courier New" w:eastAsia="Courier New" w:hAnsi="Courier New" w:cs="Courier New"/>
          <w:sz w:val="23"/>
          <w:szCs w:val="23"/>
          <w:highlight w:val="white"/>
        </w:rPr>
        <w:t xml:space="preserve"> err;</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ab/>
        <w:t>console.log(result);</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w:t>
      </w:r>
    </w:p>
    <w:p w:rsidR="00141CD9" w:rsidRDefault="00141CD9">
      <w:pPr>
        <w:pStyle w:val="normal0"/>
        <w:rPr>
          <w:rFonts w:ascii="Courier New" w:eastAsia="Courier New" w:hAnsi="Courier New" w:cs="Courier New"/>
          <w:sz w:val="23"/>
          <w:szCs w:val="23"/>
          <w:highlight w:val="white"/>
        </w:rPr>
      </w:pPr>
    </w:p>
    <w:p w:rsidR="00141CD9" w:rsidRDefault="003C0DB1">
      <w:pPr>
        <w:pStyle w:val="Heading2"/>
        <w:keepNext w:val="0"/>
        <w:keepLines w:val="0"/>
        <w:shd w:val="clear" w:color="auto" w:fill="FFFFFF"/>
        <w:spacing w:before="160" w:after="160"/>
        <w:rPr>
          <w:sz w:val="48"/>
          <w:szCs w:val="48"/>
          <w:highlight w:val="white"/>
        </w:rPr>
      </w:pPr>
      <w:bookmarkStart w:id="193" w:name="_qfxiawqna0v3" w:colFirst="0" w:colLast="0"/>
      <w:bookmarkEnd w:id="193"/>
      <w:r>
        <w:rPr>
          <w:sz w:val="48"/>
          <w:szCs w:val="48"/>
          <w:highlight w:val="white"/>
        </w:rPr>
        <w:t>Join Two or More Tables</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color w:val="0000CD"/>
          <w:sz w:val="23"/>
          <w:szCs w:val="23"/>
          <w:highlight w:val="white"/>
        </w:rPr>
        <w:t>var</w:t>
      </w:r>
      <w:r>
        <w:rPr>
          <w:rFonts w:ascii="Courier New" w:eastAsia="Courier New" w:hAnsi="Courier New" w:cs="Courier New"/>
          <w:sz w:val="23"/>
          <w:szCs w:val="23"/>
          <w:highlight w:val="white"/>
        </w:rPr>
        <w:t xml:space="preserve"> sql = </w:t>
      </w:r>
      <w:r>
        <w:rPr>
          <w:rFonts w:ascii="Courier New" w:eastAsia="Courier New" w:hAnsi="Courier New" w:cs="Courier New"/>
          <w:color w:val="A52A2A"/>
          <w:sz w:val="23"/>
          <w:szCs w:val="23"/>
          <w:highlight w:val="white"/>
        </w:rPr>
        <w:t>"SELECT users.name AS user, products.name AS favorite FROM users JOIN products ON users.favorite_product = products.id"</w:t>
      </w:r>
      <w:r>
        <w:rPr>
          <w:rFonts w:ascii="Courier New" w:eastAsia="Courier New" w:hAnsi="Courier New" w:cs="Courier New"/>
          <w:sz w:val="23"/>
          <w:szCs w:val="23"/>
          <w:highlight w:val="white"/>
        </w:rPr>
        <w:t>;</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con.query(sql, </w:t>
      </w:r>
      <w:r>
        <w:rPr>
          <w:rFonts w:ascii="Courier New" w:eastAsia="Courier New" w:hAnsi="Courier New" w:cs="Courier New"/>
          <w:color w:val="0000CD"/>
          <w:sz w:val="23"/>
          <w:szCs w:val="23"/>
          <w:highlight w:val="white"/>
        </w:rPr>
        <w:t>function</w:t>
      </w:r>
      <w:r>
        <w:rPr>
          <w:rFonts w:ascii="Courier New" w:eastAsia="Courier New" w:hAnsi="Courier New" w:cs="Courier New"/>
          <w:sz w:val="23"/>
          <w:szCs w:val="23"/>
          <w:highlight w:val="white"/>
        </w:rPr>
        <w:t xml:space="preserve"> (err, result) {</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w:t>
      </w:r>
      <w:r>
        <w:rPr>
          <w:rFonts w:ascii="Courier New" w:eastAsia="Courier New" w:hAnsi="Courier New" w:cs="Courier New"/>
          <w:color w:val="0000CD"/>
          <w:sz w:val="23"/>
          <w:szCs w:val="23"/>
          <w:highlight w:val="white"/>
        </w:rPr>
        <w:t>if</w:t>
      </w:r>
      <w:r>
        <w:rPr>
          <w:rFonts w:ascii="Courier New" w:eastAsia="Courier New" w:hAnsi="Courier New" w:cs="Courier New"/>
          <w:sz w:val="23"/>
          <w:szCs w:val="23"/>
          <w:highlight w:val="white"/>
        </w:rPr>
        <w:t xml:space="preserve"> (err) </w:t>
      </w:r>
      <w:r>
        <w:rPr>
          <w:rFonts w:ascii="Courier New" w:eastAsia="Courier New" w:hAnsi="Courier New" w:cs="Courier New"/>
          <w:color w:val="0000CD"/>
          <w:sz w:val="23"/>
          <w:szCs w:val="23"/>
          <w:highlight w:val="white"/>
        </w:rPr>
        <w:t>throw</w:t>
      </w:r>
      <w:r>
        <w:rPr>
          <w:rFonts w:ascii="Courier New" w:eastAsia="Courier New" w:hAnsi="Courier New" w:cs="Courier New"/>
          <w:sz w:val="23"/>
          <w:szCs w:val="23"/>
          <w:highlight w:val="white"/>
        </w:rPr>
        <w:t xml:space="preserve"> err;</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ab/>
        <w:t>console.log(result);</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w:t>
      </w:r>
    </w:p>
    <w:p w:rsidR="00141CD9" w:rsidRDefault="00141CD9">
      <w:pPr>
        <w:pStyle w:val="normal0"/>
        <w:rPr>
          <w:rFonts w:ascii="Courier New" w:eastAsia="Courier New" w:hAnsi="Courier New" w:cs="Courier New"/>
          <w:sz w:val="23"/>
          <w:szCs w:val="23"/>
          <w:highlight w:val="white"/>
        </w:rPr>
      </w:pPr>
    </w:p>
    <w:p w:rsidR="00141CD9" w:rsidRDefault="00141CD9">
      <w:pPr>
        <w:pStyle w:val="normal0"/>
        <w:rPr>
          <w:rFonts w:ascii="Courier New" w:eastAsia="Courier New" w:hAnsi="Courier New" w:cs="Courier New"/>
          <w:sz w:val="23"/>
          <w:szCs w:val="23"/>
          <w:highlight w:val="white"/>
        </w:rPr>
      </w:pPr>
    </w:p>
    <w:p w:rsidR="00141CD9" w:rsidRDefault="00141CD9">
      <w:pPr>
        <w:pStyle w:val="normal0"/>
        <w:rPr>
          <w:rFonts w:ascii="Courier New" w:eastAsia="Courier New" w:hAnsi="Courier New" w:cs="Courier New"/>
          <w:sz w:val="23"/>
          <w:szCs w:val="23"/>
          <w:highlight w:val="white"/>
        </w:rPr>
      </w:pPr>
    </w:p>
    <w:p w:rsidR="00141CD9" w:rsidRDefault="00141CD9">
      <w:pPr>
        <w:pStyle w:val="normal0"/>
        <w:rPr>
          <w:rFonts w:ascii="Courier New" w:eastAsia="Courier New" w:hAnsi="Courier New" w:cs="Courier New"/>
          <w:sz w:val="23"/>
          <w:szCs w:val="23"/>
          <w:highlight w:val="white"/>
        </w:rPr>
      </w:pPr>
    </w:p>
    <w:p w:rsidR="00141CD9" w:rsidRDefault="00141CD9">
      <w:pPr>
        <w:pStyle w:val="normal0"/>
        <w:rPr>
          <w:rFonts w:ascii="Courier New" w:eastAsia="Courier New" w:hAnsi="Courier New" w:cs="Courier New"/>
          <w:sz w:val="23"/>
          <w:szCs w:val="23"/>
          <w:highlight w:val="white"/>
        </w:rPr>
      </w:pPr>
    </w:p>
    <w:p w:rsidR="00141CD9" w:rsidRDefault="00141CD9">
      <w:pPr>
        <w:pStyle w:val="normal0"/>
        <w:rPr>
          <w:rFonts w:ascii="Courier New" w:eastAsia="Courier New" w:hAnsi="Courier New" w:cs="Courier New"/>
          <w:sz w:val="23"/>
          <w:szCs w:val="23"/>
          <w:highlight w:val="white"/>
        </w:rPr>
      </w:pPr>
    </w:p>
    <w:p w:rsidR="00141CD9" w:rsidRDefault="00141CD9">
      <w:pPr>
        <w:pStyle w:val="normal0"/>
        <w:rPr>
          <w:rFonts w:ascii="Courier New" w:eastAsia="Courier New" w:hAnsi="Courier New" w:cs="Courier New"/>
          <w:sz w:val="23"/>
          <w:szCs w:val="23"/>
          <w:highlight w:val="white"/>
        </w:rPr>
      </w:pPr>
    </w:p>
    <w:p w:rsidR="00141CD9" w:rsidRDefault="00141CD9">
      <w:pPr>
        <w:pStyle w:val="normal0"/>
        <w:rPr>
          <w:rFonts w:ascii="Courier New" w:eastAsia="Courier New" w:hAnsi="Courier New" w:cs="Courier New"/>
          <w:sz w:val="23"/>
          <w:szCs w:val="23"/>
          <w:highlight w:val="white"/>
        </w:rPr>
      </w:pPr>
    </w:p>
    <w:p w:rsidR="00141CD9" w:rsidRDefault="00141CD9">
      <w:pPr>
        <w:pStyle w:val="normal0"/>
        <w:rPr>
          <w:rFonts w:ascii="Courier New" w:eastAsia="Courier New" w:hAnsi="Courier New" w:cs="Courier New"/>
          <w:sz w:val="23"/>
          <w:szCs w:val="23"/>
          <w:highlight w:val="white"/>
        </w:rPr>
      </w:pPr>
    </w:p>
    <w:p w:rsidR="00141CD9" w:rsidRDefault="00141CD9">
      <w:pPr>
        <w:pStyle w:val="normal0"/>
        <w:rPr>
          <w:rFonts w:ascii="Courier New" w:eastAsia="Courier New" w:hAnsi="Courier New" w:cs="Courier New"/>
          <w:sz w:val="23"/>
          <w:szCs w:val="23"/>
          <w:highlight w:val="white"/>
        </w:rPr>
      </w:pPr>
    </w:p>
    <w:p w:rsidR="00141CD9" w:rsidRDefault="00141CD9">
      <w:pPr>
        <w:pStyle w:val="normal0"/>
        <w:rPr>
          <w:rFonts w:ascii="Courier New" w:eastAsia="Courier New" w:hAnsi="Courier New" w:cs="Courier New"/>
          <w:sz w:val="23"/>
          <w:szCs w:val="23"/>
          <w:highlight w:val="white"/>
        </w:rPr>
      </w:pPr>
    </w:p>
    <w:p w:rsidR="00141CD9" w:rsidRDefault="00141CD9">
      <w:pPr>
        <w:pStyle w:val="normal0"/>
        <w:rPr>
          <w:rFonts w:ascii="Courier New" w:eastAsia="Courier New" w:hAnsi="Courier New" w:cs="Courier New"/>
          <w:sz w:val="23"/>
          <w:szCs w:val="23"/>
          <w:highlight w:val="white"/>
        </w:rPr>
      </w:pPr>
    </w:p>
    <w:p w:rsidR="00141CD9" w:rsidRDefault="00141CD9">
      <w:pPr>
        <w:pStyle w:val="normal0"/>
        <w:rPr>
          <w:rFonts w:ascii="Courier New" w:eastAsia="Courier New" w:hAnsi="Courier New" w:cs="Courier New"/>
          <w:sz w:val="23"/>
          <w:szCs w:val="23"/>
          <w:highlight w:val="white"/>
        </w:rPr>
      </w:pPr>
    </w:p>
    <w:p w:rsidR="00141CD9" w:rsidRDefault="00141CD9">
      <w:pPr>
        <w:pStyle w:val="normal0"/>
        <w:rPr>
          <w:rFonts w:ascii="Courier New" w:eastAsia="Courier New" w:hAnsi="Courier New" w:cs="Courier New"/>
          <w:sz w:val="23"/>
          <w:szCs w:val="23"/>
          <w:highlight w:val="white"/>
        </w:rPr>
      </w:pPr>
    </w:p>
    <w:p w:rsidR="00141CD9" w:rsidRDefault="00141CD9">
      <w:pPr>
        <w:pStyle w:val="normal0"/>
        <w:rPr>
          <w:rFonts w:ascii="Courier New" w:eastAsia="Courier New" w:hAnsi="Courier New" w:cs="Courier New"/>
          <w:sz w:val="23"/>
          <w:szCs w:val="23"/>
          <w:highlight w:val="white"/>
        </w:rPr>
      </w:pPr>
    </w:p>
    <w:p w:rsidR="00141CD9" w:rsidRDefault="00141CD9">
      <w:pPr>
        <w:pStyle w:val="normal0"/>
        <w:rPr>
          <w:rFonts w:ascii="Courier New" w:eastAsia="Courier New" w:hAnsi="Courier New" w:cs="Courier New"/>
          <w:sz w:val="23"/>
          <w:szCs w:val="23"/>
          <w:highlight w:val="white"/>
        </w:rPr>
      </w:pPr>
    </w:p>
    <w:p w:rsidR="00141CD9" w:rsidRDefault="00141CD9">
      <w:pPr>
        <w:pStyle w:val="normal0"/>
        <w:rPr>
          <w:rFonts w:ascii="Courier New" w:eastAsia="Courier New" w:hAnsi="Courier New" w:cs="Courier New"/>
          <w:sz w:val="23"/>
          <w:szCs w:val="23"/>
          <w:highlight w:val="white"/>
        </w:rPr>
      </w:pPr>
    </w:p>
    <w:p w:rsidR="00141CD9" w:rsidRDefault="00141CD9">
      <w:pPr>
        <w:pStyle w:val="normal0"/>
        <w:rPr>
          <w:rFonts w:ascii="Courier New" w:eastAsia="Courier New" w:hAnsi="Courier New" w:cs="Courier New"/>
          <w:sz w:val="23"/>
          <w:szCs w:val="23"/>
          <w:highlight w:val="white"/>
        </w:rPr>
      </w:pPr>
    </w:p>
    <w:p w:rsidR="00141CD9" w:rsidRDefault="003C0DB1">
      <w:pPr>
        <w:pStyle w:val="normal0"/>
        <w:jc w:val="center"/>
        <w:rPr>
          <w:rFonts w:ascii="Courier New" w:eastAsia="Courier New" w:hAnsi="Courier New" w:cs="Courier New"/>
          <w:b/>
          <w:bCs/>
          <w:sz w:val="41"/>
          <w:szCs w:val="41"/>
          <w:highlight w:val="white"/>
          <w:u w:val="single"/>
        </w:rPr>
      </w:pPr>
      <w:r>
        <w:rPr>
          <w:rFonts w:ascii="Courier New" w:eastAsia="Courier New" w:hAnsi="Courier New" w:cs="Courier New"/>
          <w:b/>
          <w:bCs/>
          <w:sz w:val="41"/>
          <w:szCs w:val="41"/>
          <w:highlight w:val="white"/>
          <w:u w:val="single"/>
        </w:rPr>
        <w:t>Crud Nodejs with Mysqli</w:t>
      </w:r>
    </w:p>
    <w:p w:rsidR="00141CD9" w:rsidRDefault="00141CD9">
      <w:pPr>
        <w:pStyle w:val="normal0"/>
        <w:rPr>
          <w:rFonts w:ascii="Courier New" w:eastAsia="Courier New" w:hAnsi="Courier New" w:cs="Courier New"/>
          <w:sz w:val="23"/>
          <w:szCs w:val="23"/>
          <w:highlight w:val="white"/>
        </w:rPr>
      </w:pPr>
    </w:p>
    <w:p w:rsidR="00141CD9" w:rsidRDefault="003C0DB1">
      <w:pPr>
        <w:pStyle w:val="normal0"/>
        <w:numPr>
          <w:ilvl w:val="0"/>
          <w:numId w:val="25"/>
        </w:numPr>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conn.js</w:t>
      </w:r>
    </w:p>
    <w:p w:rsidR="00141CD9" w:rsidRDefault="00141CD9">
      <w:pPr>
        <w:pStyle w:val="normal0"/>
        <w:rPr>
          <w:rFonts w:ascii="Courier New" w:eastAsia="Courier New" w:hAnsi="Courier New" w:cs="Courier New"/>
          <w:sz w:val="23"/>
          <w:szCs w:val="23"/>
          <w:highlight w:val="white"/>
        </w:rPr>
      </w:pP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const mysql = require("mysql");</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const con= mysql.createConnection({</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host:'localhost',</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user:'root',</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password:"",</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database:"test"</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w:t>
      </w:r>
    </w:p>
    <w:p w:rsidR="00141CD9" w:rsidRDefault="00141CD9">
      <w:pPr>
        <w:pStyle w:val="normal0"/>
        <w:rPr>
          <w:rFonts w:ascii="Courier New" w:eastAsia="Courier New" w:hAnsi="Courier New" w:cs="Courier New"/>
          <w:sz w:val="23"/>
          <w:szCs w:val="23"/>
          <w:highlight w:val="white"/>
        </w:rPr>
      </w:pP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con.connect((err)=&gt;{</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if(err)</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console.warn("error in connection")</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w:t>
      </w:r>
    </w:p>
    <w:p w:rsidR="00141CD9" w:rsidRDefault="00141CD9">
      <w:pPr>
        <w:pStyle w:val="normal0"/>
        <w:rPr>
          <w:rFonts w:ascii="Courier New" w:eastAsia="Courier New" w:hAnsi="Courier New" w:cs="Courier New"/>
          <w:sz w:val="23"/>
          <w:szCs w:val="23"/>
          <w:highlight w:val="white"/>
        </w:rPr>
      </w:pP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module.exports =con;</w:t>
      </w:r>
    </w:p>
    <w:p w:rsidR="00141CD9" w:rsidRDefault="00141CD9">
      <w:pPr>
        <w:pStyle w:val="normal0"/>
        <w:rPr>
          <w:rFonts w:ascii="Courier New" w:eastAsia="Courier New" w:hAnsi="Courier New" w:cs="Courier New"/>
          <w:sz w:val="23"/>
          <w:szCs w:val="23"/>
          <w:highlight w:val="white"/>
        </w:rPr>
      </w:pPr>
    </w:p>
    <w:p w:rsidR="00141CD9" w:rsidRDefault="00141CD9">
      <w:pPr>
        <w:pStyle w:val="normal0"/>
        <w:rPr>
          <w:rFonts w:ascii="Courier New" w:eastAsia="Courier New" w:hAnsi="Courier New" w:cs="Courier New"/>
          <w:sz w:val="23"/>
          <w:szCs w:val="23"/>
          <w:highlight w:val="white"/>
        </w:rPr>
      </w:pPr>
    </w:p>
    <w:p w:rsidR="00141CD9" w:rsidRDefault="003C0DB1">
      <w:pPr>
        <w:pStyle w:val="normal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2)Index.js</w:t>
      </w:r>
    </w:p>
    <w:p w:rsidR="00141CD9" w:rsidRDefault="00141CD9">
      <w:pPr>
        <w:pStyle w:val="normal0"/>
        <w:rPr>
          <w:rFonts w:ascii="Courier New" w:eastAsia="Courier New" w:hAnsi="Courier New" w:cs="Courier New"/>
          <w:b/>
          <w:bCs/>
          <w:sz w:val="23"/>
          <w:szCs w:val="23"/>
          <w:highlight w:val="white"/>
        </w:rPr>
      </w:pP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const express = require("express");</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const con = require("./config");</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const app = express();</w:t>
      </w:r>
    </w:p>
    <w:p w:rsidR="00141CD9" w:rsidRDefault="00141CD9">
      <w:pPr>
        <w:pStyle w:val="normal0"/>
        <w:rPr>
          <w:rFonts w:ascii="Courier New" w:eastAsia="Courier New" w:hAnsi="Courier New" w:cs="Courier New"/>
          <w:sz w:val="23"/>
          <w:szCs w:val="23"/>
          <w:highlight w:val="white"/>
        </w:rPr>
      </w:pP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app.use(express.json());</w:t>
      </w:r>
    </w:p>
    <w:p w:rsidR="00141CD9" w:rsidRDefault="00141CD9">
      <w:pPr>
        <w:pStyle w:val="normal0"/>
        <w:rPr>
          <w:rFonts w:ascii="Courier New" w:eastAsia="Courier New" w:hAnsi="Courier New" w:cs="Courier New"/>
          <w:sz w:val="23"/>
          <w:szCs w:val="23"/>
          <w:highlight w:val="white"/>
        </w:rPr>
      </w:pPr>
    </w:p>
    <w:p w:rsidR="00141CD9" w:rsidRDefault="003C0DB1">
      <w:pPr>
        <w:pStyle w:val="normal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 Get Data from mysqli</w:t>
      </w:r>
    </w:p>
    <w:p w:rsidR="00141CD9" w:rsidRDefault="00141CD9">
      <w:pPr>
        <w:pStyle w:val="normal0"/>
        <w:rPr>
          <w:rFonts w:ascii="Courier New" w:eastAsia="Courier New" w:hAnsi="Courier New" w:cs="Courier New"/>
          <w:b/>
          <w:bCs/>
          <w:sz w:val="23"/>
          <w:szCs w:val="23"/>
          <w:highlight w:val="white"/>
        </w:rPr>
      </w:pP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app.get("/", (req, resp) =&gt; {</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con.query("select * from users", (err, result) =&gt; {</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lastRenderedPageBreak/>
        <w:t xml:space="preserve">    if (err) { resp.send("error in api") }</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else { resp.send(result) }</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w:t>
      </w:r>
    </w:p>
    <w:p w:rsidR="00141CD9" w:rsidRDefault="00141CD9">
      <w:pPr>
        <w:pStyle w:val="normal0"/>
        <w:rPr>
          <w:rFonts w:ascii="Courier New" w:eastAsia="Courier New" w:hAnsi="Courier New" w:cs="Courier New"/>
          <w:b/>
          <w:bCs/>
          <w:sz w:val="23"/>
          <w:szCs w:val="23"/>
          <w:highlight w:val="white"/>
        </w:rPr>
      </w:pPr>
    </w:p>
    <w:p w:rsidR="00141CD9" w:rsidRDefault="003C0DB1">
      <w:pPr>
        <w:pStyle w:val="normal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 Insert Data in mysqli</w:t>
      </w:r>
    </w:p>
    <w:p w:rsidR="00141CD9" w:rsidRDefault="00141CD9">
      <w:pPr>
        <w:pStyle w:val="normal0"/>
        <w:rPr>
          <w:rFonts w:ascii="Courier New" w:eastAsia="Courier New" w:hAnsi="Courier New" w:cs="Courier New"/>
          <w:sz w:val="23"/>
          <w:szCs w:val="23"/>
          <w:highlight w:val="white"/>
        </w:rPr>
      </w:pP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app.post("/", (req, resp) =&gt; {</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const data = req.body;</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con.query("INSERT INTO users SET?", data, (error, results, fields) =&gt; {</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if (error) throw error;</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resp.send(results)</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w:t>
      </w:r>
    </w:p>
    <w:p w:rsidR="00141CD9" w:rsidRDefault="00141CD9">
      <w:pPr>
        <w:pStyle w:val="normal0"/>
        <w:rPr>
          <w:rFonts w:ascii="Courier New" w:eastAsia="Courier New" w:hAnsi="Courier New" w:cs="Courier New"/>
          <w:b/>
          <w:bCs/>
          <w:sz w:val="23"/>
          <w:szCs w:val="23"/>
          <w:highlight w:val="white"/>
        </w:rPr>
      </w:pPr>
    </w:p>
    <w:p w:rsidR="00141CD9" w:rsidRDefault="003C0DB1">
      <w:pPr>
        <w:pStyle w:val="normal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 Update Data in mysqli</w:t>
      </w:r>
    </w:p>
    <w:p w:rsidR="00141CD9" w:rsidRDefault="00141CD9">
      <w:pPr>
        <w:pStyle w:val="normal0"/>
        <w:rPr>
          <w:rFonts w:ascii="Courier New" w:eastAsia="Courier New" w:hAnsi="Courier New" w:cs="Courier New"/>
          <w:b/>
          <w:bCs/>
          <w:sz w:val="23"/>
          <w:szCs w:val="23"/>
          <w:highlight w:val="white"/>
        </w:rPr>
      </w:pP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app.put("/:id",(req,resp)=&gt;{</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const data= [req.body.name,req.body.password,req.body.user_type,req.params.id];</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con.query("UPDATE users SET name = ?, password = ?, user_type = ? WHERE id = ?",</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data,(error,results,fields)=&gt;{</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if(error) throw error;</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resp.send(results)</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 xml:space="preserve"> </w:t>
      </w: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w:t>
      </w:r>
    </w:p>
    <w:p w:rsidR="00141CD9" w:rsidRDefault="00141CD9">
      <w:pPr>
        <w:pStyle w:val="normal0"/>
        <w:rPr>
          <w:rFonts w:ascii="Courier New" w:eastAsia="Courier New" w:hAnsi="Courier New" w:cs="Courier New"/>
          <w:sz w:val="23"/>
          <w:szCs w:val="23"/>
          <w:highlight w:val="white"/>
        </w:rPr>
      </w:pPr>
    </w:p>
    <w:p w:rsidR="00141CD9" w:rsidRDefault="003C0DB1">
      <w:pPr>
        <w:pStyle w:val="normal0"/>
        <w:rPr>
          <w:rFonts w:ascii="Courier New" w:eastAsia="Courier New" w:hAnsi="Courier New" w:cs="Courier New"/>
          <w:sz w:val="23"/>
          <w:szCs w:val="23"/>
          <w:highlight w:val="white"/>
        </w:rPr>
      </w:pPr>
      <w:r>
        <w:rPr>
          <w:rFonts w:ascii="Courier New" w:eastAsia="Courier New" w:hAnsi="Courier New" w:cs="Courier New"/>
          <w:sz w:val="23"/>
          <w:szCs w:val="23"/>
          <w:highlight w:val="white"/>
        </w:rPr>
        <w:t>app.listen("5000")</w:t>
      </w:r>
    </w:p>
    <w:p w:rsidR="00141CD9" w:rsidRDefault="00141CD9">
      <w:pPr>
        <w:pStyle w:val="normal0"/>
        <w:rPr>
          <w:rFonts w:ascii="Courier New" w:eastAsia="Courier New" w:hAnsi="Courier New" w:cs="Courier New"/>
          <w:sz w:val="23"/>
          <w:szCs w:val="23"/>
          <w:highlight w:val="white"/>
        </w:rPr>
      </w:pPr>
    </w:p>
    <w:p w:rsidR="00141CD9" w:rsidRDefault="00141CD9">
      <w:pPr>
        <w:pStyle w:val="normal0"/>
        <w:rPr>
          <w:rFonts w:ascii="Courier New" w:eastAsia="Courier New" w:hAnsi="Courier New" w:cs="Courier New"/>
          <w:b/>
          <w:bCs/>
          <w:sz w:val="23"/>
          <w:szCs w:val="23"/>
          <w:highlight w:val="white"/>
        </w:rPr>
      </w:pPr>
    </w:p>
    <w:p w:rsidR="00141CD9" w:rsidRDefault="00141CD9">
      <w:pPr>
        <w:pStyle w:val="normal0"/>
        <w:rPr>
          <w:rFonts w:ascii="Courier New" w:eastAsia="Courier New" w:hAnsi="Courier New" w:cs="Courier New"/>
          <w:b/>
          <w:bCs/>
          <w:sz w:val="23"/>
          <w:szCs w:val="23"/>
          <w:highlight w:val="white"/>
        </w:rPr>
      </w:pPr>
    </w:p>
    <w:p w:rsidR="00141CD9" w:rsidRDefault="00141CD9">
      <w:pPr>
        <w:pStyle w:val="normal0"/>
        <w:rPr>
          <w:rFonts w:ascii="Courier New" w:eastAsia="Courier New" w:hAnsi="Courier New" w:cs="Courier New"/>
          <w:b/>
          <w:bCs/>
          <w:sz w:val="23"/>
          <w:szCs w:val="23"/>
          <w:highlight w:val="white"/>
        </w:rPr>
      </w:pPr>
    </w:p>
    <w:p w:rsidR="00141CD9" w:rsidRDefault="00141CD9">
      <w:pPr>
        <w:pStyle w:val="normal0"/>
        <w:rPr>
          <w:rFonts w:ascii="Courier New" w:eastAsia="Courier New" w:hAnsi="Courier New" w:cs="Courier New"/>
          <w:b/>
          <w:bCs/>
          <w:sz w:val="23"/>
          <w:szCs w:val="23"/>
          <w:highlight w:val="white"/>
        </w:rPr>
      </w:pPr>
    </w:p>
    <w:p w:rsidR="00141CD9" w:rsidRDefault="00141CD9">
      <w:pPr>
        <w:pStyle w:val="normal0"/>
        <w:rPr>
          <w:rFonts w:ascii="Courier New" w:eastAsia="Courier New" w:hAnsi="Courier New" w:cs="Courier New"/>
          <w:b/>
          <w:bCs/>
          <w:sz w:val="23"/>
          <w:szCs w:val="23"/>
          <w:highlight w:val="white"/>
        </w:rPr>
      </w:pPr>
    </w:p>
    <w:p w:rsidR="00141CD9" w:rsidRDefault="00141CD9">
      <w:pPr>
        <w:pStyle w:val="normal0"/>
        <w:rPr>
          <w:rFonts w:ascii="Courier New" w:eastAsia="Courier New" w:hAnsi="Courier New" w:cs="Courier New"/>
          <w:b/>
          <w:bCs/>
          <w:sz w:val="23"/>
          <w:szCs w:val="23"/>
          <w:highlight w:val="white"/>
        </w:rPr>
      </w:pPr>
    </w:p>
    <w:p w:rsidR="00141CD9" w:rsidRDefault="00141CD9">
      <w:pPr>
        <w:pStyle w:val="normal0"/>
        <w:rPr>
          <w:rFonts w:ascii="Courier New" w:eastAsia="Courier New" w:hAnsi="Courier New" w:cs="Courier New"/>
          <w:b/>
          <w:bCs/>
          <w:sz w:val="23"/>
          <w:szCs w:val="23"/>
          <w:highlight w:val="white"/>
        </w:rPr>
      </w:pPr>
    </w:p>
    <w:p w:rsidR="00141CD9" w:rsidRDefault="00141CD9">
      <w:pPr>
        <w:pStyle w:val="normal0"/>
        <w:jc w:val="center"/>
        <w:rPr>
          <w:rFonts w:ascii="Courier New" w:eastAsia="Courier New" w:hAnsi="Courier New" w:cs="Courier New"/>
          <w:b/>
          <w:bCs/>
          <w:sz w:val="37"/>
          <w:szCs w:val="37"/>
          <w:highlight w:val="white"/>
          <w:u w:val="single"/>
        </w:rPr>
      </w:pPr>
    </w:p>
    <w:p w:rsidR="00141CD9" w:rsidRDefault="00141CD9">
      <w:pPr>
        <w:pStyle w:val="normal0"/>
        <w:jc w:val="center"/>
        <w:rPr>
          <w:rFonts w:ascii="Courier New" w:eastAsia="Courier New" w:hAnsi="Courier New" w:cs="Courier New"/>
          <w:b/>
          <w:bCs/>
          <w:sz w:val="37"/>
          <w:szCs w:val="37"/>
          <w:highlight w:val="white"/>
          <w:u w:val="single"/>
        </w:rPr>
      </w:pPr>
    </w:p>
    <w:p w:rsidR="00141CD9" w:rsidRDefault="00141CD9">
      <w:pPr>
        <w:pStyle w:val="normal0"/>
        <w:jc w:val="center"/>
        <w:rPr>
          <w:rFonts w:ascii="Courier New" w:eastAsia="Courier New" w:hAnsi="Courier New" w:cs="Courier New"/>
          <w:b/>
          <w:bCs/>
          <w:sz w:val="37"/>
          <w:szCs w:val="37"/>
          <w:highlight w:val="white"/>
          <w:u w:val="single"/>
        </w:rPr>
      </w:pPr>
    </w:p>
    <w:p w:rsidR="00141CD9" w:rsidRDefault="00141CD9">
      <w:pPr>
        <w:pStyle w:val="normal0"/>
        <w:jc w:val="center"/>
        <w:rPr>
          <w:rFonts w:ascii="Courier New" w:eastAsia="Courier New" w:hAnsi="Courier New" w:cs="Courier New"/>
          <w:b/>
          <w:bCs/>
          <w:sz w:val="37"/>
          <w:szCs w:val="37"/>
          <w:highlight w:val="white"/>
          <w:u w:val="single"/>
        </w:rPr>
      </w:pPr>
    </w:p>
    <w:p w:rsidR="00141CD9" w:rsidRDefault="00141CD9">
      <w:pPr>
        <w:pStyle w:val="normal0"/>
        <w:jc w:val="center"/>
        <w:rPr>
          <w:rFonts w:ascii="Courier New" w:eastAsia="Courier New" w:hAnsi="Courier New" w:cs="Courier New"/>
          <w:b/>
          <w:bCs/>
          <w:sz w:val="37"/>
          <w:szCs w:val="37"/>
          <w:highlight w:val="white"/>
          <w:u w:val="single"/>
        </w:rPr>
      </w:pPr>
    </w:p>
    <w:p w:rsidR="00141CD9" w:rsidRDefault="003C0DB1">
      <w:pPr>
        <w:pStyle w:val="normal0"/>
        <w:jc w:val="center"/>
        <w:rPr>
          <w:rFonts w:ascii="Courier New" w:eastAsia="Courier New" w:hAnsi="Courier New" w:cs="Courier New"/>
          <w:b/>
          <w:bCs/>
          <w:sz w:val="37"/>
          <w:szCs w:val="37"/>
          <w:highlight w:val="white"/>
          <w:u w:val="single"/>
        </w:rPr>
      </w:pPr>
      <w:r>
        <w:rPr>
          <w:rFonts w:ascii="Courier New" w:eastAsia="Courier New" w:hAnsi="Courier New" w:cs="Courier New"/>
          <w:b/>
          <w:bCs/>
          <w:sz w:val="37"/>
          <w:szCs w:val="37"/>
          <w:highlight w:val="white"/>
          <w:u w:val="single"/>
        </w:rPr>
        <w:t>Project NodeJs with ReactJs</w:t>
      </w:r>
    </w:p>
    <w:p w:rsidR="00141CD9" w:rsidRDefault="00141CD9">
      <w:pPr>
        <w:pStyle w:val="normal0"/>
        <w:rPr>
          <w:rFonts w:ascii="Courier New" w:eastAsia="Courier New" w:hAnsi="Courier New" w:cs="Courier New"/>
          <w:b/>
          <w:bCs/>
          <w:sz w:val="23"/>
          <w:szCs w:val="23"/>
          <w:highlight w:val="white"/>
        </w:rPr>
      </w:pPr>
    </w:p>
    <w:p w:rsidR="00141CD9" w:rsidRDefault="003C0DB1">
      <w:pPr>
        <w:pStyle w:val="normal0"/>
        <w:rPr>
          <w:rFonts w:ascii="Courier New" w:eastAsia="Courier New" w:hAnsi="Courier New" w:cs="Courier New"/>
          <w:b/>
          <w:bCs/>
          <w:sz w:val="23"/>
          <w:szCs w:val="23"/>
          <w:highlight w:val="white"/>
        </w:rPr>
      </w:pPr>
      <w:r>
        <w:rPr>
          <w:rFonts w:ascii="Courier New" w:eastAsia="Courier New" w:hAnsi="Courier New" w:cs="Courier New"/>
          <w:b/>
          <w:bCs/>
          <w:noProof/>
          <w:sz w:val="23"/>
          <w:szCs w:val="23"/>
          <w:highlight w:val="white"/>
          <w:lang w:val="en-US"/>
        </w:rPr>
        <w:drawing>
          <wp:inline distT="114300" distB="114300" distL="114300" distR="114300">
            <wp:extent cx="5943600" cy="3187700"/>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5"/>
                    <a:srcRect/>
                    <a:stretch>
                      <a:fillRect/>
                    </a:stretch>
                  </pic:blipFill>
                  <pic:spPr>
                    <a:xfrm>
                      <a:off x="0" y="0"/>
                      <a:ext cx="5943600" cy="3187700"/>
                    </a:xfrm>
                    <a:prstGeom prst="rect">
                      <a:avLst/>
                    </a:prstGeom>
                    <a:ln/>
                  </pic:spPr>
                </pic:pic>
              </a:graphicData>
            </a:graphic>
          </wp:inline>
        </w:drawing>
      </w:r>
    </w:p>
    <w:p w:rsidR="00141CD9" w:rsidRDefault="00141CD9">
      <w:pPr>
        <w:pStyle w:val="normal0"/>
        <w:rPr>
          <w:rFonts w:ascii="Courier New" w:eastAsia="Courier New" w:hAnsi="Courier New" w:cs="Courier New"/>
          <w:b/>
          <w:bCs/>
          <w:sz w:val="23"/>
          <w:szCs w:val="23"/>
          <w:highlight w:val="white"/>
        </w:rPr>
      </w:pPr>
    </w:p>
    <w:p w:rsidR="00141CD9" w:rsidRDefault="00141CD9">
      <w:pPr>
        <w:pStyle w:val="normal0"/>
        <w:rPr>
          <w:rFonts w:ascii="Courier New" w:eastAsia="Courier New" w:hAnsi="Courier New" w:cs="Courier New"/>
          <w:b/>
          <w:bCs/>
          <w:sz w:val="23"/>
          <w:szCs w:val="23"/>
          <w:highlight w:val="white"/>
        </w:rPr>
      </w:pPr>
    </w:p>
    <w:p w:rsidR="00141CD9" w:rsidRDefault="003C0DB1">
      <w:pPr>
        <w:pStyle w:val="normal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Step 1 ) NodeJs setup</w:t>
      </w:r>
    </w:p>
    <w:p w:rsidR="00141CD9" w:rsidRDefault="00141CD9">
      <w:pPr>
        <w:pStyle w:val="normal0"/>
        <w:rPr>
          <w:rFonts w:ascii="Courier New" w:eastAsia="Courier New" w:hAnsi="Courier New" w:cs="Courier New"/>
          <w:b/>
          <w:bCs/>
          <w:sz w:val="23"/>
          <w:szCs w:val="23"/>
          <w:highlight w:val="white"/>
        </w:rPr>
      </w:pPr>
    </w:p>
    <w:p w:rsidR="00141CD9" w:rsidRDefault="003C0DB1">
      <w:pPr>
        <w:pStyle w:val="normal0"/>
        <w:rPr>
          <w:rFonts w:ascii="Courier New" w:eastAsia="Courier New" w:hAnsi="Courier New" w:cs="Courier New"/>
          <w:b/>
          <w:bCs/>
          <w:sz w:val="23"/>
          <w:szCs w:val="23"/>
          <w:highlight w:val="white"/>
        </w:rPr>
      </w:pPr>
      <w:r>
        <w:rPr>
          <w:rFonts w:ascii="Courier New" w:eastAsia="Courier New" w:hAnsi="Courier New" w:cs="Courier New"/>
          <w:b/>
          <w:bCs/>
          <w:noProof/>
          <w:sz w:val="23"/>
          <w:szCs w:val="23"/>
          <w:highlight w:val="white"/>
          <w:lang w:val="en-US"/>
        </w:rPr>
        <w:drawing>
          <wp:inline distT="114300" distB="114300" distL="114300" distR="114300">
            <wp:extent cx="5943600" cy="2641600"/>
            <wp:effectExtent l="0" t="0" r="0" b="0"/>
            <wp:docPr id="1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6"/>
                    <a:srcRect/>
                    <a:stretch>
                      <a:fillRect/>
                    </a:stretch>
                  </pic:blipFill>
                  <pic:spPr>
                    <a:xfrm>
                      <a:off x="0" y="0"/>
                      <a:ext cx="5943600" cy="2641600"/>
                    </a:xfrm>
                    <a:prstGeom prst="rect">
                      <a:avLst/>
                    </a:prstGeom>
                    <a:ln/>
                  </pic:spPr>
                </pic:pic>
              </a:graphicData>
            </a:graphic>
          </wp:inline>
        </w:drawing>
      </w:r>
    </w:p>
    <w:p w:rsidR="00141CD9" w:rsidRDefault="00141CD9">
      <w:pPr>
        <w:pStyle w:val="normal0"/>
        <w:rPr>
          <w:rFonts w:ascii="Courier New" w:eastAsia="Courier New" w:hAnsi="Courier New" w:cs="Courier New"/>
          <w:b/>
          <w:bCs/>
          <w:sz w:val="23"/>
          <w:szCs w:val="23"/>
          <w:highlight w:val="white"/>
        </w:rPr>
      </w:pPr>
    </w:p>
    <w:p w:rsidR="00141CD9" w:rsidRDefault="00141CD9">
      <w:pPr>
        <w:pStyle w:val="normal0"/>
        <w:rPr>
          <w:rFonts w:ascii="Courier New" w:eastAsia="Courier New" w:hAnsi="Courier New" w:cs="Courier New"/>
          <w:b/>
          <w:bCs/>
          <w:sz w:val="23"/>
          <w:szCs w:val="23"/>
          <w:highlight w:val="white"/>
        </w:rPr>
      </w:pPr>
    </w:p>
    <w:p w:rsidR="00141CD9" w:rsidRDefault="00141CD9">
      <w:pPr>
        <w:pStyle w:val="normal0"/>
        <w:rPr>
          <w:rFonts w:ascii="Courier New" w:eastAsia="Courier New" w:hAnsi="Courier New" w:cs="Courier New"/>
          <w:b/>
          <w:bCs/>
          <w:sz w:val="23"/>
          <w:szCs w:val="23"/>
          <w:highlight w:val="white"/>
        </w:rPr>
      </w:pPr>
    </w:p>
    <w:p w:rsidR="00141CD9" w:rsidRDefault="00141CD9">
      <w:pPr>
        <w:pStyle w:val="normal0"/>
        <w:rPr>
          <w:rFonts w:ascii="Courier New" w:eastAsia="Courier New" w:hAnsi="Courier New" w:cs="Courier New"/>
          <w:b/>
          <w:bCs/>
          <w:sz w:val="23"/>
          <w:szCs w:val="23"/>
          <w:highlight w:val="white"/>
        </w:rPr>
      </w:pPr>
    </w:p>
    <w:p w:rsidR="00141CD9" w:rsidRDefault="003C0DB1">
      <w:pPr>
        <w:pStyle w:val="normal0"/>
        <w:numPr>
          <w:ilvl w:val="0"/>
          <w:numId w:val="35"/>
        </w:numPr>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Download &amp; Install Nodejs</w:t>
      </w:r>
    </w:p>
    <w:p w:rsidR="00141CD9" w:rsidRDefault="00141CD9">
      <w:pPr>
        <w:pStyle w:val="normal0"/>
        <w:ind w:left="720"/>
        <w:rPr>
          <w:rFonts w:ascii="Courier New" w:eastAsia="Courier New" w:hAnsi="Courier New" w:cs="Courier New"/>
          <w:b/>
          <w:bCs/>
          <w:sz w:val="23"/>
          <w:szCs w:val="23"/>
          <w:highlight w:val="white"/>
        </w:rPr>
      </w:pPr>
      <w:hyperlink r:id="rId87">
        <w:r w:rsidR="003C0DB1">
          <w:rPr>
            <w:rFonts w:ascii="Courier New" w:eastAsia="Courier New" w:hAnsi="Courier New" w:cs="Courier New"/>
            <w:b/>
            <w:bCs/>
            <w:color w:val="1155CC"/>
            <w:sz w:val="23"/>
            <w:szCs w:val="23"/>
            <w:highlight w:val="white"/>
            <w:u w:val="single"/>
          </w:rPr>
          <w:t>https://nodejs.org/en/download/package-manager</w:t>
        </w:r>
      </w:hyperlink>
    </w:p>
    <w:p w:rsidR="00141CD9" w:rsidRDefault="00141CD9">
      <w:pPr>
        <w:pStyle w:val="normal0"/>
        <w:ind w:left="720"/>
        <w:rPr>
          <w:rFonts w:ascii="Courier New" w:eastAsia="Courier New" w:hAnsi="Courier New" w:cs="Courier New"/>
          <w:b/>
          <w:bCs/>
          <w:sz w:val="23"/>
          <w:szCs w:val="23"/>
          <w:highlight w:val="white"/>
        </w:rPr>
      </w:pPr>
    </w:p>
    <w:p w:rsidR="00141CD9" w:rsidRDefault="00141CD9">
      <w:pPr>
        <w:pStyle w:val="normal0"/>
        <w:ind w:left="720"/>
        <w:rPr>
          <w:rFonts w:ascii="Courier New" w:eastAsia="Courier New" w:hAnsi="Courier New" w:cs="Courier New"/>
          <w:b/>
          <w:bCs/>
          <w:sz w:val="23"/>
          <w:szCs w:val="23"/>
          <w:highlight w:val="white"/>
        </w:rPr>
      </w:pPr>
    </w:p>
    <w:p w:rsidR="00141CD9" w:rsidRDefault="003C0DB1">
      <w:pPr>
        <w:pStyle w:val="normal0"/>
        <w:numPr>
          <w:ilvl w:val="0"/>
          <w:numId w:val="35"/>
        </w:numPr>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Nodejs Project setup</w:t>
      </w:r>
    </w:p>
    <w:p w:rsidR="00141CD9" w:rsidRDefault="00141CD9">
      <w:pPr>
        <w:pStyle w:val="normal0"/>
        <w:ind w:left="720"/>
        <w:rPr>
          <w:rFonts w:ascii="Courier New" w:eastAsia="Courier New" w:hAnsi="Courier New" w:cs="Courier New"/>
          <w:b/>
          <w:bCs/>
          <w:sz w:val="23"/>
          <w:szCs w:val="23"/>
          <w:highlight w:val="white"/>
        </w:rPr>
      </w:pPr>
    </w:p>
    <w:p w:rsidR="00141CD9" w:rsidRDefault="003C0DB1">
      <w:pPr>
        <w:pStyle w:val="normal0"/>
        <w:numPr>
          <w:ilvl w:val="0"/>
          <w:numId w:val="31"/>
        </w:numPr>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Npm init</w:t>
      </w:r>
    </w:p>
    <w:p w:rsidR="00141CD9" w:rsidRDefault="003C0DB1">
      <w:pPr>
        <w:pStyle w:val="normal0"/>
        <w:numPr>
          <w:ilvl w:val="0"/>
          <w:numId w:val="31"/>
        </w:numPr>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Npm i express mongodb nodemon mongoose</w:t>
      </w:r>
    </w:p>
    <w:p w:rsidR="00141CD9" w:rsidRDefault="00141CD9">
      <w:pPr>
        <w:pStyle w:val="normal0"/>
        <w:ind w:left="720"/>
        <w:rPr>
          <w:rFonts w:ascii="Courier New" w:eastAsia="Courier New" w:hAnsi="Courier New" w:cs="Courier New"/>
          <w:b/>
          <w:bCs/>
          <w:sz w:val="23"/>
          <w:szCs w:val="23"/>
          <w:highlight w:val="white"/>
        </w:rPr>
      </w:pPr>
    </w:p>
    <w:p w:rsidR="00141CD9" w:rsidRDefault="00141CD9">
      <w:pPr>
        <w:pStyle w:val="normal0"/>
        <w:ind w:left="720"/>
        <w:rPr>
          <w:rFonts w:ascii="Courier New" w:eastAsia="Courier New" w:hAnsi="Courier New" w:cs="Courier New"/>
          <w:b/>
          <w:bCs/>
          <w:sz w:val="23"/>
          <w:szCs w:val="23"/>
          <w:highlight w:val="white"/>
        </w:rPr>
      </w:pP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1)db/config.js</w:t>
      </w:r>
    </w:p>
    <w:p w:rsidR="00141CD9" w:rsidRDefault="00141CD9">
      <w:pPr>
        <w:pStyle w:val="normal0"/>
        <w:ind w:left="720"/>
        <w:rPr>
          <w:rFonts w:ascii="Courier New" w:eastAsia="Courier New" w:hAnsi="Courier New" w:cs="Courier New"/>
          <w:b/>
          <w:bCs/>
          <w:sz w:val="23"/>
          <w:szCs w:val="23"/>
          <w:highlight w:val="white"/>
        </w:rPr>
      </w:pP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var mongoose = require('mongoose');</w:t>
      </w: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mongoose.connect('mongodb://localhost:27017/node9th');</w:t>
      </w:r>
    </w:p>
    <w:p w:rsidR="00141CD9" w:rsidRDefault="00141CD9">
      <w:pPr>
        <w:pStyle w:val="normal0"/>
        <w:rPr>
          <w:rFonts w:ascii="Courier New" w:eastAsia="Courier New" w:hAnsi="Courier New" w:cs="Courier New"/>
          <w:b/>
          <w:bCs/>
          <w:sz w:val="23"/>
          <w:szCs w:val="23"/>
          <w:highlight w:val="white"/>
        </w:rPr>
      </w:pP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 Schema means table column validation</w:t>
      </w: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const userSchema= mongoose.Schema({</w:t>
      </w: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 xml:space="preserve">    id:Number,</w:t>
      </w: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 xml:space="preserve">    name:String,</w:t>
      </w: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 xml:space="preserve">    email:String,</w:t>
      </w: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 xml:space="preserve">    password:String</w:t>
      </w: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w:t>
      </w:r>
    </w:p>
    <w:p w:rsidR="00141CD9" w:rsidRDefault="00141CD9">
      <w:pPr>
        <w:pStyle w:val="normal0"/>
        <w:ind w:left="720"/>
        <w:rPr>
          <w:rFonts w:ascii="Courier New" w:eastAsia="Courier New" w:hAnsi="Courier New" w:cs="Courier New"/>
          <w:b/>
          <w:bCs/>
          <w:sz w:val="23"/>
          <w:szCs w:val="23"/>
          <w:highlight w:val="white"/>
        </w:rPr>
      </w:pP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 xml:space="preserve">// create model/table apply validation on table column </w:t>
      </w: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const userModel=mongoose.model("user",userSchema);</w:t>
      </w:r>
    </w:p>
    <w:p w:rsidR="00141CD9" w:rsidRDefault="00141CD9">
      <w:pPr>
        <w:pStyle w:val="normal0"/>
        <w:ind w:left="720"/>
        <w:rPr>
          <w:rFonts w:ascii="Courier New" w:eastAsia="Courier New" w:hAnsi="Courier New" w:cs="Courier New"/>
          <w:b/>
          <w:bCs/>
          <w:sz w:val="23"/>
          <w:szCs w:val="23"/>
          <w:highlight w:val="white"/>
        </w:rPr>
      </w:pPr>
    </w:p>
    <w:p w:rsidR="00141CD9" w:rsidRDefault="00141CD9">
      <w:pPr>
        <w:pStyle w:val="normal0"/>
        <w:ind w:left="720"/>
        <w:rPr>
          <w:rFonts w:ascii="Courier New" w:eastAsia="Courier New" w:hAnsi="Courier New" w:cs="Courier New"/>
          <w:b/>
          <w:bCs/>
          <w:sz w:val="23"/>
          <w:szCs w:val="23"/>
          <w:highlight w:val="white"/>
        </w:rPr>
      </w:pP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2) index.js</w:t>
      </w:r>
    </w:p>
    <w:p w:rsidR="00141CD9" w:rsidRDefault="00141CD9">
      <w:pPr>
        <w:pStyle w:val="normal0"/>
        <w:ind w:left="720"/>
        <w:rPr>
          <w:rFonts w:ascii="Courier New" w:eastAsia="Courier New" w:hAnsi="Courier New" w:cs="Courier New"/>
          <w:b/>
          <w:bCs/>
          <w:sz w:val="23"/>
          <w:szCs w:val="23"/>
          <w:highlight w:val="white"/>
        </w:rPr>
      </w:pPr>
    </w:p>
    <w:p w:rsidR="00141CD9" w:rsidRDefault="00141CD9">
      <w:pPr>
        <w:pStyle w:val="normal0"/>
        <w:ind w:left="720"/>
        <w:rPr>
          <w:rFonts w:ascii="Courier New" w:eastAsia="Courier New" w:hAnsi="Courier New" w:cs="Courier New"/>
          <w:b/>
          <w:bCs/>
          <w:sz w:val="23"/>
          <w:szCs w:val="23"/>
          <w:highlight w:val="white"/>
        </w:rPr>
      </w:pP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 xml:space="preserve">require(‘./db/config’); </w:t>
      </w:r>
    </w:p>
    <w:p w:rsidR="00141CD9" w:rsidRDefault="00141CD9">
      <w:pPr>
        <w:pStyle w:val="normal0"/>
        <w:ind w:left="720"/>
        <w:rPr>
          <w:rFonts w:ascii="Courier New" w:eastAsia="Courier New" w:hAnsi="Courier New" w:cs="Courier New"/>
          <w:b/>
          <w:bCs/>
          <w:sz w:val="23"/>
          <w:szCs w:val="23"/>
          <w:highlight w:val="white"/>
        </w:rPr>
      </w:pP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const express=require('express');</w:t>
      </w: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const app=express();</w:t>
      </w:r>
    </w:p>
    <w:p w:rsidR="00141CD9" w:rsidRDefault="00141CD9">
      <w:pPr>
        <w:pStyle w:val="normal0"/>
        <w:ind w:left="720"/>
        <w:rPr>
          <w:rFonts w:ascii="Courier New" w:eastAsia="Courier New" w:hAnsi="Courier New" w:cs="Courier New"/>
          <w:b/>
          <w:bCs/>
          <w:sz w:val="23"/>
          <w:szCs w:val="23"/>
          <w:highlight w:val="white"/>
        </w:rPr>
      </w:pP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Const cors=require(‘cors’);</w:t>
      </w:r>
    </w:p>
    <w:p w:rsidR="00141CD9" w:rsidRDefault="00141CD9">
      <w:pPr>
        <w:pStyle w:val="normal0"/>
        <w:ind w:left="720"/>
        <w:rPr>
          <w:rFonts w:ascii="Courier New" w:eastAsia="Courier New" w:hAnsi="Courier New" w:cs="Courier New"/>
          <w:b/>
          <w:bCs/>
          <w:sz w:val="23"/>
          <w:szCs w:val="23"/>
          <w:highlight w:val="white"/>
        </w:rPr>
      </w:pP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app.use(express.json());</w:t>
      </w: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app.use(cors());</w:t>
      </w:r>
    </w:p>
    <w:p w:rsidR="00141CD9" w:rsidRDefault="00141CD9">
      <w:pPr>
        <w:pStyle w:val="normal0"/>
        <w:ind w:left="720"/>
        <w:rPr>
          <w:rFonts w:ascii="Courier New" w:eastAsia="Courier New" w:hAnsi="Courier New" w:cs="Courier New"/>
          <w:b/>
          <w:bCs/>
          <w:sz w:val="23"/>
          <w:szCs w:val="23"/>
          <w:highlight w:val="white"/>
        </w:rPr>
      </w:pPr>
    </w:p>
    <w:p w:rsidR="00141CD9" w:rsidRDefault="00141CD9">
      <w:pPr>
        <w:pStyle w:val="normal0"/>
        <w:ind w:left="720"/>
        <w:rPr>
          <w:rFonts w:ascii="Courier New" w:eastAsia="Courier New" w:hAnsi="Courier New" w:cs="Courier New"/>
          <w:b/>
          <w:bCs/>
          <w:sz w:val="23"/>
          <w:szCs w:val="23"/>
          <w:highlight w:val="white"/>
        </w:rPr>
      </w:pPr>
    </w:p>
    <w:p w:rsidR="00141CD9" w:rsidRDefault="00141CD9">
      <w:pPr>
        <w:pStyle w:val="normal0"/>
        <w:ind w:left="720"/>
        <w:rPr>
          <w:rFonts w:ascii="Courier New" w:eastAsia="Courier New" w:hAnsi="Courier New" w:cs="Courier New"/>
          <w:b/>
          <w:bCs/>
          <w:sz w:val="23"/>
          <w:szCs w:val="23"/>
          <w:highlight w:val="white"/>
        </w:rPr>
      </w:pPr>
    </w:p>
    <w:p w:rsidR="00141CD9" w:rsidRDefault="00141CD9">
      <w:pPr>
        <w:pStyle w:val="normal0"/>
        <w:ind w:left="720"/>
        <w:rPr>
          <w:rFonts w:ascii="Courier New" w:eastAsia="Courier New" w:hAnsi="Courier New" w:cs="Courier New"/>
          <w:b/>
          <w:bCs/>
          <w:sz w:val="23"/>
          <w:szCs w:val="23"/>
          <w:highlight w:val="white"/>
        </w:rPr>
      </w:pP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 insert data by schema</w:t>
      </w: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app.post("/insert", async (req, resp) =&gt; {</w:t>
      </w: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 xml:space="preserve">    let data = new userModel(req.body)</w:t>
      </w: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 xml:space="preserve">    const result=await data.save();</w:t>
      </w: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 xml:space="preserve">    resp.send(result);</w:t>
      </w: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w:t>
      </w:r>
    </w:p>
    <w:p w:rsidR="00141CD9" w:rsidRDefault="00141CD9">
      <w:pPr>
        <w:pStyle w:val="normal0"/>
        <w:ind w:left="720"/>
        <w:rPr>
          <w:rFonts w:ascii="Courier New" w:eastAsia="Courier New" w:hAnsi="Courier New" w:cs="Courier New"/>
          <w:b/>
          <w:bCs/>
          <w:sz w:val="23"/>
          <w:szCs w:val="23"/>
          <w:highlight w:val="white"/>
        </w:rPr>
      </w:pP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 get all data</w:t>
      </w: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app.get("/get", async (req, resp) =&gt; {</w:t>
      </w: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 xml:space="preserve">    let data = await userModel.find();</w:t>
      </w: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 xml:space="preserve">    resp.send(data);</w:t>
      </w: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w:t>
      </w:r>
    </w:p>
    <w:p w:rsidR="00141CD9" w:rsidRDefault="00141CD9">
      <w:pPr>
        <w:pStyle w:val="normal0"/>
        <w:ind w:left="720"/>
        <w:rPr>
          <w:rFonts w:ascii="Courier New" w:eastAsia="Courier New" w:hAnsi="Courier New" w:cs="Courier New"/>
          <w:b/>
          <w:bCs/>
          <w:sz w:val="23"/>
          <w:szCs w:val="23"/>
          <w:highlight w:val="white"/>
        </w:rPr>
      </w:pP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 get Single data by column</w:t>
      </w:r>
    </w:p>
    <w:p w:rsidR="00141CD9" w:rsidRDefault="00141CD9">
      <w:pPr>
        <w:pStyle w:val="normal0"/>
        <w:ind w:left="720"/>
        <w:rPr>
          <w:rFonts w:ascii="Courier New" w:eastAsia="Courier New" w:hAnsi="Courier New" w:cs="Courier New"/>
          <w:b/>
          <w:bCs/>
          <w:sz w:val="23"/>
          <w:szCs w:val="23"/>
          <w:highlight w:val="white"/>
        </w:rPr>
      </w:pP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app.get("/single", async (req, resp) =&gt; {</w:t>
      </w: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 xml:space="preserve">    let data = await userModel.find({name:"raj nagar"});</w:t>
      </w: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 xml:space="preserve">    resp.send(data);</w:t>
      </w: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w:t>
      </w:r>
    </w:p>
    <w:p w:rsidR="00141CD9" w:rsidRDefault="00141CD9">
      <w:pPr>
        <w:pStyle w:val="normal0"/>
        <w:ind w:left="720"/>
        <w:rPr>
          <w:rFonts w:ascii="Courier New" w:eastAsia="Courier New" w:hAnsi="Courier New" w:cs="Courier New"/>
          <w:b/>
          <w:bCs/>
          <w:sz w:val="23"/>
          <w:szCs w:val="23"/>
          <w:highlight w:val="white"/>
        </w:rPr>
      </w:pPr>
    </w:p>
    <w:p w:rsidR="00141CD9" w:rsidRDefault="00141CD9">
      <w:pPr>
        <w:pStyle w:val="normal0"/>
        <w:ind w:left="720"/>
        <w:rPr>
          <w:rFonts w:ascii="Courier New" w:eastAsia="Courier New" w:hAnsi="Courier New" w:cs="Courier New"/>
          <w:b/>
          <w:bCs/>
          <w:sz w:val="23"/>
          <w:szCs w:val="23"/>
          <w:highlight w:val="white"/>
        </w:rPr>
      </w:pP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 xml:space="preserve">// search data by patern column </w:t>
      </w:r>
    </w:p>
    <w:p w:rsidR="00141CD9" w:rsidRDefault="00141CD9">
      <w:pPr>
        <w:pStyle w:val="normal0"/>
        <w:ind w:left="720"/>
        <w:rPr>
          <w:rFonts w:ascii="Courier New" w:eastAsia="Courier New" w:hAnsi="Courier New" w:cs="Courier New"/>
          <w:b/>
          <w:bCs/>
          <w:sz w:val="23"/>
          <w:szCs w:val="23"/>
          <w:highlight w:val="white"/>
        </w:rPr>
      </w:pP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app.get("/search/:key", async (req, resp) =&gt; {</w:t>
      </w: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 xml:space="preserve"> </w:t>
      </w: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ab/>
        <w:t>//console.log(req.params.key);</w:t>
      </w: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ab/>
        <w:t>let data = await userModel.find({</w:t>
      </w: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ab/>
      </w:r>
      <w:r>
        <w:rPr>
          <w:rFonts w:ascii="Courier New" w:eastAsia="Courier New" w:hAnsi="Courier New" w:cs="Courier New"/>
          <w:b/>
          <w:bCs/>
          <w:sz w:val="23"/>
          <w:szCs w:val="23"/>
          <w:highlight w:val="white"/>
        </w:rPr>
        <w:tab/>
        <w:t>"$or":[</w:t>
      </w: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 xml:space="preserve">                {name:{$regex:req.params.key}},</w:t>
      </w: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ab/>
      </w:r>
      <w:r>
        <w:rPr>
          <w:rFonts w:ascii="Courier New" w:eastAsia="Courier New" w:hAnsi="Courier New" w:cs="Courier New"/>
          <w:b/>
          <w:bCs/>
          <w:sz w:val="23"/>
          <w:szCs w:val="23"/>
          <w:highlight w:val="white"/>
        </w:rPr>
        <w:tab/>
      </w:r>
      <w:r>
        <w:rPr>
          <w:rFonts w:ascii="Courier New" w:eastAsia="Courier New" w:hAnsi="Courier New" w:cs="Courier New"/>
          <w:b/>
          <w:bCs/>
          <w:sz w:val="23"/>
          <w:szCs w:val="23"/>
          <w:highlight w:val="white"/>
        </w:rPr>
        <w:tab/>
      </w:r>
      <w:r>
        <w:rPr>
          <w:rFonts w:ascii="Courier New" w:eastAsia="Courier New" w:hAnsi="Courier New" w:cs="Courier New"/>
          <w:b/>
          <w:bCs/>
          <w:sz w:val="23"/>
          <w:szCs w:val="23"/>
          <w:highlight w:val="white"/>
        </w:rPr>
        <w:tab/>
        <w:t>{email:{$regex:req.params.key}}</w:t>
      </w: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 xml:space="preserve">              ]</w:t>
      </w: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ab/>
        <w:t>});</w:t>
      </w: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 xml:space="preserve">    resp.send(data);</w:t>
      </w: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w:t>
      </w:r>
    </w:p>
    <w:p w:rsidR="00141CD9" w:rsidRDefault="00141CD9">
      <w:pPr>
        <w:pStyle w:val="normal0"/>
        <w:ind w:left="720"/>
        <w:rPr>
          <w:rFonts w:ascii="Courier New" w:eastAsia="Courier New" w:hAnsi="Courier New" w:cs="Courier New"/>
          <w:b/>
          <w:bCs/>
          <w:sz w:val="23"/>
          <w:szCs w:val="23"/>
          <w:highlight w:val="white"/>
        </w:rPr>
      </w:pPr>
    </w:p>
    <w:p w:rsidR="00141CD9" w:rsidRDefault="00141CD9">
      <w:pPr>
        <w:pStyle w:val="normal0"/>
        <w:ind w:left="720"/>
        <w:rPr>
          <w:rFonts w:ascii="Courier New" w:eastAsia="Courier New" w:hAnsi="Courier New" w:cs="Courier New"/>
          <w:b/>
          <w:bCs/>
          <w:sz w:val="23"/>
          <w:szCs w:val="23"/>
          <w:highlight w:val="white"/>
        </w:rPr>
      </w:pPr>
    </w:p>
    <w:p w:rsidR="00141CD9" w:rsidRDefault="00141CD9">
      <w:pPr>
        <w:pStyle w:val="normal0"/>
        <w:ind w:left="720"/>
        <w:rPr>
          <w:rFonts w:ascii="Courier New" w:eastAsia="Courier New" w:hAnsi="Courier New" w:cs="Courier New"/>
          <w:b/>
          <w:bCs/>
          <w:sz w:val="23"/>
          <w:szCs w:val="23"/>
          <w:highlight w:val="white"/>
        </w:rPr>
      </w:pPr>
    </w:p>
    <w:p w:rsidR="00141CD9" w:rsidRDefault="00141CD9">
      <w:pPr>
        <w:pStyle w:val="normal0"/>
        <w:ind w:left="720"/>
        <w:rPr>
          <w:rFonts w:ascii="Courier New" w:eastAsia="Courier New" w:hAnsi="Courier New" w:cs="Courier New"/>
          <w:b/>
          <w:bCs/>
          <w:sz w:val="23"/>
          <w:szCs w:val="23"/>
          <w:highlight w:val="white"/>
        </w:rPr>
      </w:pPr>
    </w:p>
    <w:p w:rsidR="00141CD9" w:rsidRDefault="00141CD9">
      <w:pPr>
        <w:pStyle w:val="normal0"/>
        <w:ind w:left="720"/>
        <w:rPr>
          <w:rFonts w:ascii="Courier New" w:eastAsia="Courier New" w:hAnsi="Courier New" w:cs="Courier New"/>
          <w:b/>
          <w:bCs/>
          <w:sz w:val="23"/>
          <w:szCs w:val="23"/>
          <w:highlight w:val="white"/>
        </w:rPr>
      </w:pPr>
    </w:p>
    <w:p w:rsidR="00141CD9" w:rsidRDefault="00141CD9">
      <w:pPr>
        <w:pStyle w:val="normal0"/>
        <w:ind w:left="720"/>
        <w:rPr>
          <w:rFonts w:ascii="Courier New" w:eastAsia="Courier New" w:hAnsi="Courier New" w:cs="Courier New"/>
          <w:b/>
          <w:bCs/>
          <w:sz w:val="23"/>
          <w:szCs w:val="23"/>
          <w:highlight w:val="white"/>
        </w:rPr>
      </w:pPr>
    </w:p>
    <w:p w:rsidR="00141CD9" w:rsidRDefault="00141CD9">
      <w:pPr>
        <w:pStyle w:val="normal0"/>
        <w:ind w:left="720"/>
        <w:rPr>
          <w:rFonts w:ascii="Courier New" w:eastAsia="Courier New" w:hAnsi="Courier New" w:cs="Courier New"/>
          <w:b/>
          <w:bCs/>
          <w:sz w:val="23"/>
          <w:szCs w:val="23"/>
          <w:highlight w:val="white"/>
        </w:rPr>
      </w:pPr>
    </w:p>
    <w:p w:rsidR="00141CD9" w:rsidRDefault="00141CD9">
      <w:pPr>
        <w:pStyle w:val="normal0"/>
        <w:ind w:left="720"/>
        <w:rPr>
          <w:rFonts w:ascii="Courier New" w:eastAsia="Courier New" w:hAnsi="Courier New" w:cs="Courier New"/>
          <w:b/>
          <w:bCs/>
          <w:sz w:val="23"/>
          <w:szCs w:val="23"/>
          <w:highlight w:val="white"/>
        </w:rPr>
      </w:pPr>
    </w:p>
    <w:p w:rsidR="00141CD9" w:rsidRDefault="00141CD9">
      <w:pPr>
        <w:pStyle w:val="normal0"/>
        <w:ind w:left="720"/>
        <w:rPr>
          <w:rFonts w:ascii="Courier New" w:eastAsia="Courier New" w:hAnsi="Courier New" w:cs="Courier New"/>
          <w:b/>
          <w:bCs/>
          <w:sz w:val="23"/>
          <w:szCs w:val="23"/>
          <w:highlight w:val="white"/>
        </w:rPr>
      </w:pP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//put http://localhost:5000/update/637f3ba97f546bbfeae336c3</w:t>
      </w:r>
    </w:p>
    <w:p w:rsidR="00141CD9" w:rsidRDefault="00141CD9">
      <w:pPr>
        <w:pStyle w:val="normal0"/>
        <w:ind w:left="720"/>
        <w:rPr>
          <w:rFonts w:ascii="Courier New" w:eastAsia="Courier New" w:hAnsi="Courier New" w:cs="Courier New"/>
          <w:b/>
          <w:bCs/>
          <w:sz w:val="23"/>
          <w:szCs w:val="23"/>
          <w:highlight w:val="white"/>
        </w:rPr>
      </w:pP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app.put("/update/:_id",async (req, resp) =&gt; {</w:t>
      </w: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 xml:space="preserve">    console.log(req.params)</w:t>
      </w: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 xml:space="preserve">    let data = await userModel.updateOne(</w:t>
      </w: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 xml:space="preserve">        req.params,</w:t>
      </w: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 xml:space="preserve">        {$set: req.body}</w:t>
      </w: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 xml:space="preserve">    );</w:t>
      </w: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 xml:space="preserve">    resp.send(data);</w:t>
      </w: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w:t>
      </w:r>
    </w:p>
    <w:p w:rsidR="00141CD9" w:rsidRDefault="00141CD9">
      <w:pPr>
        <w:pStyle w:val="normal0"/>
        <w:ind w:left="720"/>
        <w:rPr>
          <w:rFonts w:ascii="Courier New" w:eastAsia="Courier New" w:hAnsi="Courier New" w:cs="Courier New"/>
          <w:b/>
          <w:bCs/>
          <w:sz w:val="23"/>
          <w:szCs w:val="23"/>
          <w:highlight w:val="white"/>
        </w:rPr>
      </w:pPr>
    </w:p>
    <w:p w:rsidR="00141CD9" w:rsidRDefault="00141CD9">
      <w:pPr>
        <w:pStyle w:val="normal0"/>
        <w:ind w:left="720"/>
        <w:rPr>
          <w:rFonts w:ascii="Courier New" w:eastAsia="Courier New" w:hAnsi="Courier New" w:cs="Courier New"/>
          <w:b/>
          <w:bCs/>
          <w:sz w:val="23"/>
          <w:szCs w:val="23"/>
          <w:highlight w:val="white"/>
        </w:rPr>
      </w:pP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//delete  http://localhost:5000/delete/637f3ba97f546bbfeae336c3</w:t>
      </w: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app.delete("/delete/:_id", async (req, resp) =&gt; {</w:t>
      </w: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 xml:space="preserve">    console.log(req.params)</w:t>
      </w: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 xml:space="preserve">    let data = await userModel.deleteOne(req.params);</w:t>
      </w: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 xml:space="preserve">    resp.send(data);</w:t>
      </w: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w:t>
      </w:r>
    </w:p>
    <w:p w:rsidR="00141CD9" w:rsidRDefault="00141CD9">
      <w:pPr>
        <w:pStyle w:val="normal0"/>
        <w:ind w:left="720"/>
        <w:rPr>
          <w:rFonts w:ascii="Courier New" w:eastAsia="Courier New" w:hAnsi="Courier New" w:cs="Courier New"/>
          <w:b/>
          <w:bCs/>
          <w:sz w:val="23"/>
          <w:szCs w:val="23"/>
          <w:highlight w:val="white"/>
        </w:rPr>
      </w:pPr>
    </w:p>
    <w:p w:rsidR="00141CD9" w:rsidRDefault="00141CD9">
      <w:pPr>
        <w:pStyle w:val="normal0"/>
        <w:ind w:left="720"/>
        <w:rPr>
          <w:rFonts w:ascii="Courier New" w:eastAsia="Courier New" w:hAnsi="Courier New" w:cs="Courier New"/>
          <w:b/>
          <w:bCs/>
          <w:sz w:val="23"/>
          <w:szCs w:val="23"/>
          <w:highlight w:val="white"/>
        </w:rPr>
      </w:pPr>
    </w:p>
    <w:p w:rsidR="00141CD9" w:rsidRDefault="00141CD9">
      <w:pPr>
        <w:pStyle w:val="normal0"/>
        <w:ind w:left="720"/>
        <w:rPr>
          <w:rFonts w:ascii="Courier New" w:eastAsia="Courier New" w:hAnsi="Courier New" w:cs="Courier New"/>
          <w:b/>
          <w:bCs/>
          <w:sz w:val="23"/>
          <w:szCs w:val="23"/>
          <w:highlight w:val="white"/>
        </w:rPr>
      </w:pPr>
    </w:p>
    <w:p w:rsidR="00141CD9" w:rsidRDefault="00141CD9">
      <w:pPr>
        <w:pStyle w:val="normal0"/>
        <w:ind w:left="720"/>
        <w:rPr>
          <w:rFonts w:ascii="Courier New" w:eastAsia="Courier New" w:hAnsi="Courier New" w:cs="Courier New"/>
          <w:b/>
          <w:bCs/>
          <w:sz w:val="23"/>
          <w:szCs w:val="23"/>
          <w:highlight w:val="white"/>
        </w:rPr>
      </w:pPr>
    </w:p>
    <w:p w:rsidR="00141CD9" w:rsidRDefault="00141CD9">
      <w:pPr>
        <w:pStyle w:val="normal0"/>
        <w:ind w:left="720"/>
        <w:rPr>
          <w:rFonts w:ascii="Courier New" w:eastAsia="Courier New" w:hAnsi="Courier New" w:cs="Courier New"/>
          <w:b/>
          <w:bCs/>
          <w:sz w:val="23"/>
          <w:szCs w:val="23"/>
          <w:highlight w:val="white"/>
        </w:rPr>
      </w:pPr>
    </w:p>
    <w:p w:rsidR="00141CD9" w:rsidRDefault="00141CD9">
      <w:pPr>
        <w:pStyle w:val="normal0"/>
        <w:ind w:left="720"/>
        <w:rPr>
          <w:rFonts w:ascii="Courier New" w:eastAsia="Courier New" w:hAnsi="Courier New" w:cs="Courier New"/>
          <w:b/>
          <w:bCs/>
          <w:sz w:val="23"/>
          <w:szCs w:val="23"/>
          <w:highlight w:val="white"/>
        </w:rPr>
      </w:pPr>
    </w:p>
    <w:p w:rsidR="00141CD9" w:rsidRDefault="00141CD9">
      <w:pPr>
        <w:pStyle w:val="normal0"/>
        <w:ind w:left="720"/>
        <w:rPr>
          <w:rFonts w:ascii="Courier New" w:eastAsia="Courier New" w:hAnsi="Courier New" w:cs="Courier New"/>
          <w:b/>
          <w:bCs/>
          <w:sz w:val="23"/>
          <w:szCs w:val="23"/>
          <w:highlight w:val="white"/>
        </w:rPr>
      </w:pPr>
    </w:p>
    <w:p w:rsidR="00141CD9" w:rsidRDefault="00141CD9">
      <w:pPr>
        <w:pStyle w:val="normal0"/>
        <w:ind w:left="720"/>
        <w:rPr>
          <w:rFonts w:ascii="Courier New" w:eastAsia="Courier New" w:hAnsi="Courier New" w:cs="Courier New"/>
          <w:b/>
          <w:bCs/>
          <w:sz w:val="23"/>
          <w:szCs w:val="23"/>
          <w:highlight w:val="white"/>
        </w:rPr>
      </w:pPr>
    </w:p>
    <w:p w:rsidR="00141CD9" w:rsidRDefault="00141CD9">
      <w:pPr>
        <w:pStyle w:val="normal0"/>
        <w:ind w:left="720"/>
        <w:rPr>
          <w:rFonts w:ascii="Courier New" w:eastAsia="Courier New" w:hAnsi="Courier New" w:cs="Courier New"/>
          <w:b/>
          <w:bCs/>
          <w:sz w:val="23"/>
          <w:szCs w:val="23"/>
          <w:highlight w:val="white"/>
        </w:rPr>
      </w:pPr>
    </w:p>
    <w:p w:rsidR="00141CD9" w:rsidRDefault="00141CD9">
      <w:pPr>
        <w:pStyle w:val="normal0"/>
        <w:ind w:left="720"/>
        <w:rPr>
          <w:rFonts w:ascii="Courier New" w:eastAsia="Courier New" w:hAnsi="Courier New" w:cs="Courier New"/>
          <w:b/>
          <w:bCs/>
          <w:sz w:val="23"/>
          <w:szCs w:val="23"/>
          <w:highlight w:val="white"/>
        </w:rPr>
      </w:pPr>
    </w:p>
    <w:p w:rsidR="00141CD9" w:rsidRDefault="00141CD9">
      <w:pPr>
        <w:pStyle w:val="normal0"/>
        <w:ind w:left="720"/>
        <w:rPr>
          <w:rFonts w:ascii="Courier New" w:eastAsia="Courier New" w:hAnsi="Courier New" w:cs="Courier New"/>
          <w:b/>
          <w:bCs/>
          <w:sz w:val="23"/>
          <w:szCs w:val="23"/>
          <w:highlight w:val="white"/>
        </w:rPr>
      </w:pPr>
    </w:p>
    <w:p w:rsidR="00141CD9" w:rsidRDefault="00141CD9">
      <w:pPr>
        <w:pStyle w:val="normal0"/>
        <w:ind w:left="720"/>
        <w:rPr>
          <w:rFonts w:ascii="Courier New" w:eastAsia="Courier New" w:hAnsi="Courier New" w:cs="Courier New"/>
          <w:b/>
          <w:bCs/>
          <w:sz w:val="23"/>
          <w:szCs w:val="23"/>
          <w:highlight w:val="white"/>
        </w:rPr>
      </w:pPr>
    </w:p>
    <w:p w:rsidR="00141CD9" w:rsidRDefault="00141CD9">
      <w:pPr>
        <w:pStyle w:val="normal0"/>
        <w:ind w:left="720"/>
        <w:rPr>
          <w:rFonts w:ascii="Courier New" w:eastAsia="Courier New" w:hAnsi="Courier New" w:cs="Courier New"/>
          <w:b/>
          <w:bCs/>
          <w:sz w:val="23"/>
          <w:szCs w:val="23"/>
          <w:highlight w:val="white"/>
        </w:rPr>
      </w:pPr>
    </w:p>
    <w:p w:rsidR="00141CD9" w:rsidRDefault="00141CD9">
      <w:pPr>
        <w:pStyle w:val="normal0"/>
        <w:ind w:left="720"/>
        <w:rPr>
          <w:rFonts w:ascii="Courier New" w:eastAsia="Courier New" w:hAnsi="Courier New" w:cs="Courier New"/>
          <w:b/>
          <w:bCs/>
          <w:sz w:val="23"/>
          <w:szCs w:val="23"/>
          <w:highlight w:val="white"/>
        </w:rPr>
      </w:pPr>
    </w:p>
    <w:p w:rsidR="00141CD9" w:rsidRDefault="00141CD9">
      <w:pPr>
        <w:pStyle w:val="normal0"/>
        <w:ind w:left="720"/>
        <w:rPr>
          <w:rFonts w:ascii="Courier New" w:eastAsia="Courier New" w:hAnsi="Courier New" w:cs="Courier New"/>
          <w:b/>
          <w:bCs/>
          <w:sz w:val="23"/>
          <w:szCs w:val="23"/>
          <w:highlight w:val="white"/>
        </w:rPr>
      </w:pPr>
    </w:p>
    <w:p w:rsidR="00141CD9" w:rsidRDefault="00141CD9">
      <w:pPr>
        <w:pStyle w:val="normal0"/>
        <w:ind w:left="720"/>
        <w:rPr>
          <w:rFonts w:ascii="Courier New" w:eastAsia="Courier New" w:hAnsi="Courier New" w:cs="Courier New"/>
          <w:b/>
          <w:bCs/>
          <w:sz w:val="23"/>
          <w:szCs w:val="23"/>
          <w:highlight w:val="white"/>
        </w:rPr>
      </w:pPr>
    </w:p>
    <w:p w:rsidR="00141CD9" w:rsidRDefault="00141CD9">
      <w:pPr>
        <w:pStyle w:val="normal0"/>
        <w:ind w:left="720"/>
        <w:rPr>
          <w:rFonts w:ascii="Courier New" w:eastAsia="Courier New" w:hAnsi="Courier New" w:cs="Courier New"/>
          <w:b/>
          <w:bCs/>
          <w:sz w:val="23"/>
          <w:szCs w:val="23"/>
          <w:highlight w:val="white"/>
        </w:rPr>
      </w:pPr>
    </w:p>
    <w:p w:rsidR="00141CD9" w:rsidRDefault="003C0DB1">
      <w:pPr>
        <w:pStyle w:val="normal0"/>
        <w:numPr>
          <w:ilvl w:val="0"/>
          <w:numId w:val="35"/>
        </w:numPr>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Front End React Setup</w:t>
      </w:r>
    </w:p>
    <w:p w:rsidR="00141CD9" w:rsidRDefault="00141CD9">
      <w:pPr>
        <w:pStyle w:val="normal0"/>
        <w:ind w:left="720"/>
        <w:rPr>
          <w:rFonts w:ascii="Courier New" w:eastAsia="Courier New" w:hAnsi="Courier New" w:cs="Courier New"/>
          <w:b/>
          <w:bCs/>
          <w:sz w:val="23"/>
          <w:szCs w:val="23"/>
          <w:highlight w:val="white"/>
        </w:rPr>
      </w:pP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noProof/>
          <w:sz w:val="23"/>
          <w:szCs w:val="23"/>
          <w:highlight w:val="white"/>
          <w:lang w:val="en-US"/>
        </w:rPr>
        <w:lastRenderedPageBreak/>
        <w:drawing>
          <wp:inline distT="114300" distB="114300" distL="114300" distR="114300">
            <wp:extent cx="5943600" cy="2565400"/>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8"/>
                    <a:srcRect/>
                    <a:stretch>
                      <a:fillRect/>
                    </a:stretch>
                  </pic:blipFill>
                  <pic:spPr>
                    <a:xfrm>
                      <a:off x="0" y="0"/>
                      <a:ext cx="5943600" cy="2565400"/>
                    </a:xfrm>
                    <a:prstGeom prst="rect">
                      <a:avLst/>
                    </a:prstGeom>
                    <a:ln/>
                  </pic:spPr>
                </pic:pic>
              </a:graphicData>
            </a:graphic>
          </wp:inline>
        </w:drawing>
      </w:r>
    </w:p>
    <w:p w:rsidR="00141CD9" w:rsidRDefault="00141CD9">
      <w:pPr>
        <w:pStyle w:val="normal0"/>
        <w:ind w:left="720"/>
        <w:rPr>
          <w:rFonts w:ascii="Courier New" w:eastAsia="Courier New" w:hAnsi="Courier New" w:cs="Courier New"/>
          <w:b/>
          <w:bCs/>
          <w:sz w:val="23"/>
          <w:szCs w:val="23"/>
          <w:highlight w:val="white"/>
        </w:rPr>
      </w:pPr>
    </w:p>
    <w:p w:rsidR="00141CD9" w:rsidRDefault="003C0DB1">
      <w:pPr>
        <w:pStyle w:val="normal0"/>
        <w:numPr>
          <w:ilvl w:val="0"/>
          <w:numId w:val="12"/>
        </w:numPr>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Create-react-app project</w:t>
      </w:r>
    </w:p>
    <w:p w:rsidR="00141CD9" w:rsidRDefault="003C0DB1">
      <w:pPr>
        <w:pStyle w:val="normal0"/>
        <w:numPr>
          <w:ilvl w:val="0"/>
          <w:numId w:val="12"/>
        </w:numPr>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 xml:space="preserve">Layout </w:t>
      </w:r>
    </w:p>
    <w:p w:rsidR="00141CD9" w:rsidRDefault="003C0DB1">
      <w:pPr>
        <w:pStyle w:val="normal0"/>
        <w:numPr>
          <w:ilvl w:val="1"/>
          <w:numId w:val="12"/>
        </w:numPr>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Header</w:t>
      </w:r>
    </w:p>
    <w:p w:rsidR="00141CD9" w:rsidRDefault="003C0DB1">
      <w:pPr>
        <w:pStyle w:val="normal0"/>
        <w:numPr>
          <w:ilvl w:val="1"/>
          <w:numId w:val="12"/>
        </w:numPr>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Footer</w:t>
      </w:r>
    </w:p>
    <w:p w:rsidR="00141CD9" w:rsidRDefault="003C0DB1">
      <w:pPr>
        <w:pStyle w:val="normal0"/>
        <w:numPr>
          <w:ilvl w:val="1"/>
          <w:numId w:val="12"/>
        </w:numPr>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Pages</w:t>
      </w:r>
    </w:p>
    <w:p w:rsidR="00141CD9" w:rsidRDefault="003C0DB1">
      <w:pPr>
        <w:pStyle w:val="normal0"/>
        <w:numPr>
          <w:ilvl w:val="0"/>
          <w:numId w:val="12"/>
        </w:numPr>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Routing : npm i react-router-dom</w:t>
      </w:r>
    </w:p>
    <w:p w:rsidR="00141CD9" w:rsidRDefault="00141CD9">
      <w:pPr>
        <w:pStyle w:val="normal0"/>
        <w:ind w:left="1440"/>
        <w:rPr>
          <w:rFonts w:ascii="Courier New" w:eastAsia="Courier New" w:hAnsi="Courier New" w:cs="Courier New"/>
          <w:b/>
          <w:bCs/>
          <w:sz w:val="23"/>
          <w:szCs w:val="23"/>
          <w:highlight w:val="white"/>
        </w:rPr>
      </w:pPr>
    </w:p>
    <w:p w:rsidR="00141CD9" w:rsidRDefault="00141CD9">
      <w:pPr>
        <w:pStyle w:val="normal0"/>
        <w:ind w:left="1440"/>
        <w:rPr>
          <w:rFonts w:ascii="Courier New" w:eastAsia="Courier New" w:hAnsi="Courier New" w:cs="Courier New"/>
          <w:b/>
          <w:bCs/>
          <w:sz w:val="23"/>
          <w:szCs w:val="23"/>
          <w:highlight w:val="white"/>
        </w:rPr>
      </w:pPr>
    </w:p>
    <w:p w:rsidR="00141CD9" w:rsidRDefault="00141CD9">
      <w:pPr>
        <w:pStyle w:val="normal0"/>
        <w:rPr>
          <w:rFonts w:ascii="Courier New" w:eastAsia="Courier New" w:hAnsi="Courier New" w:cs="Courier New"/>
          <w:b/>
          <w:bCs/>
          <w:sz w:val="23"/>
          <w:szCs w:val="23"/>
          <w:highlight w:val="white"/>
        </w:rPr>
      </w:pPr>
    </w:p>
    <w:p w:rsidR="00141CD9" w:rsidRDefault="003C0DB1">
      <w:pPr>
        <w:pStyle w:val="normal0"/>
        <w:rPr>
          <w:rFonts w:ascii="Courier New" w:eastAsia="Courier New" w:hAnsi="Courier New" w:cs="Courier New"/>
          <w:b/>
          <w:bCs/>
          <w:sz w:val="35"/>
          <w:szCs w:val="35"/>
          <w:highlight w:val="white"/>
          <w:u w:val="single"/>
        </w:rPr>
      </w:pPr>
      <w:r>
        <w:rPr>
          <w:rFonts w:ascii="Courier New" w:eastAsia="Courier New" w:hAnsi="Courier New" w:cs="Courier New"/>
          <w:b/>
          <w:bCs/>
          <w:sz w:val="35"/>
          <w:szCs w:val="35"/>
          <w:highlight w:val="white"/>
          <w:u w:val="single"/>
        </w:rPr>
        <w:t>Fix Cors issues in Node</w:t>
      </w:r>
    </w:p>
    <w:p w:rsidR="00141CD9" w:rsidRDefault="00141CD9">
      <w:pPr>
        <w:pStyle w:val="normal0"/>
        <w:rPr>
          <w:rFonts w:ascii="Courier New" w:eastAsia="Courier New" w:hAnsi="Courier New" w:cs="Courier New"/>
          <w:b/>
          <w:bCs/>
          <w:sz w:val="23"/>
          <w:szCs w:val="23"/>
          <w:highlight w:val="white"/>
        </w:rPr>
      </w:pPr>
    </w:p>
    <w:p w:rsidR="00141CD9" w:rsidRDefault="00141CD9">
      <w:pPr>
        <w:pStyle w:val="normal0"/>
        <w:rPr>
          <w:rFonts w:ascii="Courier New" w:eastAsia="Courier New" w:hAnsi="Courier New" w:cs="Courier New"/>
          <w:b/>
          <w:bCs/>
          <w:sz w:val="23"/>
          <w:szCs w:val="23"/>
          <w:highlight w:val="white"/>
        </w:rPr>
      </w:pPr>
    </w:p>
    <w:p w:rsidR="00141CD9" w:rsidRDefault="003C0DB1">
      <w:pPr>
        <w:pStyle w:val="normal0"/>
        <w:numPr>
          <w:ilvl w:val="0"/>
          <w:numId w:val="36"/>
        </w:numPr>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When you create api in node &amp; test in POSTMAN then no issues occurred in api but…</w:t>
      </w:r>
    </w:p>
    <w:p w:rsidR="00141CD9" w:rsidRDefault="00141CD9">
      <w:pPr>
        <w:pStyle w:val="normal0"/>
        <w:ind w:left="720"/>
        <w:rPr>
          <w:rFonts w:ascii="Courier New" w:eastAsia="Courier New" w:hAnsi="Courier New" w:cs="Courier New"/>
          <w:b/>
          <w:bCs/>
          <w:sz w:val="23"/>
          <w:szCs w:val="23"/>
          <w:highlight w:val="white"/>
        </w:rPr>
      </w:pPr>
    </w:p>
    <w:p w:rsidR="00141CD9" w:rsidRDefault="003C0DB1">
      <w:pPr>
        <w:pStyle w:val="normal0"/>
        <w:numPr>
          <w:ilvl w:val="0"/>
          <w:numId w:val="36"/>
        </w:numPr>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Core issues occurred when we worked with nodes with react/angular frontend browsers.</w:t>
      </w:r>
    </w:p>
    <w:p w:rsidR="00141CD9" w:rsidRDefault="003C0DB1">
      <w:pPr>
        <w:pStyle w:val="normal0"/>
        <w:numPr>
          <w:ilvl w:val="0"/>
          <w:numId w:val="36"/>
        </w:numPr>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Request in browser then securities reason browser gives error</w:t>
      </w:r>
    </w:p>
    <w:p w:rsidR="00141CD9" w:rsidRDefault="00141CD9">
      <w:pPr>
        <w:pStyle w:val="normal0"/>
        <w:rPr>
          <w:rFonts w:ascii="Courier New" w:eastAsia="Courier New" w:hAnsi="Courier New" w:cs="Courier New"/>
          <w:b/>
          <w:bCs/>
          <w:sz w:val="23"/>
          <w:szCs w:val="23"/>
          <w:highlight w:val="white"/>
        </w:rPr>
      </w:pPr>
    </w:p>
    <w:p w:rsidR="00141CD9" w:rsidRDefault="003C0DB1">
      <w:pPr>
        <w:pStyle w:val="normal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Solve By backend developer</w:t>
      </w:r>
    </w:p>
    <w:p w:rsidR="00141CD9" w:rsidRDefault="00141CD9">
      <w:pPr>
        <w:pStyle w:val="normal0"/>
        <w:rPr>
          <w:rFonts w:ascii="Courier New" w:eastAsia="Courier New" w:hAnsi="Courier New" w:cs="Courier New"/>
          <w:b/>
          <w:bCs/>
          <w:sz w:val="23"/>
          <w:szCs w:val="23"/>
          <w:highlight w:val="white"/>
        </w:rPr>
      </w:pP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 xml:space="preserve">Npm i cors </w:t>
      </w:r>
    </w:p>
    <w:p w:rsidR="00141CD9" w:rsidRDefault="00141CD9">
      <w:pPr>
        <w:pStyle w:val="normal0"/>
        <w:ind w:left="720"/>
        <w:rPr>
          <w:rFonts w:ascii="Courier New" w:eastAsia="Courier New" w:hAnsi="Courier New" w:cs="Courier New"/>
          <w:b/>
          <w:bCs/>
          <w:sz w:val="23"/>
          <w:szCs w:val="23"/>
          <w:highlight w:val="white"/>
        </w:rPr>
      </w:pPr>
    </w:p>
    <w:p w:rsidR="00141CD9" w:rsidRDefault="00141CD9">
      <w:pPr>
        <w:pStyle w:val="normal0"/>
        <w:ind w:left="720"/>
        <w:rPr>
          <w:rFonts w:ascii="Courier New" w:eastAsia="Courier New" w:hAnsi="Courier New" w:cs="Courier New"/>
          <w:b/>
          <w:bCs/>
          <w:sz w:val="23"/>
          <w:szCs w:val="23"/>
          <w:highlight w:val="white"/>
        </w:rPr>
      </w:pP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w:t>
      </w:r>
    </w:p>
    <w:p w:rsidR="00141CD9" w:rsidRDefault="00141CD9">
      <w:pPr>
        <w:pStyle w:val="normal0"/>
        <w:ind w:left="720"/>
        <w:rPr>
          <w:rFonts w:ascii="Courier New" w:eastAsia="Courier New" w:hAnsi="Courier New" w:cs="Courier New"/>
          <w:b/>
          <w:bCs/>
          <w:sz w:val="23"/>
          <w:szCs w:val="23"/>
          <w:highlight w:val="white"/>
        </w:rPr>
      </w:pPr>
    </w:p>
    <w:p w:rsidR="00141CD9" w:rsidRDefault="00141CD9">
      <w:pPr>
        <w:pStyle w:val="normal0"/>
        <w:ind w:left="720"/>
        <w:jc w:val="center"/>
        <w:rPr>
          <w:rFonts w:ascii="Courier New" w:eastAsia="Courier New" w:hAnsi="Courier New" w:cs="Courier New"/>
          <w:b/>
          <w:bCs/>
          <w:sz w:val="31"/>
          <w:szCs w:val="31"/>
          <w:highlight w:val="white"/>
          <w:u w:val="single"/>
        </w:rPr>
      </w:pPr>
    </w:p>
    <w:p w:rsidR="00141CD9" w:rsidRDefault="003C0DB1">
      <w:pPr>
        <w:pStyle w:val="normal0"/>
        <w:ind w:left="720"/>
        <w:jc w:val="center"/>
        <w:rPr>
          <w:rFonts w:ascii="Courier New" w:eastAsia="Courier New" w:hAnsi="Courier New" w:cs="Courier New"/>
          <w:b/>
          <w:bCs/>
          <w:sz w:val="31"/>
          <w:szCs w:val="31"/>
          <w:highlight w:val="white"/>
          <w:u w:val="single"/>
        </w:rPr>
      </w:pPr>
      <w:r>
        <w:rPr>
          <w:rFonts w:ascii="Courier New" w:eastAsia="Courier New" w:hAnsi="Courier New" w:cs="Courier New"/>
          <w:b/>
          <w:bCs/>
          <w:sz w:val="31"/>
          <w:szCs w:val="31"/>
          <w:highlight w:val="white"/>
          <w:u w:val="single"/>
        </w:rPr>
        <w:lastRenderedPageBreak/>
        <w:t>Crud In React js with NODE JS api</w:t>
      </w:r>
    </w:p>
    <w:p w:rsidR="00141CD9" w:rsidRDefault="00141CD9">
      <w:pPr>
        <w:pStyle w:val="normal0"/>
        <w:ind w:left="720"/>
        <w:rPr>
          <w:rFonts w:ascii="Courier New" w:eastAsia="Courier New" w:hAnsi="Courier New" w:cs="Courier New"/>
          <w:b/>
          <w:bCs/>
          <w:sz w:val="23"/>
          <w:szCs w:val="23"/>
          <w:highlight w:val="white"/>
        </w:rPr>
      </w:pP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Signup</w:t>
      </w:r>
    </w:p>
    <w:p w:rsidR="00141CD9" w:rsidRDefault="00141CD9">
      <w:pPr>
        <w:pStyle w:val="normal0"/>
        <w:ind w:left="720"/>
        <w:rPr>
          <w:rFonts w:ascii="Courier New" w:eastAsia="Courier New" w:hAnsi="Courier New" w:cs="Courier New"/>
          <w:b/>
          <w:bCs/>
          <w:sz w:val="23"/>
          <w:szCs w:val="23"/>
          <w:highlight w:val="white"/>
        </w:rPr>
      </w:pP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noProof/>
          <w:sz w:val="23"/>
          <w:szCs w:val="23"/>
          <w:highlight w:val="white"/>
          <w:lang w:val="en-US"/>
        </w:rPr>
        <w:drawing>
          <wp:inline distT="114300" distB="114300" distL="114300" distR="114300">
            <wp:extent cx="5943600" cy="359410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9"/>
                    <a:srcRect/>
                    <a:stretch>
                      <a:fillRect/>
                    </a:stretch>
                  </pic:blipFill>
                  <pic:spPr>
                    <a:xfrm>
                      <a:off x="0" y="0"/>
                      <a:ext cx="5943600" cy="3594100"/>
                    </a:xfrm>
                    <a:prstGeom prst="rect">
                      <a:avLst/>
                    </a:prstGeom>
                    <a:ln/>
                  </pic:spPr>
                </pic:pic>
              </a:graphicData>
            </a:graphic>
          </wp:inline>
        </w:drawing>
      </w:r>
    </w:p>
    <w:p w:rsidR="00141CD9" w:rsidRDefault="00141CD9">
      <w:pPr>
        <w:pStyle w:val="normal0"/>
        <w:ind w:left="720"/>
        <w:rPr>
          <w:rFonts w:ascii="Courier New" w:eastAsia="Courier New" w:hAnsi="Courier New" w:cs="Courier New"/>
          <w:b/>
          <w:bCs/>
          <w:sz w:val="23"/>
          <w:szCs w:val="23"/>
          <w:highlight w:val="white"/>
        </w:rPr>
      </w:pPr>
    </w:p>
    <w:p w:rsidR="00141CD9" w:rsidRDefault="003C0DB1">
      <w:pPr>
        <w:pStyle w:val="normal0"/>
        <w:ind w:firstLine="720"/>
        <w:rPr>
          <w:rFonts w:ascii="Courier New" w:eastAsia="Courier New" w:hAnsi="Courier New" w:cs="Courier New"/>
          <w:b/>
          <w:bCs/>
          <w:sz w:val="23"/>
          <w:szCs w:val="23"/>
          <w:highlight w:val="white"/>
        </w:rPr>
      </w:pPr>
      <w:r>
        <w:rPr>
          <w:rFonts w:ascii="Courier New" w:eastAsia="Courier New" w:hAnsi="Courier New" w:cs="Courier New"/>
          <w:b/>
          <w:bCs/>
          <w:sz w:val="23"/>
          <w:szCs w:val="23"/>
          <w:highlight w:val="white"/>
        </w:rPr>
        <w:t>Login &amp; Authentication in React</w:t>
      </w:r>
    </w:p>
    <w:p w:rsidR="00141CD9" w:rsidRDefault="00141CD9">
      <w:pPr>
        <w:pStyle w:val="normal0"/>
        <w:ind w:left="720"/>
        <w:rPr>
          <w:rFonts w:ascii="Courier New" w:eastAsia="Courier New" w:hAnsi="Courier New" w:cs="Courier New"/>
          <w:b/>
          <w:bCs/>
          <w:sz w:val="23"/>
          <w:szCs w:val="23"/>
          <w:highlight w:val="white"/>
        </w:rPr>
      </w:pPr>
    </w:p>
    <w:p w:rsidR="00141CD9" w:rsidRDefault="00141CD9">
      <w:pPr>
        <w:pStyle w:val="normal0"/>
        <w:ind w:left="720"/>
        <w:rPr>
          <w:rFonts w:ascii="Courier New" w:eastAsia="Courier New" w:hAnsi="Courier New" w:cs="Courier New"/>
          <w:b/>
          <w:bCs/>
          <w:sz w:val="23"/>
          <w:szCs w:val="23"/>
          <w:highlight w:val="white"/>
        </w:rPr>
      </w:pPr>
    </w:p>
    <w:p w:rsidR="00141CD9" w:rsidRDefault="00141CD9">
      <w:pPr>
        <w:pStyle w:val="normal0"/>
        <w:ind w:left="720"/>
        <w:rPr>
          <w:rFonts w:ascii="Courier New" w:eastAsia="Courier New" w:hAnsi="Courier New" w:cs="Courier New"/>
          <w:b/>
          <w:bCs/>
          <w:sz w:val="23"/>
          <w:szCs w:val="23"/>
          <w:highlight w:val="white"/>
        </w:rPr>
      </w:pPr>
    </w:p>
    <w:p w:rsidR="00141CD9" w:rsidRDefault="003C0DB1">
      <w:pPr>
        <w:pStyle w:val="normal0"/>
        <w:ind w:left="720"/>
        <w:rPr>
          <w:rFonts w:ascii="Courier New" w:eastAsia="Courier New" w:hAnsi="Courier New" w:cs="Courier New"/>
          <w:b/>
          <w:bCs/>
          <w:sz w:val="23"/>
          <w:szCs w:val="23"/>
          <w:highlight w:val="white"/>
        </w:rPr>
      </w:pPr>
      <w:r>
        <w:rPr>
          <w:rFonts w:ascii="Courier New" w:eastAsia="Courier New" w:hAnsi="Courier New" w:cs="Courier New"/>
          <w:b/>
          <w:bCs/>
          <w:noProof/>
          <w:sz w:val="23"/>
          <w:szCs w:val="23"/>
          <w:highlight w:val="white"/>
          <w:lang w:val="en-US"/>
        </w:rPr>
        <w:drawing>
          <wp:inline distT="114300" distB="114300" distL="114300" distR="114300">
            <wp:extent cx="5743575" cy="2695575"/>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0"/>
                    <a:srcRect/>
                    <a:stretch>
                      <a:fillRect/>
                    </a:stretch>
                  </pic:blipFill>
                  <pic:spPr>
                    <a:xfrm>
                      <a:off x="0" y="0"/>
                      <a:ext cx="5743575" cy="2695575"/>
                    </a:xfrm>
                    <a:prstGeom prst="rect">
                      <a:avLst/>
                    </a:prstGeom>
                    <a:ln/>
                  </pic:spPr>
                </pic:pic>
              </a:graphicData>
            </a:graphic>
          </wp:inline>
        </w:drawing>
      </w:r>
    </w:p>
    <w:p w:rsidR="003C0DB1" w:rsidRDefault="003C0DB1" w:rsidP="003C0DB1">
      <w:pPr>
        <w:rPr>
          <w:rStyle w:val="Hyperlink"/>
          <w:color w:val="1A0DAB"/>
          <w:u w:val="none"/>
          <w:shd w:val="clear" w:color="auto" w:fill="FFFFFF"/>
        </w:rPr>
      </w:pPr>
      <w:r>
        <w:lastRenderedPageBreak/>
        <w:fldChar w:fldCharType="begin"/>
      </w:r>
      <w:r>
        <w:instrText xml:space="preserve"> HYPERLINK "https://www.geeksforgeeks.org/web-tech/json-web-token-jwt/" </w:instrText>
      </w:r>
      <w:r>
        <w:fldChar w:fldCharType="separate"/>
      </w:r>
    </w:p>
    <w:p w:rsidR="003C0DB1" w:rsidRDefault="003C0DB1" w:rsidP="003C0DB1">
      <w:pPr>
        <w:pStyle w:val="Heading3"/>
        <w:spacing w:before="41" w:after="0" w:line="380" w:lineRule="atLeast"/>
        <w:rPr>
          <w:sz w:val="30"/>
          <w:szCs w:val="30"/>
        </w:rPr>
      </w:pPr>
      <w:r>
        <w:rPr>
          <w:b/>
          <w:bCs/>
          <w:color w:val="1A0DAB"/>
          <w:sz w:val="30"/>
          <w:szCs w:val="30"/>
          <w:shd w:val="clear" w:color="auto" w:fill="FFFFFF"/>
        </w:rPr>
        <w:t>JSON Web Token (JWT)</w:t>
      </w:r>
    </w:p>
    <w:p w:rsidR="003C0DB1" w:rsidRDefault="003C0DB1" w:rsidP="003C0DB1">
      <w:pPr>
        <w:rPr>
          <w:rStyle w:val="Hyperlink"/>
          <w:color w:val="1A0DAB"/>
          <w:sz w:val="24"/>
          <w:szCs w:val="24"/>
          <w:u w:val="none"/>
        </w:rPr>
      </w:pPr>
      <w:r>
        <w:rPr>
          <w:color w:val="1A0DAB"/>
          <w:shd w:val="clear" w:color="auto" w:fill="FFFFFF"/>
        </w:rPr>
        <w:br/>
      </w:r>
    </w:p>
    <w:p w:rsidR="003C0DB1" w:rsidRDefault="003C0DB1" w:rsidP="003C0DB1">
      <w:pPr>
        <w:pStyle w:val="normal0"/>
      </w:pPr>
      <w:r>
        <w:fldChar w:fldCharType="end"/>
      </w:r>
      <w:r>
        <w:t xml:space="preserve">A </w:t>
      </w:r>
      <w:r>
        <w:rPr>
          <w:rStyle w:val="Strong"/>
        </w:rPr>
        <w:t>JSON Web Token (JWT)</w:t>
      </w:r>
      <w:r>
        <w:t xml:space="preserve"> is an open standard (RFC 7519) used to securely transmit information between parties as a JSON object. It is primarily used for </w:t>
      </w:r>
      <w:r>
        <w:rPr>
          <w:rStyle w:val="Strong"/>
        </w:rPr>
        <w:t>authentication</w:t>
      </w:r>
      <w:r>
        <w:t xml:space="preserve"> (verifying who you are) and </w:t>
      </w:r>
      <w:r>
        <w:rPr>
          <w:rStyle w:val="Strong"/>
        </w:rPr>
        <w:t>authorization</w:t>
      </w:r>
      <w:r>
        <w:t xml:space="preserve"> (checking what you are allowed to access) in web applications</w:t>
      </w:r>
    </w:p>
    <w:p w:rsidR="003C0DB1" w:rsidRDefault="003C0DB1" w:rsidP="003C0DB1">
      <w:pPr>
        <w:pStyle w:val="normal0"/>
      </w:pPr>
    </w:p>
    <w:p w:rsidR="003C0DB1" w:rsidRDefault="003C0DB1" w:rsidP="003C0DB1">
      <w:pPr>
        <w:pStyle w:val="normal0"/>
      </w:pPr>
      <w:r>
        <w:t>Instead of storing user sessions on a server (which takes up database memory and scales poorly), the server generates a digitally signed JWT and sends it to the client. The client sends this token with every subsequent request, allowing the server to securely identify the user without querying the database</w:t>
      </w:r>
    </w:p>
    <w:p w:rsidR="003C0DB1" w:rsidRDefault="003C0DB1" w:rsidP="003C0DB1">
      <w:pPr>
        <w:pStyle w:val="normal0"/>
      </w:pPr>
    </w:p>
    <w:p w:rsidR="003C0DB1" w:rsidRDefault="003C0DB1" w:rsidP="003C0DB1">
      <w:pPr>
        <w:pStyle w:val="normal0"/>
      </w:pPr>
      <w:r>
        <w:t>A JWT is made up of three parts, separated by dots (</w:t>
      </w:r>
      <w:r>
        <w:rPr>
          <w:rStyle w:val="HTMLCode"/>
          <w:rFonts w:eastAsia="Arial"/>
          <w:sz w:val="19"/>
          <w:szCs w:val="19"/>
        </w:rPr>
        <w:t>.</w:t>
      </w:r>
      <w:r>
        <w:t xml:space="preserve">), and looks like this: </w:t>
      </w:r>
    </w:p>
    <w:p w:rsidR="003C0DB1" w:rsidRDefault="003C0DB1" w:rsidP="003C0DB1">
      <w:pPr>
        <w:pStyle w:val="normal0"/>
      </w:pPr>
    </w:p>
    <w:p w:rsidR="003C0DB1" w:rsidRDefault="003C0DB1" w:rsidP="003C0DB1">
      <w:pPr>
        <w:pStyle w:val="normal0"/>
        <w:rPr>
          <w:rFonts w:ascii="Courier New" w:eastAsia="Courier New" w:hAnsi="Courier New" w:cs="Courier New"/>
          <w:b/>
          <w:bCs/>
          <w:sz w:val="23"/>
          <w:szCs w:val="23"/>
          <w:highlight w:val="white"/>
        </w:rPr>
      </w:pPr>
      <w:r>
        <w:rPr>
          <w:rStyle w:val="HTMLCode"/>
          <w:rFonts w:eastAsia="Arial"/>
          <w:sz w:val="19"/>
          <w:szCs w:val="19"/>
        </w:rPr>
        <w:t>xxxxx.yyyyy.zzzzz</w:t>
      </w:r>
    </w:p>
    <w:p w:rsidR="003C0DB1" w:rsidRDefault="003C0DB1" w:rsidP="003C0DB1">
      <w:pPr>
        <w:spacing w:line="240" w:lineRule="auto"/>
        <w:rPr>
          <w:rFonts w:eastAsia="Times New Roman"/>
          <w:lang w:val="en-US"/>
        </w:rPr>
      </w:pPr>
      <w:r w:rsidRPr="003C0DB1">
        <w:rPr>
          <w:rFonts w:ascii="Times New Roman" w:eastAsia="Times New Roman" w:hAnsi="Symbol" w:cs="Times New Roman"/>
          <w:sz w:val="24"/>
          <w:szCs w:val="24"/>
          <w:lang w:val="en-US"/>
        </w:rPr>
        <w:t></w:t>
      </w:r>
      <w:r w:rsidRPr="003C0DB1">
        <w:rPr>
          <w:rFonts w:ascii="Times New Roman" w:eastAsia="Times New Roman" w:hAnsi="Times New Roman" w:cs="Times New Roman"/>
          <w:sz w:val="24"/>
          <w:szCs w:val="24"/>
          <w:lang w:val="en-US"/>
        </w:rPr>
        <w:t xml:space="preserve">  </w:t>
      </w:r>
      <w:r w:rsidRPr="003C0DB1">
        <w:rPr>
          <w:rFonts w:eastAsia="Times New Roman"/>
          <w:b/>
          <w:bCs/>
          <w:lang w:val="en-US"/>
        </w:rPr>
        <w:t>Header (</w:t>
      </w:r>
      <w:r w:rsidRPr="003C0DB1">
        <w:rPr>
          <w:rFonts w:ascii="Courier New" w:eastAsia="Times New Roman" w:hAnsi="Courier New" w:cs="Courier New"/>
          <w:b/>
          <w:bCs/>
          <w:sz w:val="19"/>
          <w:lang w:val="en-US"/>
        </w:rPr>
        <w:t>xxxxx</w:t>
      </w:r>
      <w:r w:rsidRPr="003C0DB1">
        <w:rPr>
          <w:rFonts w:eastAsia="Times New Roman"/>
          <w:b/>
          <w:bCs/>
          <w:lang w:val="en-US"/>
        </w:rPr>
        <w:t>):</w:t>
      </w:r>
      <w:r w:rsidRPr="003C0DB1">
        <w:rPr>
          <w:rFonts w:eastAsia="Times New Roman"/>
          <w:lang w:val="en-US"/>
        </w:rPr>
        <w:t xml:space="preserve"> Contains metadata about the token, such as the type (JWT) and the cryptographic algorithm used for the signature (e.g., HS256).</w:t>
      </w:r>
    </w:p>
    <w:p w:rsidR="003C0DB1" w:rsidRPr="003C0DB1" w:rsidRDefault="003C0DB1" w:rsidP="003C0DB1">
      <w:pPr>
        <w:spacing w:line="240" w:lineRule="auto"/>
        <w:rPr>
          <w:rFonts w:eastAsia="Times New Roman"/>
          <w:lang w:val="en-US"/>
        </w:rPr>
      </w:pPr>
    </w:p>
    <w:p w:rsidR="003C0DB1" w:rsidRDefault="003C0DB1" w:rsidP="003C0DB1">
      <w:pPr>
        <w:spacing w:line="240" w:lineRule="auto"/>
        <w:rPr>
          <w:rFonts w:eastAsia="Times New Roman"/>
          <w:lang w:val="en-US"/>
        </w:rPr>
      </w:pPr>
      <w:r w:rsidRPr="003C0DB1">
        <w:rPr>
          <w:rFonts w:eastAsia="Times New Roman" w:hAnsi="Symbol"/>
          <w:lang w:val="en-US"/>
        </w:rPr>
        <w:t></w:t>
      </w:r>
      <w:r w:rsidRPr="003C0DB1">
        <w:rPr>
          <w:rFonts w:eastAsia="Times New Roman"/>
          <w:lang w:val="en-US"/>
        </w:rPr>
        <w:t xml:space="preserve">  </w:t>
      </w:r>
      <w:r w:rsidRPr="003C0DB1">
        <w:rPr>
          <w:rFonts w:eastAsia="Times New Roman"/>
          <w:b/>
          <w:bCs/>
          <w:lang w:val="en-US"/>
        </w:rPr>
        <w:t>Payload (</w:t>
      </w:r>
      <w:r w:rsidRPr="003C0DB1">
        <w:rPr>
          <w:rFonts w:ascii="Courier New" w:eastAsia="Times New Roman" w:hAnsi="Courier New" w:cs="Courier New"/>
          <w:b/>
          <w:bCs/>
          <w:sz w:val="19"/>
          <w:lang w:val="en-US"/>
        </w:rPr>
        <w:t>yyyyy</w:t>
      </w:r>
      <w:r w:rsidRPr="003C0DB1">
        <w:rPr>
          <w:rFonts w:eastAsia="Times New Roman"/>
          <w:b/>
          <w:bCs/>
          <w:lang w:val="en-US"/>
        </w:rPr>
        <w:t>):</w:t>
      </w:r>
      <w:r w:rsidRPr="003C0DB1">
        <w:rPr>
          <w:rFonts w:eastAsia="Times New Roman"/>
          <w:lang w:val="en-US"/>
        </w:rPr>
        <w:t xml:space="preserve"> Contains the "claims," which are pieces of information like user data (e.g., </w:t>
      </w:r>
      <w:r w:rsidRPr="003C0DB1">
        <w:rPr>
          <w:rFonts w:ascii="Courier New" w:eastAsia="Times New Roman" w:hAnsi="Courier New" w:cs="Courier New"/>
          <w:sz w:val="19"/>
          <w:lang w:val="en-US"/>
        </w:rPr>
        <w:t>userId</w:t>
      </w:r>
      <w:r w:rsidRPr="003C0DB1">
        <w:rPr>
          <w:rFonts w:eastAsia="Times New Roman"/>
          <w:lang w:val="en-US"/>
        </w:rPr>
        <w:t xml:space="preserve">, </w:t>
      </w:r>
      <w:r w:rsidRPr="003C0DB1">
        <w:rPr>
          <w:rFonts w:ascii="Courier New" w:eastAsia="Times New Roman" w:hAnsi="Courier New" w:cs="Courier New"/>
          <w:sz w:val="19"/>
          <w:lang w:val="en-US"/>
        </w:rPr>
        <w:t>role</w:t>
      </w:r>
      <w:r w:rsidRPr="003C0DB1">
        <w:rPr>
          <w:rFonts w:eastAsia="Times New Roman"/>
          <w:lang w:val="en-US"/>
        </w:rPr>
        <w:t xml:space="preserve">) and expiration times (e.g., </w:t>
      </w:r>
      <w:r w:rsidRPr="003C0DB1">
        <w:rPr>
          <w:rFonts w:ascii="Courier New" w:eastAsia="Times New Roman" w:hAnsi="Courier New" w:cs="Courier New"/>
          <w:sz w:val="19"/>
          <w:lang w:val="en-US"/>
        </w:rPr>
        <w:t>exp</w:t>
      </w:r>
      <w:r w:rsidRPr="003C0DB1">
        <w:rPr>
          <w:rFonts w:eastAsia="Times New Roman"/>
          <w:lang w:val="en-US"/>
        </w:rPr>
        <w:t>).</w:t>
      </w:r>
    </w:p>
    <w:p w:rsidR="003C0DB1" w:rsidRPr="003C0DB1" w:rsidRDefault="003C0DB1" w:rsidP="003C0DB1">
      <w:pPr>
        <w:spacing w:line="240" w:lineRule="auto"/>
        <w:rPr>
          <w:rFonts w:eastAsia="Times New Roman"/>
          <w:lang w:val="en-US"/>
        </w:rPr>
      </w:pPr>
    </w:p>
    <w:p w:rsidR="00141CD9" w:rsidRDefault="003C0DB1" w:rsidP="003C0DB1">
      <w:pPr>
        <w:pStyle w:val="normal0"/>
        <w:rPr>
          <w:rFonts w:eastAsia="Times New Roman"/>
          <w:lang w:val="en-US"/>
        </w:rPr>
      </w:pPr>
      <w:r w:rsidRPr="003C0DB1">
        <w:rPr>
          <w:rFonts w:eastAsia="Times New Roman" w:hAnsi="Symbol"/>
          <w:lang w:val="en-US"/>
        </w:rPr>
        <w:t></w:t>
      </w:r>
      <w:r w:rsidRPr="003C0DB1">
        <w:rPr>
          <w:rFonts w:eastAsia="Times New Roman"/>
          <w:lang w:val="en-US"/>
        </w:rPr>
        <w:t xml:space="preserve">  </w:t>
      </w:r>
      <w:r w:rsidRPr="003C0DB1">
        <w:rPr>
          <w:rFonts w:eastAsia="Times New Roman"/>
          <w:b/>
          <w:bCs/>
          <w:lang w:val="en-US"/>
        </w:rPr>
        <w:t>Signature (</w:t>
      </w:r>
      <w:r w:rsidRPr="003C0DB1">
        <w:rPr>
          <w:rFonts w:ascii="Courier New" w:eastAsia="Times New Roman" w:hAnsi="Courier New" w:cs="Courier New"/>
          <w:b/>
          <w:bCs/>
          <w:sz w:val="19"/>
          <w:lang w:val="en-US"/>
        </w:rPr>
        <w:t>zzzzz</w:t>
      </w:r>
      <w:r w:rsidRPr="003C0DB1">
        <w:rPr>
          <w:rFonts w:eastAsia="Times New Roman"/>
          <w:b/>
          <w:bCs/>
          <w:lang w:val="en-US"/>
        </w:rPr>
        <w:t>):</w:t>
      </w:r>
      <w:r w:rsidRPr="003C0DB1">
        <w:rPr>
          <w:rFonts w:eastAsia="Times New Roman"/>
          <w:lang w:val="en-US"/>
        </w:rPr>
        <w:t xml:space="preserve"> Generated by combining the encoded header, payload, and a secret key. This verifies that the sender is who they say they are and ensures the token wasn't tampered with along the way</w:t>
      </w:r>
    </w:p>
    <w:p w:rsidR="003C0DB1" w:rsidRDefault="003C0DB1" w:rsidP="003C0DB1">
      <w:pPr>
        <w:pStyle w:val="normal0"/>
        <w:rPr>
          <w:rFonts w:eastAsia="Times New Roman"/>
          <w:lang w:val="en-US"/>
        </w:rPr>
      </w:pPr>
    </w:p>
    <w:p w:rsidR="003C0DB1" w:rsidRPr="003C0DB1" w:rsidRDefault="003C0DB1" w:rsidP="003C0DB1">
      <w:pPr>
        <w:pStyle w:val="normal0"/>
        <w:rPr>
          <w:rFonts w:eastAsia="Times New Roman"/>
          <w:b/>
          <w:lang w:val="en-US"/>
        </w:rPr>
      </w:pPr>
    </w:p>
    <w:p w:rsidR="003C0DB1" w:rsidRPr="005E2A55" w:rsidRDefault="003C0DB1" w:rsidP="003C0DB1">
      <w:pPr>
        <w:spacing w:line="240" w:lineRule="auto"/>
        <w:rPr>
          <w:rFonts w:ascii="Courier New" w:eastAsia="Times New Roman" w:hAnsi="Courier New" w:cs="Courier New"/>
          <w:b/>
          <w:color w:val="FF0000"/>
          <w:spacing w:val="2"/>
          <w:sz w:val="28"/>
          <w:szCs w:val="28"/>
          <w:shd w:val="clear" w:color="auto" w:fill="FFFFFF"/>
          <w:lang w:val="en-US"/>
        </w:rPr>
      </w:pPr>
      <w:r w:rsidRPr="005E2A55">
        <w:rPr>
          <w:rFonts w:ascii="Courier New" w:eastAsia="Times New Roman" w:hAnsi="Courier New" w:cs="Courier New"/>
          <w:b/>
          <w:color w:val="FF0000"/>
          <w:spacing w:val="2"/>
          <w:sz w:val="28"/>
          <w:szCs w:val="28"/>
          <w:shd w:val="clear" w:color="auto" w:fill="FFFFFF"/>
          <w:lang w:val="en-US"/>
        </w:rPr>
        <w:t>HMACSHA256(</w:t>
      </w:r>
    </w:p>
    <w:p w:rsidR="003C0DB1" w:rsidRPr="005E2A55" w:rsidRDefault="003C0DB1" w:rsidP="003C0DB1">
      <w:pPr>
        <w:spacing w:line="240" w:lineRule="auto"/>
        <w:rPr>
          <w:rFonts w:ascii="Courier New" w:eastAsia="Times New Roman" w:hAnsi="Courier New" w:cs="Courier New"/>
          <w:b/>
          <w:color w:val="FF0000"/>
          <w:spacing w:val="2"/>
          <w:sz w:val="28"/>
          <w:szCs w:val="28"/>
          <w:shd w:val="clear" w:color="auto" w:fill="FFFFFF"/>
          <w:lang w:val="en-US"/>
        </w:rPr>
      </w:pPr>
      <w:r w:rsidRPr="005E2A55">
        <w:rPr>
          <w:rFonts w:ascii="Courier New" w:eastAsia="Times New Roman" w:hAnsi="Courier New" w:cs="Courier New"/>
          <w:b/>
          <w:color w:val="FF0000"/>
          <w:spacing w:val="2"/>
          <w:sz w:val="28"/>
          <w:szCs w:val="28"/>
          <w:shd w:val="clear" w:color="auto" w:fill="FFFFFF"/>
          <w:lang w:val="en-US"/>
        </w:rPr>
        <w:t xml:space="preserve">  base64UrlEncode(header) + "." +</w:t>
      </w:r>
    </w:p>
    <w:p w:rsidR="003C0DB1" w:rsidRPr="005E2A55" w:rsidRDefault="003C0DB1" w:rsidP="003C0DB1">
      <w:pPr>
        <w:spacing w:line="240" w:lineRule="auto"/>
        <w:rPr>
          <w:rFonts w:ascii="Courier New" w:eastAsia="Times New Roman" w:hAnsi="Courier New" w:cs="Courier New"/>
          <w:b/>
          <w:color w:val="FF0000"/>
          <w:spacing w:val="2"/>
          <w:sz w:val="28"/>
          <w:szCs w:val="28"/>
          <w:shd w:val="clear" w:color="auto" w:fill="FFFFFF"/>
          <w:lang w:val="en-US"/>
        </w:rPr>
      </w:pPr>
      <w:r w:rsidRPr="005E2A55">
        <w:rPr>
          <w:rFonts w:ascii="Courier New" w:eastAsia="Times New Roman" w:hAnsi="Courier New" w:cs="Courier New"/>
          <w:b/>
          <w:color w:val="FF0000"/>
          <w:spacing w:val="2"/>
          <w:sz w:val="28"/>
          <w:szCs w:val="28"/>
          <w:shd w:val="clear" w:color="auto" w:fill="FFFFFF"/>
          <w:lang w:val="en-US"/>
        </w:rPr>
        <w:t xml:space="preserve">  base64UrlEncode(payload),</w:t>
      </w:r>
    </w:p>
    <w:p w:rsidR="003C0DB1" w:rsidRDefault="003C0DB1" w:rsidP="003C0DB1">
      <w:pPr>
        <w:pStyle w:val="normal0"/>
        <w:rPr>
          <w:rFonts w:ascii="Courier New" w:eastAsia="Times New Roman" w:hAnsi="Courier New" w:cs="Courier New"/>
          <w:b/>
          <w:color w:val="FF0000"/>
          <w:spacing w:val="2"/>
          <w:sz w:val="28"/>
          <w:szCs w:val="28"/>
          <w:shd w:val="clear" w:color="auto" w:fill="FFFFFF"/>
          <w:lang w:val="en-US"/>
        </w:rPr>
      </w:pPr>
      <w:r w:rsidRPr="005E2A55">
        <w:rPr>
          <w:rFonts w:ascii="Courier New" w:eastAsia="Times New Roman" w:hAnsi="Courier New" w:cs="Courier New"/>
          <w:b/>
          <w:color w:val="FF0000"/>
          <w:spacing w:val="2"/>
          <w:sz w:val="28"/>
          <w:szCs w:val="28"/>
          <w:shd w:val="clear" w:color="auto" w:fill="FFFFFF"/>
          <w:lang w:val="en-US"/>
        </w:rPr>
        <w:t xml:space="preserve">  secret)</w:t>
      </w:r>
    </w:p>
    <w:p w:rsidR="005E2A55" w:rsidRDefault="005E2A55" w:rsidP="003C0DB1">
      <w:pPr>
        <w:pStyle w:val="normal0"/>
        <w:rPr>
          <w:rFonts w:ascii="Courier New" w:eastAsia="Times New Roman" w:hAnsi="Courier New" w:cs="Courier New"/>
          <w:b/>
          <w:color w:val="FF0000"/>
          <w:spacing w:val="2"/>
          <w:sz w:val="28"/>
          <w:szCs w:val="28"/>
          <w:shd w:val="clear" w:color="auto" w:fill="FFFFFF"/>
          <w:lang w:val="en-US"/>
        </w:rPr>
      </w:pPr>
    </w:p>
    <w:p w:rsidR="005E2A55" w:rsidRPr="005E2A55" w:rsidRDefault="005E2A55" w:rsidP="003C0DB1">
      <w:pPr>
        <w:pStyle w:val="normal0"/>
        <w:rPr>
          <w:rFonts w:ascii="Courier New" w:eastAsia="Courier New" w:hAnsi="Courier New" w:cs="Courier New"/>
          <w:b/>
          <w:bCs/>
          <w:color w:val="FF0000"/>
          <w:sz w:val="28"/>
          <w:szCs w:val="28"/>
          <w:highlight w:val="white"/>
        </w:rPr>
      </w:pPr>
    </w:p>
    <w:sectPr w:rsidR="005E2A55" w:rsidRPr="005E2A55" w:rsidSect="00141CD9">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Verdana">
    <w:panose1 w:val="020B0604030504040204"/>
    <w:charset w:val="00"/>
    <w:family w:val="swiss"/>
    <w:pitch w:val="variable"/>
    <w:sig w:usb0="A00006FF" w:usb1="4000205B" w:usb2="00000010" w:usb3="00000000" w:csb0="0000019F" w:csb1="00000000"/>
    <w:embedRegular r:id="rId1" w:fontKey="{4ABC17B3-D071-41C9-B924-16EFC28D7A0B}"/>
    <w:embedBold r:id="rId2" w:fontKey="{E5E10023-42D1-435C-A6C2-D3E823B00093}"/>
    <w:embedItalic r:id="rId3" w:fontKey="{BCDDFEB6-1AA5-4B57-B601-2674466032A8}"/>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default"/>
    <w:sig w:usb0="00000000" w:usb1="00000000" w:usb2="00000000" w:usb3="00000000" w:csb0="00000000" w:csb1="00000000"/>
    <w:embedRegular r:id="rId4" w:fontKey="{992C7BDC-15DF-4571-90F4-0AD1AE9D09D6}"/>
    <w:embedBold r:id="rId5" w:fontKey="{43F0AD58-B293-4330-8F99-44BE4AE63040}"/>
  </w:font>
  <w:font w:name="Nunito">
    <w:charset w:val="00"/>
    <w:family w:val="auto"/>
    <w:pitch w:val="default"/>
    <w:sig w:usb0="00000000" w:usb1="00000000" w:usb2="00000000" w:usb3="00000000" w:csb0="00000000" w:csb1="00000000"/>
    <w:embedRegular r:id="rId6" w:fontKey="{021C361D-29F9-44C5-8FAD-3045404429FB}"/>
    <w:embedBold r:id="rId7" w:fontKey="{E83B596C-8153-4422-92F5-740DA8A557D8}"/>
  </w:font>
  <w:font w:name="Tahoma">
    <w:panose1 w:val="020B0604030504040204"/>
    <w:charset w:val="00"/>
    <w:family w:val="swiss"/>
    <w:pitch w:val="variable"/>
    <w:sig w:usb0="E1002EFF" w:usb1="C000605B" w:usb2="00000029" w:usb3="00000000" w:csb0="000101FF" w:csb1="00000000"/>
    <w:embedRegular r:id="rId8" w:fontKey="{A71BA561-5898-40A7-B0D0-97A019275FD9}"/>
  </w:font>
  <w:font w:name="Courier New">
    <w:panose1 w:val="02070309020205020404"/>
    <w:charset w:val="00"/>
    <w:family w:val="modern"/>
    <w:pitch w:val="fixed"/>
    <w:sig w:usb0="E0002EFF" w:usb1="C0007843" w:usb2="00000009" w:usb3="00000000" w:csb0="000001FF" w:csb1="00000000"/>
  </w:font>
  <w:font w:name="Nova Mono">
    <w:charset w:val="00"/>
    <w:family w:val="auto"/>
    <w:pitch w:val="default"/>
    <w:sig w:usb0="00000000" w:usb1="00000000" w:usb2="00000000" w:usb3="00000000" w:csb0="00000000" w:csb1="00000000"/>
    <w:embedRegular r:id="rId9" w:fontKey="{A5077A19-730D-458A-99DB-ABD37638E953}"/>
    <w:embedBold r:id="rId10" w:fontKey="{2F5E5841-FAA7-43D4-B06C-193EC72B640B}"/>
  </w:font>
  <w:font w:name="Roboto Mono">
    <w:charset w:val="00"/>
    <w:family w:val="auto"/>
    <w:pitch w:val="default"/>
    <w:sig w:usb0="00000000" w:usb1="00000000" w:usb2="00000000" w:usb3="00000000" w:csb0="00000000" w:csb1="00000000"/>
    <w:embedRegular r:id="rId11" w:fontKey="{B7FDBA48-9295-492C-B1D0-E0B1E4FD1660}"/>
  </w:font>
  <w:font w:name="Lato">
    <w:charset w:val="00"/>
    <w:family w:val="auto"/>
    <w:pitch w:val="default"/>
    <w:sig w:usb0="00000000" w:usb1="00000000" w:usb2="00000000" w:usb3="00000000" w:csb0="00000000" w:csb1="00000000"/>
    <w:embedRegular r:id="rId12" w:fontKey="{5B18FBBE-6D07-4CAE-BC69-B903A07F182B}"/>
    <w:embedBold r:id="rId13" w:fontKey="{587FE40F-F5A4-40E7-892C-8871C7C8BAA5}"/>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4" w:fontKey="{0A80D61F-E845-469A-8AEE-8F5BB3BA54C3}"/>
  </w:font>
  <w:font w:name="Cambria">
    <w:panose1 w:val="02040503050406030204"/>
    <w:charset w:val="00"/>
    <w:family w:val="roman"/>
    <w:pitch w:val="variable"/>
    <w:sig w:usb0="E00006FF" w:usb1="420024FF" w:usb2="02000000" w:usb3="00000000" w:csb0="0000019F" w:csb1="00000000"/>
    <w:embedRegular r:id="rId15" w:fontKey="{EF70243A-170E-419B-8CE6-812E7BF8ACD8}"/>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E2315"/>
    <w:multiLevelType w:val="multilevel"/>
    <w:tmpl w:val="2634EF48"/>
    <w:lvl w:ilvl="0">
      <w:start w:val="1"/>
      <w:numFmt w:val="decimal"/>
      <w:lvlText w:val="%1."/>
      <w:lvlJc w:val="left"/>
      <w:pPr>
        <w:ind w:left="720" w:hanging="360"/>
      </w:pPr>
      <w:rPr>
        <w:rFonts w:ascii="Verdana" w:eastAsia="Verdana" w:hAnsi="Verdana" w:cs="Verdana"/>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nsid w:val="05B46C4A"/>
    <w:multiLevelType w:val="multilevel"/>
    <w:tmpl w:val="39E095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62B5A4C"/>
    <w:multiLevelType w:val="multilevel"/>
    <w:tmpl w:val="E32A47AC"/>
    <w:lvl w:ilvl="0">
      <w:start w:val="1"/>
      <w:numFmt w:val="bullet"/>
      <w:lvlText w:val="●"/>
      <w:lvlJc w:val="left"/>
      <w:pPr>
        <w:ind w:left="720" w:hanging="360"/>
      </w:pPr>
      <w:rPr>
        <w:rFonts w:ascii="Verdana" w:eastAsia="Verdana" w:hAnsi="Verdana" w:cs="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88F0A49"/>
    <w:multiLevelType w:val="multilevel"/>
    <w:tmpl w:val="6A98EA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nsid w:val="099A171C"/>
    <w:multiLevelType w:val="multilevel"/>
    <w:tmpl w:val="8D986772"/>
    <w:lvl w:ilvl="0">
      <w:start w:val="1"/>
      <w:numFmt w:val="bullet"/>
      <w:lvlText w:val="●"/>
      <w:lvlJc w:val="left"/>
      <w:pPr>
        <w:ind w:left="720" w:hanging="360"/>
      </w:pPr>
      <w:rPr>
        <w:rFonts w:ascii="Arial" w:eastAsia="Arial" w:hAnsi="Arial" w:cs="Arial"/>
        <w:color w:val="001E2B"/>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0D6B6ECE"/>
    <w:multiLevelType w:val="multilevel"/>
    <w:tmpl w:val="6E5AEFAA"/>
    <w:lvl w:ilvl="0">
      <w:start w:val="1"/>
      <w:numFmt w:val="bullet"/>
      <w:lvlText w:val="●"/>
      <w:lvlJc w:val="left"/>
      <w:pPr>
        <w:ind w:left="720" w:hanging="360"/>
      </w:pPr>
      <w:rPr>
        <w:rFonts w:ascii="Verdana" w:eastAsia="Verdana" w:hAnsi="Verdana" w:cs="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0F6F55E6"/>
    <w:multiLevelType w:val="multilevel"/>
    <w:tmpl w:val="3D4257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nsid w:val="15B73A65"/>
    <w:multiLevelType w:val="multilevel"/>
    <w:tmpl w:val="D732395C"/>
    <w:lvl w:ilvl="0">
      <w:start w:val="1"/>
      <w:numFmt w:val="bullet"/>
      <w:lvlText w:val="●"/>
      <w:lvlJc w:val="left"/>
      <w:pPr>
        <w:ind w:left="720" w:hanging="360"/>
      </w:pPr>
      <w:rPr>
        <w:rFonts w:ascii="Roboto" w:eastAsia="Roboto" w:hAnsi="Roboto" w:cs="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21656A1A"/>
    <w:multiLevelType w:val="multilevel"/>
    <w:tmpl w:val="58B48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28C552BE"/>
    <w:multiLevelType w:val="multilevel"/>
    <w:tmpl w:val="0888B0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nsid w:val="2C50444D"/>
    <w:multiLevelType w:val="multilevel"/>
    <w:tmpl w:val="1C4E3670"/>
    <w:lvl w:ilvl="0">
      <w:start w:val="1"/>
      <w:numFmt w:val="decimal"/>
      <w:lvlText w:val="%1."/>
      <w:lvlJc w:val="left"/>
      <w:pPr>
        <w:ind w:left="720" w:hanging="360"/>
      </w:pPr>
      <w:rPr>
        <w:rFonts w:ascii="Verdana" w:eastAsia="Verdana" w:hAnsi="Verdana" w:cs="Verdana"/>
        <w:color w:val="181717"/>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nsid w:val="2F602B24"/>
    <w:multiLevelType w:val="multilevel"/>
    <w:tmpl w:val="9CE6B6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3AE929C4"/>
    <w:multiLevelType w:val="multilevel"/>
    <w:tmpl w:val="FD460F56"/>
    <w:lvl w:ilvl="0">
      <w:start w:val="1"/>
      <w:numFmt w:val="bullet"/>
      <w:lvlText w:val="●"/>
      <w:lvlJc w:val="left"/>
      <w:pPr>
        <w:ind w:left="720" w:hanging="360"/>
      </w:pPr>
      <w:rPr>
        <w:rFonts w:ascii="Arial" w:eastAsia="Arial" w:hAnsi="Arial" w:cs="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3D4F3CA6"/>
    <w:multiLevelType w:val="multilevel"/>
    <w:tmpl w:val="BFAEEB82"/>
    <w:lvl w:ilvl="0">
      <w:start w:val="1"/>
      <w:numFmt w:val="decimal"/>
      <w:lvlText w:val="%1."/>
      <w:lvlJc w:val="left"/>
      <w:pPr>
        <w:ind w:left="720" w:hanging="360"/>
      </w:pPr>
      <w:rPr>
        <w:rFonts w:ascii="Verdana" w:eastAsia="Verdana" w:hAnsi="Verdana" w:cs="Verdana"/>
        <w:color w:val="181717"/>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nsid w:val="3DD96E0C"/>
    <w:multiLevelType w:val="multilevel"/>
    <w:tmpl w:val="333AB3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3F5D16B3"/>
    <w:multiLevelType w:val="multilevel"/>
    <w:tmpl w:val="FB1892A2"/>
    <w:lvl w:ilvl="0">
      <w:start w:val="1"/>
      <w:numFmt w:val="bullet"/>
      <w:lvlText w:val="●"/>
      <w:lvlJc w:val="left"/>
      <w:pPr>
        <w:ind w:left="720" w:hanging="360"/>
      </w:pPr>
      <w:rPr>
        <w:rFonts w:ascii="Verdana" w:eastAsia="Verdana" w:hAnsi="Verdana" w:cs="Verdana"/>
        <w:color w:val="181717"/>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4BA8204C"/>
    <w:multiLevelType w:val="multilevel"/>
    <w:tmpl w:val="569C1AE4"/>
    <w:lvl w:ilvl="0">
      <w:start w:val="1"/>
      <w:numFmt w:val="bullet"/>
      <w:lvlText w:val="●"/>
      <w:lvlJc w:val="left"/>
      <w:pPr>
        <w:ind w:left="720" w:hanging="360"/>
      </w:pPr>
      <w:rPr>
        <w:rFonts w:ascii="Verdana" w:eastAsia="Verdana" w:hAnsi="Verdana" w:cs="Verdana"/>
        <w:color w:val="181717"/>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4C5815C9"/>
    <w:multiLevelType w:val="multilevel"/>
    <w:tmpl w:val="F83A7306"/>
    <w:lvl w:ilvl="0">
      <w:start w:val="1"/>
      <w:numFmt w:val="decimal"/>
      <w:lvlText w:val="%1."/>
      <w:lvlJc w:val="left"/>
      <w:pPr>
        <w:ind w:left="720" w:hanging="360"/>
      </w:pPr>
      <w:rPr>
        <w:rFonts w:ascii="Verdana" w:eastAsia="Verdana" w:hAnsi="Verdana" w:cs="Verdana"/>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nsid w:val="588A7AAC"/>
    <w:multiLevelType w:val="multilevel"/>
    <w:tmpl w:val="DFC6524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nsid w:val="59665CD1"/>
    <w:multiLevelType w:val="multilevel"/>
    <w:tmpl w:val="0B004354"/>
    <w:lvl w:ilvl="0">
      <w:start w:val="1"/>
      <w:numFmt w:val="decimal"/>
      <w:lvlText w:val="%1."/>
      <w:lvlJc w:val="left"/>
      <w:pPr>
        <w:ind w:left="720" w:hanging="360"/>
      </w:pPr>
      <w:rPr>
        <w:rFonts w:ascii="Verdana" w:eastAsia="Verdana" w:hAnsi="Verdana" w:cs="Verdana"/>
        <w:color w:val="181717"/>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nsid w:val="5D1541F0"/>
    <w:multiLevelType w:val="multilevel"/>
    <w:tmpl w:val="B524A9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60E618DB"/>
    <w:multiLevelType w:val="multilevel"/>
    <w:tmpl w:val="8A56978A"/>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nsid w:val="634767CD"/>
    <w:multiLevelType w:val="multilevel"/>
    <w:tmpl w:val="C7C66A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nsid w:val="696A61C0"/>
    <w:multiLevelType w:val="multilevel"/>
    <w:tmpl w:val="80E4410C"/>
    <w:lvl w:ilvl="0">
      <w:start w:val="1"/>
      <w:numFmt w:val="bullet"/>
      <w:lvlText w:val="●"/>
      <w:lvlJc w:val="left"/>
      <w:pPr>
        <w:ind w:left="720" w:hanging="360"/>
      </w:pPr>
      <w:rPr>
        <w:rFonts w:ascii="Verdana" w:eastAsia="Verdana" w:hAnsi="Verdana" w:cs="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nsid w:val="6C1F21B4"/>
    <w:multiLevelType w:val="multilevel"/>
    <w:tmpl w:val="818401F6"/>
    <w:lvl w:ilvl="0">
      <w:start w:val="1"/>
      <w:numFmt w:val="bullet"/>
      <w:lvlText w:val="●"/>
      <w:lvlJc w:val="left"/>
      <w:pPr>
        <w:ind w:left="720" w:hanging="360"/>
      </w:pPr>
      <w:rPr>
        <w:rFonts w:ascii="Verdana" w:eastAsia="Verdana" w:hAnsi="Verdana" w:cs="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nsid w:val="6CB82C86"/>
    <w:multiLevelType w:val="multilevel"/>
    <w:tmpl w:val="8E32805A"/>
    <w:lvl w:ilvl="0">
      <w:start w:val="1"/>
      <w:numFmt w:val="bullet"/>
      <w:lvlText w:val="●"/>
      <w:lvlJc w:val="left"/>
      <w:pPr>
        <w:ind w:left="720" w:hanging="360"/>
      </w:pPr>
      <w:rPr>
        <w:rFonts w:ascii="Verdana" w:eastAsia="Verdana" w:hAnsi="Verdana" w:cs="Verdana"/>
        <w:color w:val="181717"/>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nsid w:val="6DD373A3"/>
    <w:multiLevelType w:val="multilevel"/>
    <w:tmpl w:val="2842D3D0"/>
    <w:lvl w:ilvl="0">
      <w:start w:val="1"/>
      <w:numFmt w:val="bullet"/>
      <w:lvlText w:val="●"/>
      <w:lvlJc w:val="left"/>
      <w:pPr>
        <w:ind w:left="720" w:hanging="360"/>
      </w:pPr>
      <w:rPr>
        <w:rFonts w:ascii="Verdana" w:eastAsia="Verdana" w:hAnsi="Verdana" w:cs="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nsid w:val="6EB01A60"/>
    <w:multiLevelType w:val="multilevel"/>
    <w:tmpl w:val="03948F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nsid w:val="72CA056C"/>
    <w:multiLevelType w:val="multilevel"/>
    <w:tmpl w:val="4950ECCE"/>
    <w:lvl w:ilvl="0">
      <w:start w:val="1"/>
      <w:numFmt w:val="bullet"/>
      <w:lvlText w:val="●"/>
      <w:lvlJc w:val="left"/>
      <w:pPr>
        <w:ind w:left="720" w:hanging="360"/>
      </w:pPr>
      <w:rPr>
        <w:rFonts w:ascii="Roboto" w:eastAsia="Roboto" w:hAnsi="Roboto" w:cs="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nsid w:val="736B2F89"/>
    <w:multiLevelType w:val="multilevel"/>
    <w:tmpl w:val="CCA2EA80"/>
    <w:lvl w:ilvl="0">
      <w:start w:val="1"/>
      <w:numFmt w:val="bullet"/>
      <w:lvlText w:val="●"/>
      <w:lvlJc w:val="left"/>
      <w:pPr>
        <w:ind w:left="720" w:hanging="360"/>
      </w:pPr>
      <w:rPr>
        <w:rFonts w:ascii="Arial" w:eastAsia="Arial" w:hAnsi="Arial" w:cs="Arial"/>
        <w:color w:val="273239"/>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73931D2F"/>
    <w:multiLevelType w:val="multilevel"/>
    <w:tmpl w:val="85B4DF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nsid w:val="73E56F7E"/>
    <w:multiLevelType w:val="multilevel"/>
    <w:tmpl w:val="035AEF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nsid w:val="742B678C"/>
    <w:multiLevelType w:val="multilevel"/>
    <w:tmpl w:val="55DEB70E"/>
    <w:lvl w:ilvl="0">
      <w:start w:val="1"/>
      <w:numFmt w:val="bullet"/>
      <w:lvlText w:val="●"/>
      <w:lvlJc w:val="left"/>
      <w:pPr>
        <w:ind w:left="720" w:hanging="360"/>
      </w:pPr>
      <w:rPr>
        <w:rFonts w:ascii="Verdana" w:eastAsia="Verdana" w:hAnsi="Verdana" w:cs="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nsid w:val="78202527"/>
    <w:multiLevelType w:val="multilevel"/>
    <w:tmpl w:val="0D4A49E2"/>
    <w:lvl w:ilvl="0">
      <w:start w:val="1"/>
      <w:numFmt w:val="bullet"/>
      <w:lvlText w:val="●"/>
      <w:lvlJc w:val="left"/>
      <w:pPr>
        <w:ind w:left="720" w:hanging="360"/>
      </w:pPr>
      <w:rPr>
        <w:rFonts w:ascii="Nunito" w:eastAsia="Nunito" w:hAnsi="Nunito" w:cs="Nunito"/>
        <w:color w:val="74757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AF31C7C"/>
    <w:multiLevelType w:val="multilevel"/>
    <w:tmpl w:val="CB8C48B2"/>
    <w:lvl w:ilvl="0">
      <w:start w:val="1"/>
      <w:numFmt w:val="bullet"/>
      <w:lvlText w:val="●"/>
      <w:lvlJc w:val="left"/>
      <w:pPr>
        <w:ind w:left="720" w:hanging="360"/>
      </w:pPr>
      <w:rPr>
        <w:rFonts w:ascii="Verdana" w:eastAsia="Verdana" w:hAnsi="Verdana" w:cs="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nsid w:val="7C860500"/>
    <w:multiLevelType w:val="multilevel"/>
    <w:tmpl w:val="246ED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nsid w:val="7CD14110"/>
    <w:multiLevelType w:val="multilevel"/>
    <w:tmpl w:val="62E8C18E"/>
    <w:lvl w:ilvl="0">
      <w:start w:val="1"/>
      <w:numFmt w:val="bullet"/>
      <w:lvlText w:val="●"/>
      <w:lvlJc w:val="left"/>
      <w:pPr>
        <w:ind w:left="720" w:hanging="360"/>
      </w:pPr>
      <w:rPr>
        <w:rFonts w:ascii="Verdana" w:eastAsia="Verdana" w:hAnsi="Verdana" w:cs="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9"/>
  </w:num>
  <w:num w:numId="2">
    <w:abstractNumId w:val="21"/>
  </w:num>
  <w:num w:numId="3">
    <w:abstractNumId w:val="1"/>
  </w:num>
  <w:num w:numId="4">
    <w:abstractNumId w:val="28"/>
  </w:num>
  <w:num w:numId="5">
    <w:abstractNumId w:val="6"/>
  </w:num>
  <w:num w:numId="6">
    <w:abstractNumId w:val="2"/>
  </w:num>
  <w:num w:numId="7">
    <w:abstractNumId w:val="30"/>
  </w:num>
  <w:num w:numId="8">
    <w:abstractNumId w:val="24"/>
  </w:num>
  <w:num w:numId="9">
    <w:abstractNumId w:val="16"/>
  </w:num>
  <w:num w:numId="10">
    <w:abstractNumId w:val="26"/>
  </w:num>
  <w:num w:numId="11">
    <w:abstractNumId w:val="12"/>
  </w:num>
  <w:num w:numId="12">
    <w:abstractNumId w:val="22"/>
  </w:num>
  <w:num w:numId="13">
    <w:abstractNumId w:val="10"/>
  </w:num>
  <w:num w:numId="14">
    <w:abstractNumId w:val="25"/>
  </w:num>
  <w:num w:numId="15">
    <w:abstractNumId w:val="11"/>
  </w:num>
  <w:num w:numId="16">
    <w:abstractNumId w:val="4"/>
  </w:num>
  <w:num w:numId="17">
    <w:abstractNumId w:val="31"/>
  </w:num>
  <w:num w:numId="18">
    <w:abstractNumId w:val="15"/>
  </w:num>
  <w:num w:numId="19">
    <w:abstractNumId w:val="23"/>
  </w:num>
  <w:num w:numId="20">
    <w:abstractNumId w:val="20"/>
  </w:num>
  <w:num w:numId="21">
    <w:abstractNumId w:val="19"/>
  </w:num>
  <w:num w:numId="22">
    <w:abstractNumId w:val="14"/>
  </w:num>
  <w:num w:numId="23">
    <w:abstractNumId w:val="13"/>
  </w:num>
  <w:num w:numId="24">
    <w:abstractNumId w:val="17"/>
  </w:num>
  <w:num w:numId="25">
    <w:abstractNumId w:val="9"/>
  </w:num>
  <w:num w:numId="26">
    <w:abstractNumId w:val="36"/>
  </w:num>
  <w:num w:numId="27">
    <w:abstractNumId w:val="35"/>
  </w:num>
  <w:num w:numId="28">
    <w:abstractNumId w:val="32"/>
  </w:num>
  <w:num w:numId="29">
    <w:abstractNumId w:val="5"/>
  </w:num>
  <w:num w:numId="30">
    <w:abstractNumId w:val="3"/>
  </w:num>
  <w:num w:numId="31">
    <w:abstractNumId w:val="18"/>
  </w:num>
  <w:num w:numId="32">
    <w:abstractNumId w:val="0"/>
  </w:num>
  <w:num w:numId="33">
    <w:abstractNumId w:val="7"/>
  </w:num>
  <w:num w:numId="34">
    <w:abstractNumId w:val="33"/>
  </w:num>
  <w:num w:numId="35">
    <w:abstractNumId w:val="27"/>
  </w:num>
  <w:num w:numId="36">
    <w:abstractNumId w:val="8"/>
  </w:num>
  <w:num w:numId="37">
    <w:abstractNumId w:val="3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embedTrueTypeFonts/>
  <w:defaultTabStop w:val="720"/>
  <w:characterSpacingControl w:val="doNotCompress"/>
  <w:compat/>
  <w:rsids>
    <w:rsidRoot w:val="00141CD9"/>
    <w:rsid w:val="00141CD9"/>
    <w:rsid w:val="003C0DB1"/>
    <w:rsid w:val="005E2A55"/>
    <w:rsid w:val="00D1537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141CD9"/>
    <w:pPr>
      <w:keepNext/>
      <w:keepLines/>
      <w:spacing w:before="400" w:after="120"/>
      <w:outlineLvl w:val="0"/>
    </w:pPr>
    <w:rPr>
      <w:sz w:val="40"/>
      <w:szCs w:val="40"/>
    </w:rPr>
  </w:style>
  <w:style w:type="paragraph" w:styleId="Heading2">
    <w:name w:val="heading 2"/>
    <w:basedOn w:val="normal0"/>
    <w:next w:val="normal0"/>
    <w:rsid w:val="00141CD9"/>
    <w:pPr>
      <w:keepNext/>
      <w:keepLines/>
      <w:spacing w:before="360" w:after="120"/>
      <w:outlineLvl w:val="1"/>
    </w:pPr>
    <w:rPr>
      <w:sz w:val="32"/>
      <w:szCs w:val="32"/>
    </w:rPr>
  </w:style>
  <w:style w:type="paragraph" w:styleId="Heading3">
    <w:name w:val="heading 3"/>
    <w:basedOn w:val="normal0"/>
    <w:next w:val="normal0"/>
    <w:rsid w:val="00141CD9"/>
    <w:pPr>
      <w:keepNext/>
      <w:keepLines/>
      <w:spacing w:before="320" w:after="80"/>
      <w:outlineLvl w:val="2"/>
    </w:pPr>
    <w:rPr>
      <w:color w:val="434343"/>
      <w:sz w:val="28"/>
      <w:szCs w:val="28"/>
    </w:rPr>
  </w:style>
  <w:style w:type="paragraph" w:styleId="Heading4">
    <w:name w:val="heading 4"/>
    <w:basedOn w:val="normal0"/>
    <w:next w:val="normal0"/>
    <w:rsid w:val="00141CD9"/>
    <w:pPr>
      <w:keepNext/>
      <w:keepLines/>
      <w:spacing w:before="280" w:after="80"/>
      <w:outlineLvl w:val="3"/>
    </w:pPr>
    <w:rPr>
      <w:color w:val="666666"/>
      <w:sz w:val="24"/>
      <w:szCs w:val="24"/>
    </w:rPr>
  </w:style>
  <w:style w:type="paragraph" w:styleId="Heading5">
    <w:name w:val="heading 5"/>
    <w:basedOn w:val="normal0"/>
    <w:next w:val="normal0"/>
    <w:rsid w:val="00141CD9"/>
    <w:pPr>
      <w:keepNext/>
      <w:keepLines/>
      <w:spacing w:before="240" w:after="80"/>
      <w:outlineLvl w:val="4"/>
    </w:pPr>
    <w:rPr>
      <w:color w:val="666666"/>
    </w:rPr>
  </w:style>
  <w:style w:type="paragraph" w:styleId="Heading6">
    <w:name w:val="heading 6"/>
    <w:basedOn w:val="normal0"/>
    <w:next w:val="normal0"/>
    <w:rsid w:val="00141CD9"/>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141CD9"/>
    <w:tblPr>
      <w:tblCellMar>
        <w:top w:w="100" w:type="dxa"/>
        <w:left w:w="100" w:type="dxa"/>
        <w:bottom w:w="100" w:type="dxa"/>
        <w:right w:w="100" w:type="dxa"/>
      </w:tblCellMar>
    </w:tblPr>
  </w:style>
  <w:style w:type="paragraph" w:customStyle="1" w:styleId="normal0">
    <w:name w:val="normal"/>
    <w:rsid w:val="00141CD9"/>
  </w:style>
  <w:style w:type="paragraph" w:styleId="Title">
    <w:name w:val="Title"/>
    <w:basedOn w:val="normal0"/>
    <w:next w:val="normal0"/>
    <w:rsid w:val="00141CD9"/>
    <w:pPr>
      <w:keepNext/>
      <w:keepLines/>
      <w:spacing w:after="60"/>
    </w:pPr>
    <w:rPr>
      <w:sz w:val="52"/>
      <w:szCs w:val="52"/>
    </w:rPr>
  </w:style>
  <w:style w:type="paragraph" w:styleId="Subtitle">
    <w:name w:val="Subtitle"/>
    <w:basedOn w:val="normal0"/>
    <w:next w:val="normal0"/>
    <w:rsid w:val="00141CD9"/>
    <w:pPr>
      <w:keepNext/>
      <w:keepLines/>
      <w:spacing w:after="320"/>
    </w:pPr>
    <w:rPr>
      <w:color w:val="666666"/>
      <w:sz w:val="30"/>
      <w:szCs w:val="30"/>
    </w:rPr>
  </w:style>
  <w:style w:type="table" w:customStyle="1" w:styleId="a">
    <w:basedOn w:val="TableNormal0"/>
    <w:rsid w:val="00141CD9"/>
    <w:tblPr>
      <w:tblStyleRowBandSize w:val="1"/>
      <w:tblStyleColBandSize w:val="1"/>
      <w:tblCellMar>
        <w:top w:w="100" w:type="dxa"/>
        <w:left w:w="100" w:type="dxa"/>
        <w:bottom w:w="100" w:type="dxa"/>
        <w:right w:w="100" w:type="dxa"/>
      </w:tblCellMar>
    </w:tblPr>
  </w:style>
  <w:style w:type="table" w:customStyle="1" w:styleId="a0">
    <w:basedOn w:val="TableNormal0"/>
    <w:rsid w:val="00141CD9"/>
    <w:tblPr>
      <w:tblStyleRowBandSize w:val="1"/>
      <w:tblStyleColBandSize w:val="1"/>
      <w:tblCellMar>
        <w:top w:w="100" w:type="dxa"/>
        <w:left w:w="100" w:type="dxa"/>
        <w:bottom w:w="100" w:type="dxa"/>
        <w:right w:w="100" w:type="dxa"/>
      </w:tblCellMar>
    </w:tblPr>
  </w:style>
  <w:style w:type="table" w:customStyle="1" w:styleId="a1">
    <w:basedOn w:val="TableNormal0"/>
    <w:rsid w:val="00141CD9"/>
    <w:tblPr>
      <w:tblStyleRowBandSize w:val="1"/>
      <w:tblStyleColBandSize w:val="1"/>
      <w:tblCellMar>
        <w:top w:w="100" w:type="dxa"/>
        <w:left w:w="100" w:type="dxa"/>
        <w:bottom w:w="100" w:type="dxa"/>
        <w:right w:w="100" w:type="dxa"/>
      </w:tblCellMar>
    </w:tblPr>
    <w:tcPr>
      <w:shd w:val="clear" w:color="auto" w:fill="FFFFFF"/>
    </w:tcPr>
  </w:style>
  <w:style w:type="table" w:customStyle="1" w:styleId="a2">
    <w:basedOn w:val="TableNormal0"/>
    <w:rsid w:val="00141CD9"/>
    <w:tblPr>
      <w:tblStyleRowBandSize w:val="1"/>
      <w:tblStyleColBandSize w:val="1"/>
      <w:tblCellMar>
        <w:top w:w="100" w:type="dxa"/>
        <w:left w:w="100" w:type="dxa"/>
        <w:bottom w:w="100" w:type="dxa"/>
        <w:right w:w="100" w:type="dxa"/>
      </w:tblCellMar>
    </w:tblPr>
  </w:style>
  <w:style w:type="table" w:customStyle="1" w:styleId="a3">
    <w:basedOn w:val="TableNormal0"/>
    <w:rsid w:val="00141CD9"/>
    <w:tblPr>
      <w:tblStyleRowBandSize w:val="1"/>
      <w:tblStyleColBandSize w:val="1"/>
      <w:tblCellMar>
        <w:top w:w="100" w:type="dxa"/>
        <w:left w:w="100" w:type="dxa"/>
        <w:bottom w:w="100" w:type="dxa"/>
        <w:right w:w="100" w:type="dxa"/>
      </w:tblCellMar>
    </w:tblPr>
    <w:tcPr>
      <w:shd w:val="clear" w:color="auto" w:fill="FFFFFF"/>
    </w:tcPr>
  </w:style>
  <w:style w:type="table" w:customStyle="1" w:styleId="a4">
    <w:basedOn w:val="TableNormal0"/>
    <w:rsid w:val="00141CD9"/>
    <w:tblPr>
      <w:tblStyleRowBandSize w:val="1"/>
      <w:tblStyleColBandSize w:val="1"/>
      <w:tblCellMar>
        <w:top w:w="100" w:type="dxa"/>
        <w:left w:w="100" w:type="dxa"/>
        <w:bottom w:w="100" w:type="dxa"/>
        <w:right w:w="100" w:type="dxa"/>
      </w:tblCellMar>
    </w:tblPr>
  </w:style>
  <w:style w:type="table" w:customStyle="1" w:styleId="a5">
    <w:basedOn w:val="TableNormal0"/>
    <w:rsid w:val="00141CD9"/>
    <w:tblPr>
      <w:tblStyleRowBandSize w:val="1"/>
      <w:tblStyleColBandSize w:val="1"/>
      <w:tblCellMar>
        <w:top w:w="100" w:type="dxa"/>
        <w:left w:w="100" w:type="dxa"/>
        <w:bottom w:w="100" w:type="dxa"/>
        <w:right w:w="100" w:type="dxa"/>
      </w:tblCellMar>
    </w:tblPr>
    <w:tcPr>
      <w:shd w:val="clear" w:color="auto" w:fill="FFFFFF"/>
    </w:tcPr>
  </w:style>
  <w:style w:type="table" w:customStyle="1" w:styleId="a6">
    <w:basedOn w:val="TableNormal0"/>
    <w:rsid w:val="00141CD9"/>
    <w:tblPr>
      <w:tblStyleRowBandSize w:val="1"/>
      <w:tblStyleColBandSize w:val="1"/>
      <w:tblCellMar>
        <w:top w:w="100" w:type="dxa"/>
        <w:left w:w="100" w:type="dxa"/>
        <w:bottom w:w="100" w:type="dxa"/>
        <w:right w:w="100" w:type="dxa"/>
      </w:tblCellMar>
    </w:tblPr>
  </w:style>
  <w:style w:type="table" w:customStyle="1" w:styleId="a7">
    <w:basedOn w:val="TableNormal0"/>
    <w:rsid w:val="00141CD9"/>
    <w:tblPr>
      <w:tblStyleRowBandSize w:val="1"/>
      <w:tblStyleColBandSize w:val="1"/>
      <w:tblCellMar>
        <w:top w:w="100" w:type="dxa"/>
        <w:left w:w="100" w:type="dxa"/>
        <w:bottom w:w="100" w:type="dxa"/>
        <w:right w:w="100" w:type="dxa"/>
      </w:tblCellMar>
    </w:tblPr>
  </w:style>
  <w:style w:type="table" w:customStyle="1" w:styleId="a8">
    <w:basedOn w:val="TableNormal0"/>
    <w:rsid w:val="00141CD9"/>
    <w:tblPr>
      <w:tblStyleRowBandSize w:val="1"/>
      <w:tblStyleColBandSize w:val="1"/>
      <w:tblCellMar>
        <w:top w:w="100" w:type="dxa"/>
        <w:left w:w="100" w:type="dxa"/>
        <w:bottom w:w="100" w:type="dxa"/>
        <w:right w:w="100" w:type="dxa"/>
      </w:tblCellMar>
    </w:tblPr>
  </w:style>
  <w:style w:type="table" w:customStyle="1" w:styleId="a9">
    <w:basedOn w:val="TableNormal0"/>
    <w:rsid w:val="00141CD9"/>
    <w:tblPr>
      <w:tblStyleRowBandSize w:val="1"/>
      <w:tblStyleColBandSize w:val="1"/>
      <w:tblCellMar>
        <w:top w:w="100" w:type="dxa"/>
        <w:left w:w="100" w:type="dxa"/>
        <w:bottom w:w="100" w:type="dxa"/>
        <w:right w:w="100" w:type="dxa"/>
      </w:tblCellMar>
    </w:tblPr>
  </w:style>
  <w:style w:type="table" w:customStyle="1" w:styleId="aa">
    <w:basedOn w:val="TableNormal0"/>
    <w:rsid w:val="00141CD9"/>
    <w:tblPr>
      <w:tblStyleRowBandSize w:val="1"/>
      <w:tblStyleColBandSize w:val="1"/>
      <w:tblCellMar>
        <w:top w:w="100" w:type="dxa"/>
        <w:left w:w="100" w:type="dxa"/>
        <w:bottom w:w="100" w:type="dxa"/>
        <w:right w:w="100" w:type="dxa"/>
      </w:tblCellMar>
    </w:tblPr>
  </w:style>
  <w:style w:type="table" w:customStyle="1" w:styleId="ab">
    <w:basedOn w:val="TableNormal0"/>
    <w:rsid w:val="00141CD9"/>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3C0DB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0DB1"/>
    <w:rPr>
      <w:rFonts w:ascii="Tahoma" w:hAnsi="Tahoma" w:cs="Tahoma"/>
      <w:sz w:val="16"/>
      <w:szCs w:val="16"/>
    </w:rPr>
  </w:style>
  <w:style w:type="character" w:styleId="Hyperlink">
    <w:name w:val="Hyperlink"/>
    <w:basedOn w:val="DefaultParagraphFont"/>
    <w:uiPriority w:val="99"/>
    <w:semiHidden/>
    <w:unhideWhenUsed/>
    <w:rsid w:val="003C0DB1"/>
    <w:rPr>
      <w:color w:val="0000FF"/>
      <w:u w:val="single"/>
    </w:rPr>
  </w:style>
  <w:style w:type="character" w:styleId="Strong">
    <w:name w:val="Strong"/>
    <w:basedOn w:val="DefaultParagraphFont"/>
    <w:uiPriority w:val="22"/>
    <w:qFormat/>
    <w:rsid w:val="003C0DB1"/>
    <w:rPr>
      <w:b/>
      <w:bCs/>
    </w:rPr>
  </w:style>
  <w:style w:type="character" w:styleId="HTMLCode">
    <w:name w:val="HTML Code"/>
    <w:basedOn w:val="DefaultParagraphFont"/>
    <w:uiPriority w:val="99"/>
    <w:semiHidden/>
    <w:unhideWhenUsed/>
    <w:rsid w:val="003C0DB1"/>
    <w:rPr>
      <w:rFonts w:ascii="Courier New" w:eastAsia="Times New Roman" w:hAnsi="Courier New" w:cs="Courier New"/>
      <w:sz w:val="20"/>
      <w:szCs w:val="20"/>
    </w:rPr>
  </w:style>
  <w:style w:type="character" w:customStyle="1" w:styleId="t286pc">
    <w:name w:val="t286pc"/>
    <w:basedOn w:val="DefaultParagraphFont"/>
    <w:rsid w:val="003C0DB1"/>
  </w:style>
</w:styles>
</file>

<file path=word/webSettings.xml><?xml version="1.0" encoding="utf-8"?>
<w:webSettings xmlns:r="http://schemas.openxmlformats.org/officeDocument/2006/relationships" xmlns:w="http://schemas.openxmlformats.org/wordprocessingml/2006/main">
  <w:divs>
    <w:div w:id="1791237864">
      <w:bodyDiv w:val="1"/>
      <w:marLeft w:val="0"/>
      <w:marRight w:val="0"/>
      <w:marTop w:val="0"/>
      <w:marBottom w:val="0"/>
      <w:divBdr>
        <w:top w:val="none" w:sz="0" w:space="0" w:color="auto"/>
        <w:left w:val="none" w:sz="0" w:space="0" w:color="auto"/>
        <w:bottom w:val="none" w:sz="0" w:space="0" w:color="auto"/>
        <w:right w:val="none" w:sz="0" w:space="0" w:color="auto"/>
      </w:divBdr>
    </w:div>
    <w:div w:id="1884056729">
      <w:bodyDiv w:val="1"/>
      <w:marLeft w:val="0"/>
      <w:marRight w:val="0"/>
      <w:marTop w:val="0"/>
      <w:marBottom w:val="0"/>
      <w:divBdr>
        <w:top w:val="none" w:sz="0" w:space="0" w:color="auto"/>
        <w:left w:val="none" w:sz="0" w:space="0" w:color="auto"/>
        <w:bottom w:val="none" w:sz="0" w:space="0" w:color="auto"/>
        <w:right w:val="none" w:sz="0" w:space="0" w:color="auto"/>
      </w:divBdr>
    </w:div>
    <w:div w:id="20625583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odejs.org/api/path.html" TargetMode="External"/><Relationship Id="rId18" Type="http://schemas.openxmlformats.org/officeDocument/2006/relationships/hyperlink" Target="https://www.w3schools.com/nodejs/ref_cluster.asp" TargetMode="External"/><Relationship Id="rId26" Type="http://schemas.openxmlformats.org/officeDocument/2006/relationships/hyperlink" Target="https://www.w3schools.com/nodejs/ref_net.asp" TargetMode="External"/><Relationship Id="rId39" Type="http://schemas.openxmlformats.org/officeDocument/2006/relationships/image" Target="media/image5.png"/><Relationship Id="rId21" Type="http://schemas.openxmlformats.org/officeDocument/2006/relationships/hyperlink" Target="https://www.w3schools.com/nodejs/ref_dns.asp" TargetMode="External"/><Relationship Id="rId34" Type="http://schemas.openxmlformats.org/officeDocument/2006/relationships/hyperlink" Target="https://www.w3schools.com/nodejs/ref_tls.asp" TargetMode="External"/><Relationship Id="rId42" Type="http://schemas.openxmlformats.org/officeDocument/2006/relationships/hyperlink" Target="https://nodejs.org/api/http.html" TargetMode="External"/><Relationship Id="rId47" Type="http://schemas.openxmlformats.org/officeDocument/2006/relationships/hyperlink" Target="http://geddyjs.org/" TargetMode="External"/><Relationship Id="rId50" Type="http://schemas.openxmlformats.org/officeDocument/2006/relationships/hyperlink" Target="https://developer.mozilla.org/en-US/docs/Web/HTTP/Status/201" TargetMode="External"/><Relationship Id="rId55" Type="http://schemas.openxmlformats.org/officeDocument/2006/relationships/image" Target="media/image9.png"/><Relationship Id="rId63" Type="http://schemas.openxmlformats.org/officeDocument/2006/relationships/hyperlink" Target="https://github.com/linkedin/dustjs" TargetMode="External"/><Relationship Id="rId68" Type="http://schemas.openxmlformats.org/officeDocument/2006/relationships/hyperlink" Target="http://expressjs.com/" TargetMode="External"/><Relationship Id="rId76" Type="http://schemas.openxmlformats.org/officeDocument/2006/relationships/image" Target="media/image13.png"/><Relationship Id="rId84" Type="http://schemas.openxmlformats.org/officeDocument/2006/relationships/hyperlink" Target="https://www.apachefriends.org/download.html" TargetMode="External"/><Relationship Id="rId89" Type="http://schemas.openxmlformats.org/officeDocument/2006/relationships/image" Target="media/image18.png"/><Relationship Id="rId7" Type="http://schemas.openxmlformats.org/officeDocument/2006/relationships/image" Target="media/image2.png"/><Relationship Id="rId71" Type="http://schemas.openxmlformats.org/officeDocument/2006/relationships/hyperlink" Target="https://www.npmjs.com/" TargetMode="External"/><Relationship Id="rId92"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w3schools.com/nodejs/ref_assert.asp" TargetMode="External"/><Relationship Id="rId29" Type="http://schemas.openxmlformats.org/officeDocument/2006/relationships/hyperlink" Target="https://www.w3schools.com/nodejs/ref_querystring.asp" TargetMode="External"/><Relationship Id="rId11" Type="http://schemas.openxmlformats.org/officeDocument/2006/relationships/hyperlink" Target="https://nodejs.org/api/url.html" TargetMode="External"/><Relationship Id="rId24" Type="http://schemas.openxmlformats.org/officeDocument/2006/relationships/hyperlink" Target="https://www.w3schools.com/nodejs/ref_http.asp" TargetMode="External"/><Relationship Id="rId32" Type="http://schemas.openxmlformats.org/officeDocument/2006/relationships/hyperlink" Target="https://www.w3schools.com/nodejs/ref_string_decoder.asp" TargetMode="External"/><Relationship Id="rId37" Type="http://schemas.openxmlformats.org/officeDocument/2006/relationships/hyperlink" Target="https://www.w3schools.com/nodejs/ref_vm.asp" TargetMode="External"/><Relationship Id="rId40" Type="http://schemas.openxmlformats.org/officeDocument/2006/relationships/hyperlink" Target="https://en.wikipedia.org/wiki/Web_server" TargetMode="External"/><Relationship Id="rId45" Type="http://schemas.openxmlformats.org/officeDocument/2006/relationships/image" Target="media/image8.png"/><Relationship Id="rId53" Type="http://schemas.openxmlformats.org/officeDocument/2006/relationships/hyperlink" Target="https://developer.mozilla.org/en-US/docs/Web/HTTP/Status/500" TargetMode="External"/><Relationship Id="rId58" Type="http://schemas.openxmlformats.org/officeDocument/2006/relationships/image" Target="media/image11.png"/><Relationship Id="rId66" Type="http://schemas.openxmlformats.org/officeDocument/2006/relationships/hyperlink" Target="https://github.com/soywiz/atpl.js" TargetMode="External"/><Relationship Id="rId74" Type="http://schemas.openxmlformats.org/officeDocument/2006/relationships/image" Target="media/image12.png"/><Relationship Id="rId79" Type="http://schemas.openxmlformats.org/officeDocument/2006/relationships/hyperlink" Target="http://localhost:5000/raj" TargetMode="External"/><Relationship Id="rId87" Type="http://schemas.openxmlformats.org/officeDocument/2006/relationships/hyperlink" Target="https://nodejs.org/en/download/package-manager" TargetMode="External"/><Relationship Id="rId5" Type="http://schemas.openxmlformats.org/officeDocument/2006/relationships/image" Target="media/image1.png"/><Relationship Id="rId61" Type="http://schemas.openxmlformats.org/officeDocument/2006/relationships/hyperlink" Target="https://github.com/tj/ejs" TargetMode="External"/><Relationship Id="rId82" Type="http://schemas.openxmlformats.org/officeDocument/2006/relationships/hyperlink" Target="https://github.com/mscdex/busboy" TargetMode="External"/><Relationship Id="rId90" Type="http://schemas.openxmlformats.org/officeDocument/2006/relationships/image" Target="media/image19.png"/><Relationship Id="rId19" Type="http://schemas.openxmlformats.org/officeDocument/2006/relationships/hyperlink" Target="https://www.w3schools.com/nodejs/ref_crypto.asp" TargetMode="External"/><Relationship Id="rId14" Type="http://schemas.openxmlformats.org/officeDocument/2006/relationships/hyperlink" Target="https://nodejs.org/api/fs.html" TargetMode="External"/><Relationship Id="rId22" Type="http://schemas.openxmlformats.org/officeDocument/2006/relationships/hyperlink" Target="https://www.w3schools.com/nodejs/ref_events.asp" TargetMode="External"/><Relationship Id="rId27" Type="http://schemas.openxmlformats.org/officeDocument/2006/relationships/hyperlink" Target="https://www.w3schools.com/nodejs/ref_os.asp" TargetMode="External"/><Relationship Id="rId30" Type="http://schemas.openxmlformats.org/officeDocument/2006/relationships/hyperlink" Target="https://www.w3schools.com/nodejs/ref_readline.asp" TargetMode="External"/><Relationship Id="rId35" Type="http://schemas.openxmlformats.org/officeDocument/2006/relationships/hyperlink" Target="https://www.w3schools.com/nodejs/ref_url.asp" TargetMode="External"/><Relationship Id="rId43" Type="http://schemas.openxmlformats.org/officeDocument/2006/relationships/image" Target="media/image6.png"/><Relationship Id="rId48" Type="http://schemas.openxmlformats.org/officeDocument/2006/relationships/hyperlink" Target="http://locomotivejs.org/" TargetMode="External"/><Relationship Id="rId56" Type="http://schemas.openxmlformats.org/officeDocument/2006/relationships/hyperlink" Target="https://expressjs.com/" TargetMode="External"/><Relationship Id="rId64" Type="http://schemas.openxmlformats.org/officeDocument/2006/relationships/hyperlink" Target="https://github.com/mozilla/nunjucks" TargetMode="External"/><Relationship Id="rId69" Type="http://schemas.openxmlformats.org/officeDocument/2006/relationships/hyperlink" Target="https://ionicabizau.github.io/ejs-playground/" TargetMode="External"/><Relationship Id="rId77" Type="http://schemas.openxmlformats.org/officeDocument/2006/relationships/image" Target="media/image14.png"/><Relationship Id="rId8" Type="http://schemas.openxmlformats.org/officeDocument/2006/relationships/image" Target="media/image3.png"/><Relationship Id="rId51" Type="http://schemas.openxmlformats.org/officeDocument/2006/relationships/hyperlink" Target="https://developer.mozilla.org/en-US/docs/Web/HTTP/Status/403" TargetMode="External"/><Relationship Id="rId72" Type="http://schemas.openxmlformats.org/officeDocument/2006/relationships/hyperlink" Target="https://docs.npmjs.com/getting-started/installing-npm-packages-locally" TargetMode="External"/><Relationship Id="rId80" Type="http://schemas.openxmlformats.org/officeDocument/2006/relationships/hyperlink" Target="https://www.tutorialkart.com/nodejs/install-nodejs-instructions-for-ubuntu-windows-macos-sunos/" TargetMode="External"/><Relationship Id="rId85" Type="http://schemas.openxmlformats.org/officeDocument/2006/relationships/image" Target="media/image15.png"/><Relationship Id="rId3" Type="http://schemas.openxmlformats.org/officeDocument/2006/relationships/settings" Target="settings.xml"/><Relationship Id="rId12" Type="http://schemas.openxmlformats.org/officeDocument/2006/relationships/hyperlink" Target="https://nodejs.org/api/querystring.html" TargetMode="External"/><Relationship Id="rId17" Type="http://schemas.openxmlformats.org/officeDocument/2006/relationships/hyperlink" Target="https://www.w3schools.com/nodejs/ref_buffer.asp" TargetMode="External"/><Relationship Id="rId25" Type="http://schemas.openxmlformats.org/officeDocument/2006/relationships/hyperlink" Target="https://www.w3schools.com/nodejs/ref_https.asp" TargetMode="External"/><Relationship Id="rId33" Type="http://schemas.openxmlformats.org/officeDocument/2006/relationships/hyperlink" Target="https://www.w3schools.com/nodejs/ref_timers.asp" TargetMode="External"/><Relationship Id="rId38" Type="http://schemas.openxmlformats.org/officeDocument/2006/relationships/hyperlink" Target="https://www.w3schools.com/nodejs/ref_zlib.asp" TargetMode="External"/><Relationship Id="rId46" Type="http://schemas.openxmlformats.org/officeDocument/2006/relationships/hyperlink" Target="https://expressjs.com/" TargetMode="External"/><Relationship Id="rId59" Type="http://schemas.openxmlformats.org/officeDocument/2006/relationships/hyperlink" Target="https://github.com/jadejs/jade" TargetMode="External"/><Relationship Id="rId67" Type="http://schemas.openxmlformats.org/officeDocument/2006/relationships/hyperlink" Target="https://github.com/tj/haml.js" TargetMode="External"/><Relationship Id="rId20" Type="http://schemas.openxmlformats.org/officeDocument/2006/relationships/hyperlink" Target="https://www.w3schools.com/nodejs/ref_dgram.asp" TargetMode="External"/><Relationship Id="rId41" Type="http://schemas.openxmlformats.org/officeDocument/2006/relationships/hyperlink" Target="https://nodejs.org/api/http.html" TargetMode="External"/><Relationship Id="rId54" Type="http://schemas.openxmlformats.org/officeDocument/2006/relationships/hyperlink" Target="https://expressjs.com/" TargetMode="External"/><Relationship Id="rId62" Type="http://schemas.openxmlformats.org/officeDocument/2006/relationships/hyperlink" Target="https://github.com/janl/mustache.js" TargetMode="External"/><Relationship Id="rId70" Type="http://schemas.openxmlformats.org/officeDocument/2006/relationships/hyperlink" Target="https://nodejs.org/en/" TargetMode="External"/><Relationship Id="rId75" Type="http://schemas.openxmlformats.org/officeDocument/2006/relationships/hyperlink" Target="https://www.mongodb.com/try/download/community-edition" TargetMode="External"/><Relationship Id="rId83" Type="http://schemas.openxmlformats.org/officeDocument/2006/relationships/hyperlink" Target="https://cloud.mongodb.com/v2" TargetMode="External"/><Relationship Id="rId88" Type="http://schemas.openxmlformats.org/officeDocument/2006/relationships/image" Target="media/image17.png"/><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nodejs.org/" TargetMode="External"/><Relationship Id="rId15" Type="http://schemas.openxmlformats.org/officeDocument/2006/relationships/hyperlink" Target="https://nodejs.org/api/util.html" TargetMode="External"/><Relationship Id="rId23" Type="http://schemas.openxmlformats.org/officeDocument/2006/relationships/hyperlink" Target="https://www.w3schools.com/nodejs/ref_fs.asp" TargetMode="External"/><Relationship Id="rId28" Type="http://schemas.openxmlformats.org/officeDocument/2006/relationships/hyperlink" Target="https://www.w3schools.com/nodejs/ref_path.asp" TargetMode="External"/><Relationship Id="rId36" Type="http://schemas.openxmlformats.org/officeDocument/2006/relationships/hyperlink" Target="https://www.w3schools.com/nodejs/ref_util.asp" TargetMode="External"/><Relationship Id="rId49" Type="http://schemas.openxmlformats.org/officeDocument/2006/relationships/hyperlink" Target="http://koajs.com/" TargetMode="External"/><Relationship Id="rId57" Type="http://schemas.openxmlformats.org/officeDocument/2006/relationships/image" Target="media/image10.png"/><Relationship Id="rId10" Type="http://schemas.openxmlformats.org/officeDocument/2006/relationships/hyperlink" Target="https://nodejs.org/api/http.html" TargetMode="External"/><Relationship Id="rId31" Type="http://schemas.openxmlformats.org/officeDocument/2006/relationships/hyperlink" Target="https://www.w3schools.com/nodejs/ref_stream.asp" TargetMode="External"/><Relationship Id="rId44" Type="http://schemas.openxmlformats.org/officeDocument/2006/relationships/image" Target="media/image7.png"/><Relationship Id="rId52" Type="http://schemas.openxmlformats.org/officeDocument/2006/relationships/hyperlink" Target="https://developer.mozilla.org/en-US/docs/Web/HTTP/Status/404" TargetMode="External"/><Relationship Id="rId60" Type="http://schemas.openxmlformats.org/officeDocument/2006/relationships/hyperlink" Target="https://github.com/kirbysayshi/vash" TargetMode="External"/><Relationship Id="rId65" Type="http://schemas.openxmlformats.org/officeDocument/2006/relationships/hyperlink" Target="https://github.com/wycats/handlebars.js" TargetMode="External"/><Relationship Id="rId73" Type="http://schemas.openxmlformats.org/officeDocument/2006/relationships/hyperlink" Target="https://docs.npmjs.com/getting-started/installing-npm-packages-locally" TargetMode="External"/><Relationship Id="rId78" Type="http://schemas.openxmlformats.org/officeDocument/2006/relationships/hyperlink" Target="http://localhost:5000/raj" TargetMode="External"/><Relationship Id="rId81" Type="http://schemas.openxmlformats.org/officeDocument/2006/relationships/hyperlink" Target="https://www.tutorialkart.com/mongodb/install-mongodb-on-ubuntu/" TargetMode="External"/><Relationship Id="rId86"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139</TotalTime>
  <Pages>1</Pages>
  <Words>13820</Words>
  <Characters>78779</Characters>
  <Application>Microsoft Office Word</Application>
  <DocSecurity>0</DocSecurity>
  <Lines>656</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3</cp:revision>
  <dcterms:created xsi:type="dcterms:W3CDTF">2026-05-31T07:04:00Z</dcterms:created>
  <dcterms:modified xsi:type="dcterms:W3CDTF">2026-05-31T09:23:00Z</dcterms:modified>
</cp:coreProperties>
</file>